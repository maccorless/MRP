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E1891" w14:textId="77777777" w:rsidR="002415EC" w:rsidRDefault="008564B5">
      <w:pPr>
        <w:pStyle w:val="FirstParagraph"/>
      </w:pPr>
      <w:r>
        <w:rPr>
          <w:b/>
          <w:bCs/>
        </w:rPr>
        <w:t>Last updated: 14-Apr-2026 17:00 CEST</w:t>
      </w:r>
    </w:p>
    <w:p w14:paraId="2A67B600" w14:textId="77777777" w:rsidR="002415EC" w:rsidRDefault="008564B5">
      <w:pPr>
        <w:pStyle w:val="Heading1"/>
      </w:pPr>
      <w:bookmarkStart w:id="0" w:name="X62c488e9beab42c3cff0839af8817517ca598ca"/>
      <w:r>
        <w:t>LA28 Media Registration Portal — Open Questions for Stakeholders</w:t>
      </w:r>
    </w:p>
    <w:p w14:paraId="15BC7D8D" w14:textId="77777777" w:rsidR="002415EC" w:rsidRDefault="008564B5">
      <w:pPr>
        <w:pStyle w:val="FirstParagraph"/>
      </w:pPr>
      <w:r>
        <w:rPr>
          <w:b/>
          <w:bCs/>
        </w:rPr>
        <w:t>Date:</w:t>
      </w:r>
      <w:r>
        <w:t xml:space="preserve"> 2026-04-11</w:t>
      </w:r>
    </w:p>
    <w:p w14:paraId="2233F7CA" w14:textId="77777777" w:rsidR="002415EC" w:rsidRDefault="008564B5">
      <w:pPr>
        <w:pStyle w:val="BodyText"/>
      </w:pPr>
      <w:r>
        <w:rPr>
          <w:b/>
          <w:bCs/>
        </w:rPr>
        <w:t>From:</w:t>
      </w:r>
      <w:r>
        <w:t xml:space="preserve"> D.TEC (Ken / DTEC)</w:t>
      </w:r>
    </w:p>
    <w:p w14:paraId="7058EC32" w14:textId="77777777" w:rsidR="002415EC" w:rsidRDefault="008564B5">
      <w:pPr>
        <w:pStyle w:val="BodyText"/>
      </w:pPr>
      <w:r>
        <w:rPr>
          <w:b/>
          <w:bCs/>
        </w:rPr>
        <w:t>To:</w:t>
      </w:r>
      <w:r>
        <w:t xml:space="preserve"> IOC Media Operations (Emma / IOC OIS), LA28 Accreditation Lead (Martyn / OCOG)</w:t>
      </w:r>
    </w:p>
    <w:p w14:paraId="5C62CB65" w14:textId="77777777" w:rsidR="002415EC" w:rsidRDefault="008564B5">
      <w:pPr>
        <w:pStyle w:val="BodyText"/>
      </w:pPr>
      <w:r>
        <w:rPr>
          <w:b/>
          <w:bCs/>
        </w:rPr>
        <w:t>Purpose:</w:t>
      </w:r>
      <w:r>
        <w:t xml:space="preserve"> Confirm, choose, or discuss the items below so we can finalise the portal design before the August 24 launch.</w:t>
      </w:r>
    </w:p>
    <w:p w14:paraId="12641FBC" w14:textId="77777777" w:rsidR="002415EC" w:rsidRDefault="008564B5">
      <w:pPr>
        <w:pStyle w:val="BodyText"/>
      </w:pPr>
      <w:r>
        <w:rPr>
          <w:b/>
          <w:bCs/>
        </w:rPr>
        <w:t>How to use this document:</w:t>
      </w:r>
      <w:r>
        <w:t xml:space="preserve"> Each item describes a real scenario that will happen in the portal, explains what we’ve built or plan to build, and asks for your input. Items marked </w:t>
      </w:r>
      <w:r>
        <w:rPr>
          <w:b/>
          <w:bCs/>
        </w:rPr>
        <w:t>PROVISIONAL</w:t>
      </w:r>
      <w:r>
        <w:t xml:space="preserve"> have a working default — we’ll keep it unless you tell us otherwise. Items marked </w:t>
      </w:r>
      <w:r>
        <w:rPr>
          <w:b/>
          <w:bCs/>
        </w:rPr>
        <w:t>OPEN</w:t>
      </w:r>
      <w:r>
        <w:t xml:space="preserve"> need a decision before we can build.</w:t>
      </w:r>
    </w:p>
    <w:p w14:paraId="53173253" w14:textId="77777777" w:rsidR="002415EC" w:rsidRDefault="008564B5">
      <w:pPr>
        <w:pStyle w:val="BlockText"/>
      </w:pPr>
      <w:r>
        <w:rPr>
          <w:b/>
          <w:bCs/>
        </w:rPr>
        <w:t>IOC feedback received 2026-04-02:</w:t>
      </w:r>
      <w:r>
        <w:t xml:space="preserve"> Emma Morris (IOC Media Operations) has reviewed the design confirmation document and provided 29 inline comments plus written feedback. Key themes from that review are reflected throughout this document. Items updated or added based on Emma’s feedback are marked [EM 2026-04-02] in their description where applicable.</w:t>
      </w:r>
    </w:p>
    <w:p w14:paraId="4A317E35" w14:textId="77777777" w:rsidR="002415EC" w:rsidRDefault="008564B5">
      <w:pPr>
        <w:pStyle w:val="FirstParagraph"/>
      </w:pPr>
      <w:r>
        <w:rPr>
          <w:b/>
          <w:bCs/>
        </w:rPr>
        <w:t>Where NOC input would help:</w:t>
      </w:r>
      <w:r>
        <w:t xml:space="preserve"> Some questions affect how NOC administrators experience the portal day-to-day. We’ve flagged these — you may want to run them past 2–3 NOC representatives (ideally one large territory like USA/GBR/FRA and one smaller territory) to validate that the workflow makes sense from their side.</w:t>
      </w:r>
    </w:p>
    <w:p w14:paraId="277A458C" w14:textId="77777777" w:rsidR="002415EC" w:rsidRDefault="008564B5">
      <w:pPr>
        <w:pStyle w:val="BodyText"/>
      </w:pPr>
      <w:r>
        <w:rPr>
          <w:b/>
          <w:bCs/>
        </w:rPr>
        <w:t>A note on roles:</w:t>
      </w:r>
      <w:r>
        <w:t xml:space="preserve"> Throughout this document, please keep in mind the general role boundaries: - </w:t>
      </w:r>
      <w:r>
        <w:rPr>
          <w:b/>
          <w:bCs/>
        </w:rPr>
        <w:t>OCOG (LA28)</w:t>
      </w:r>
      <w:r>
        <w:t xml:space="preserve"> is the primary review and approval authority for most workflows — EoI visibility across NOCs, PbN formal approval, and cross-NOC oversight. - </w:t>
      </w:r>
      <w:r>
        <w:rPr>
          <w:b/>
          <w:bCs/>
        </w:rPr>
        <w:t>IOC</w:t>
      </w:r>
      <w:r>
        <w:t xml:space="preserve"> oversees the process but generally does not approve — with specific carved-out exceptions: ENR grants from the holdback pool, IOC-Direct reserved organisations, and setting per-category quota totals. - </w:t>
      </w:r>
      <w:r>
        <w:rPr>
          <w:b/>
          <w:bCs/>
        </w:rPr>
        <w:t>NOC</w:t>
      </w:r>
      <w:r>
        <w:t xml:space="preserve"> owns their territory’s EoI review and PbN slot allocation.</w:t>
      </w:r>
    </w:p>
    <w:p w14:paraId="5253EA06" w14:textId="77777777" w:rsidR="002415EC" w:rsidRDefault="008564B5">
      <w:pPr>
        <w:pStyle w:val="BodyText"/>
      </w:pPr>
      <w:r>
        <w:rPr>
          <w:b/>
          <w:bCs/>
        </w:rPr>
        <w:t>Terminology note [EM 2026-04-02]:</w:t>
      </w:r>
      <w:r>
        <w:t xml:space="preserve"> Emma Morris (IOC) requests that the term </w:t>
      </w:r>
      <w:r>
        <w:rPr>
          <w:b/>
          <w:bCs/>
        </w:rPr>
        <w:t>“</w:t>
      </w:r>
      <w:commentRangeStart w:id="1"/>
      <w:r>
        <w:rPr>
          <w:b/>
          <w:bCs/>
        </w:rPr>
        <w:t>Responsible Organisation</w:t>
      </w:r>
      <w:commentRangeEnd w:id="1"/>
      <w:r w:rsidR="00732E65">
        <w:rPr>
          <w:rStyle w:val="CommentReference"/>
          <w:b/>
          <w:bCs/>
          <w:sz w:val="24"/>
          <w:szCs w:val="24"/>
        </w:rPr>
        <w:commentReference w:id="1"/>
      </w:r>
      <w:r>
        <w:rPr>
          <w:b/>
          <w:bCs/>
        </w:rPr>
        <w:t>”</w:t>
      </w:r>
      <w:r>
        <w:t xml:space="preserve"> be used instead of “sponsoring organisation” throughout the portal and documentation. This applies wherever we previously described one organisation as “sponsoring” or acting as the owning body for another, particularly in the IOC-Direct context.</w:t>
      </w:r>
    </w:p>
    <w:p w14:paraId="672A6659" w14:textId="0D59BBE8" w:rsidR="002415EC" w:rsidRDefault="008E5F50">
      <w:r>
        <w:rPr>
          <w:noProof/>
        </w:rPr>
        <w:pict w14:anchorId="349AEBE4">
          <v:rect id="_x0000_i1068" alt="" style="width:468pt;height:.05pt;mso-width-percent:0;mso-height-percent:0;mso-width-percent:0;mso-height-percent:0" o:hralign="center" o:hrstd="t" o:hr="t"/>
        </w:pict>
      </w:r>
    </w:p>
    <w:p w14:paraId="7A61E31F" w14:textId="77777777" w:rsidR="002415EC" w:rsidRDefault="008564B5">
      <w:pPr>
        <w:pStyle w:val="Heading2"/>
      </w:pPr>
      <w:bookmarkStart w:id="2" w:name="X7b622cad3da59db228dc559ad8752f6e80a177f"/>
      <w:r>
        <w:lastRenderedPageBreak/>
        <w:t>1. Expression of Interest (EoI) — The Public Application Process</w:t>
      </w:r>
    </w:p>
    <w:p w14:paraId="2BB325B2" w14:textId="77777777" w:rsidR="002415EC" w:rsidRDefault="008564B5">
      <w:pPr>
        <w:pStyle w:val="FirstParagraph"/>
      </w:pPr>
      <w:r>
        <w:t>These questions relate to the public-facing form that media organisations use to apply for press accreditation through their NOC.</w:t>
      </w:r>
    </w:p>
    <w:p w14:paraId="0A37501D" w14:textId="468A585F" w:rsidR="002415EC" w:rsidRDefault="008E5F50">
      <w:r>
        <w:rPr>
          <w:noProof/>
        </w:rPr>
        <w:pict w14:anchorId="59C953A7">
          <v:rect id="_x0000_i1067" alt="" style="width:468pt;height:.05pt;mso-width-percent:0;mso-height-percent:0;mso-width-percent:0;mso-height-percent:0" o:hralign="center" o:hrstd="t" o:hr="t"/>
        </w:pict>
      </w:r>
    </w:p>
    <w:p w14:paraId="48E008C8" w14:textId="77777777" w:rsidR="002415EC" w:rsidRDefault="008564B5">
      <w:pPr>
        <w:pStyle w:val="Heading3"/>
      </w:pPr>
      <w:bookmarkStart w:id="3" w:name="eoi-form-fields-final-list"/>
      <w:r>
        <w:t>1.1 EoI Form Fields — Final List</w:t>
      </w:r>
    </w:p>
    <w:p w14:paraId="1B9E993E" w14:textId="77777777" w:rsidR="002415EC" w:rsidRDefault="008564B5">
      <w:pPr>
        <w:pStyle w:val="FirstParagraph"/>
      </w:pPr>
      <w:r>
        <w:rPr>
          <w:b/>
          <w:bCs/>
        </w:rPr>
        <w:t>Status:</w:t>
      </w:r>
      <w:r>
        <w:t xml:space="preserve"> OPEN — we need your input</w:t>
      </w:r>
    </w:p>
    <w:p w14:paraId="70A6BF60" w14:textId="77777777" w:rsidR="002415EC" w:rsidRDefault="008564B5">
      <w:pPr>
        <w:pStyle w:val="BodyText"/>
      </w:pPr>
      <w:r>
        <w:rPr>
          <w:b/>
          <w:bCs/>
        </w:rPr>
        <w:t>Scenario:</w:t>
      </w:r>
      <w:r>
        <w:t xml:space="preserve"> A journalist at a news agency in Brazil opens the portal and fills out the EoI form. The form currently has five sections: Organisation details (name, type, country, website, address), Contacts (primary + optional secondary), Accreditation categories (E/Es/EP/EPs/ET/EC with requested quantities), Publication details (type, circulation, frequency, sports), and History (prior Olympic/Paralympic accreditation, past coverage examples).</w:t>
      </w:r>
    </w:p>
    <w:p w14:paraId="257C3B7E" w14:textId="77777777" w:rsidR="002415EC" w:rsidRDefault="008564B5">
      <w:pPr>
        <w:pStyle w:val="BodyText"/>
      </w:pPr>
      <w:r>
        <w:t>We built these fields based on the USOPC EoI form and our stakeholder interviews. However, the IOC or OCOG may require additional fields — for example, media accreditation numbers from prior Games, ISSN numbers, or specific affiliation details.</w:t>
      </w:r>
    </w:p>
    <w:p w14:paraId="3DBC4B5E" w14:textId="77777777" w:rsidR="002415EC" w:rsidRDefault="008564B5">
      <w:pPr>
        <w:pStyle w:val="BodyText"/>
      </w:pPr>
      <w:r>
        <w:t>A related question: different NOCs may want to ask applicants slightly different things. Rather than building per-NOC custom forms, we could offer a small number of configurable “free-form fields” that each NOC can label and use as they see fit — for example, “NOC-specific notes” or “Additional information your NOC has requested.” This would keep the core form standardised while giving NOCs flexibility.</w:t>
      </w:r>
    </w:p>
    <w:p w14:paraId="3E2FB92F" w14:textId="77777777" w:rsidR="002415EC" w:rsidRDefault="008564B5">
      <w:pPr>
        <w:pStyle w:val="BodyText"/>
      </w:pPr>
      <w:r w:rsidRPr="6E1DD50F">
        <w:rPr>
          <w:b/>
          <w:bCs/>
        </w:rPr>
        <w:t>What we need:</w:t>
      </w:r>
      <w:r>
        <w:t xml:space="preserve"> 1. Please review the current field list and confirm it is complete, or tell us what to add or remove. New fields are low effort to add. </w:t>
      </w:r>
      <w:commentRangeStart w:id="4"/>
      <w:r>
        <w:t>2. Is a standard form sufficient for all NOCs, or do some NOCs need the ability to ask additional questions? If so, would 1–2 configurable free-form fields per NOC be enough?</w:t>
      </w:r>
      <w:commentRangeEnd w:id="4"/>
      <w:r>
        <w:rPr>
          <w:rStyle w:val="CommentReference"/>
          <w:sz w:val="24"/>
          <w:szCs w:val="24"/>
        </w:rPr>
        <w:commentReference w:id="4"/>
      </w:r>
    </w:p>
    <w:p w14:paraId="7030EB07" w14:textId="0CD7AC12" w:rsidR="002415EC" w:rsidRDefault="008564B5">
      <w:pPr>
        <w:pStyle w:val="BodyText"/>
      </w:pPr>
      <w:r>
        <w:rPr>
          <w:b/>
          <w:bCs/>
        </w:rPr>
        <w:t>Roles impacted:</w:t>
      </w:r>
      <w:r>
        <w:t xml:space="preserve"> Applicant (</w:t>
      </w:r>
      <w:commentRangeStart w:id="5"/>
      <w:commentRangeStart w:id="6"/>
      <w:commentRangeStart w:id="7"/>
      <w:r>
        <w:t>media organisations</w:t>
      </w:r>
      <w:commentRangeEnd w:id="5"/>
      <w:r w:rsidR="00A93B45">
        <w:rPr>
          <w:rStyle w:val="CommentReference"/>
          <w:sz w:val="24"/>
          <w:szCs w:val="24"/>
        </w:rPr>
        <w:commentReference w:id="5"/>
      </w:r>
      <w:commentRangeEnd w:id="6"/>
      <w:r w:rsidR="00E47558">
        <w:rPr>
          <w:rStyle w:val="CommentReference"/>
          <w:sz w:val="24"/>
          <w:szCs w:val="24"/>
        </w:rPr>
        <w:commentReference w:id="6"/>
      </w:r>
      <w:commentRangeEnd w:id="7"/>
      <w:r>
        <w:rPr>
          <w:rStyle w:val="CommentReference"/>
          <w:sz w:val="24"/>
          <w:szCs w:val="24"/>
        </w:rPr>
        <w:commentReference w:id="7"/>
      </w:r>
      <w:r>
        <w:t>), NOC Admin (reviews what applicants submit), OCOG Admin (cross-NOC visibility)</w:t>
      </w:r>
      <w:ins w:id="8" w:author="Randi BJERKAN" w:date="2026-04-17T10:57:00Z" w16du:dateUtc="2026-04-17T08:57:00Z">
        <w:r w:rsidR="00F623B4">
          <w:t xml:space="preserve">, </w:t>
        </w:r>
      </w:ins>
      <w:ins w:id="9" w:author="Randi BJERKAN" w:date="2026-04-17T10:58:00Z" w16du:dateUtc="2026-04-17T08:58:00Z">
        <w:r w:rsidR="00F623B4">
          <w:t>IOC</w:t>
        </w:r>
      </w:ins>
      <w:ins w:id="10" w:author="Randi BJERKAN" w:date="2026-04-17T11:07:00Z" w16du:dateUtc="2026-04-17T09:07:00Z">
        <w:r w:rsidR="003B77B6">
          <w:t xml:space="preserve"> Admin</w:t>
        </w:r>
      </w:ins>
      <w:ins w:id="11" w:author="Randi BJERKAN" w:date="2026-04-17T10:58:00Z" w16du:dateUtc="2026-04-17T08:58:00Z">
        <w:r w:rsidR="00F623B4">
          <w:t xml:space="preserve"> (cross-</w:t>
        </w:r>
        <w:commentRangeStart w:id="12"/>
        <w:commentRangeStart w:id="13"/>
        <w:r w:rsidR="00F623B4">
          <w:t>RO</w:t>
        </w:r>
      </w:ins>
      <w:commentRangeEnd w:id="12"/>
      <w:ins w:id="14" w:author="Randi BJERKAN" w:date="2026-04-17T11:03:00Z" w16du:dateUtc="2026-04-17T09:03:00Z">
        <w:r w:rsidR="00673CB1">
          <w:rPr>
            <w:rStyle w:val="CommentReference"/>
            <w:sz w:val="24"/>
            <w:szCs w:val="24"/>
          </w:rPr>
          <w:commentReference w:id="12"/>
        </w:r>
      </w:ins>
      <w:commentRangeEnd w:id="13"/>
      <w:r w:rsidR="006A27D4">
        <w:rPr>
          <w:rStyle w:val="CommentReference"/>
          <w:sz w:val="24"/>
          <w:szCs w:val="24"/>
        </w:rPr>
        <w:commentReference w:id="13"/>
      </w:r>
      <w:ins w:id="15" w:author="Randi BJERKAN" w:date="2026-04-17T10:58:00Z" w16du:dateUtc="2026-04-17T08:58:00Z">
        <w:r w:rsidR="00F623B4">
          <w:t>-</w:t>
        </w:r>
        <w:r w:rsidR="002228C4">
          <w:t>visibility</w:t>
        </w:r>
      </w:ins>
      <w:ins w:id="16" w:author="Randi BJERKAN" w:date="2026-04-17T11:00:00Z" w16du:dateUtc="2026-04-17T09:00:00Z">
        <w:r w:rsidR="007324A2">
          <w:t>)</w:t>
        </w:r>
      </w:ins>
    </w:p>
    <w:p w14:paraId="5DAB6C7B" w14:textId="446D0AFB" w:rsidR="002415EC" w:rsidRDefault="008E5F50">
      <w:r>
        <w:rPr>
          <w:noProof/>
        </w:rPr>
        <w:pict w14:anchorId="6232353A">
          <v:rect id="_x0000_i1066" alt="" style="width:468pt;height:.05pt;mso-width-percent:0;mso-height-percent:0;mso-width-percent:0;mso-height-percent:0" o:hralign="center" o:hrstd="t" o:hr="t"/>
        </w:pict>
      </w:r>
    </w:p>
    <w:p w14:paraId="33521E94" w14:textId="77777777" w:rsidR="002415EC" w:rsidRDefault="008564B5">
      <w:pPr>
        <w:pStyle w:val="Heading3"/>
      </w:pPr>
      <w:bookmarkStart w:id="17" w:name="Xdc922a544bb6eb4bdee96c42fcb57c091ad5c1c"/>
      <w:bookmarkEnd w:id="3"/>
      <w:r>
        <w:t>1.2 Sport-Specific Categories (Es / EPs) — Free Text vs. Dropdown</w:t>
      </w:r>
    </w:p>
    <w:p w14:paraId="75190909" w14:textId="77777777" w:rsidR="002415EC" w:rsidRDefault="008564B5">
      <w:pPr>
        <w:pStyle w:val="FirstParagraph"/>
      </w:pPr>
      <w:r>
        <w:rPr>
          <w:b/>
          <w:bCs/>
        </w:rPr>
        <w:t>Status:</w:t>
      </w:r>
      <w:r>
        <w:t xml:space="preserve"> PROVISIONAL — free text is built</w:t>
      </w:r>
    </w:p>
    <w:p w14:paraId="4B40BA43" w14:textId="77777777" w:rsidR="002415EC" w:rsidRDefault="008564B5">
      <w:pPr>
        <w:pStyle w:val="BodyText"/>
      </w:pPr>
      <w:r>
        <w:rPr>
          <w:b/>
          <w:bCs/>
        </w:rPr>
        <w:t>Scenario:</w:t>
      </w:r>
      <w:r>
        <w:t xml:space="preserve"> A photographer who specialises in swimming selects the “EPs — Sport-specific photographer” category on the EoI form. The form currently asks them to describe the sports they plan to cover in a free-text field (“Which sports do you plan to cover at LA 2028?”). There is no dropdown list of IOC-recognised sports.</w:t>
      </w:r>
    </w:p>
    <w:p w14:paraId="28BA74F4" w14:textId="77777777" w:rsidR="002415EC" w:rsidRDefault="008564B5">
      <w:pPr>
        <w:pStyle w:val="BodyText"/>
      </w:pPr>
      <w:r>
        <w:rPr>
          <w:b/>
          <w:bCs/>
        </w:rPr>
        <w:lastRenderedPageBreak/>
        <w:t>Our provisional decision:</w:t>
      </w:r>
      <w:r>
        <w:t xml:space="preserve"> Free text. It’s simpler and flexible — applicants can describe niche coverage (e.g., “artistic swimming and water polo”) without being constrained to a single-sport selection.</w:t>
      </w:r>
    </w:p>
    <w:p w14:paraId="7658F3D5" w14:textId="77777777" w:rsidR="002415EC" w:rsidRDefault="008564B5">
      <w:pPr>
        <w:pStyle w:val="BodyText"/>
      </w:pPr>
      <w:r>
        <w:rPr>
          <w:b/>
          <w:bCs/>
        </w:rPr>
        <w:t>Alternative:</w:t>
      </w:r>
      <w:r>
        <w:t xml:space="preserve"> </w:t>
      </w:r>
      <w:commentRangeStart w:id="18"/>
      <w:r>
        <w:t>A structured dropdown</w:t>
      </w:r>
      <w:commentRangeEnd w:id="18"/>
      <w:r w:rsidR="004A5372">
        <w:rPr>
          <w:rStyle w:val="CommentReference"/>
          <w:sz w:val="24"/>
          <w:szCs w:val="24"/>
        </w:rPr>
        <w:commentReference w:id="18"/>
      </w:r>
      <w:r>
        <w:t xml:space="preserve"> of the 32 LA28 sports. This would make it easier for NOCs and the OCOG to filter and report by sport, but forces applicants into a single-sport selection that may not reflect their actual coverage.</w:t>
      </w:r>
    </w:p>
    <w:p w14:paraId="4E6C6173" w14:textId="77777777" w:rsidR="002415EC" w:rsidRDefault="008564B5">
      <w:pPr>
        <w:pStyle w:val="BodyText"/>
      </w:pPr>
      <w:r w:rsidRPr="6E1DD50F">
        <w:rPr>
          <w:b/>
          <w:bCs/>
        </w:rPr>
        <w:t>Please confirm:</w:t>
      </w:r>
      <w:r>
        <w:t xml:space="preserve"> </w:t>
      </w:r>
      <w:commentRangeStart w:id="19"/>
      <w:commentRangeStart w:id="20"/>
      <w:commentRangeStart w:id="21"/>
      <w:r>
        <w:t xml:space="preserve">Is free text acceptable, or do you need a </w:t>
      </w:r>
      <w:commentRangeStart w:id="22"/>
      <w:r>
        <w:t xml:space="preserve">structured sport dropdown </w:t>
      </w:r>
      <w:commentRangeEnd w:id="22"/>
      <w:r w:rsidR="00ED2463">
        <w:rPr>
          <w:rStyle w:val="CommentReference"/>
          <w:sz w:val="24"/>
          <w:szCs w:val="24"/>
        </w:rPr>
        <w:commentReference w:id="22"/>
      </w:r>
      <w:r>
        <w:t>for reporting purposes?</w:t>
      </w:r>
      <w:commentRangeEnd w:id="19"/>
      <w:r>
        <w:rPr>
          <w:rStyle w:val="CommentReference"/>
          <w:sz w:val="24"/>
          <w:szCs w:val="24"/>
        </w:rPr>
        <w:commentReference w:id="19"/>
      </w:r>
      <w:commentRangeEnd w:id="20"/>
      <w:r w:rsidR="0085292F">
        <w:rPr>
          <w:rStyle w:val="CommentReference"/>
          <w:sz w:val="24"/>
          <w:szCs w:val="24"/>
        </w:rPr>
        <w:commentReference w:id="20"/>
      </w:r>
      <w:commentRangeEnd w:id="21"/>
      <w:r>
        <w:rPr>
          <w:rStyle w:val="CommentReference"/>
          <w:sz w:val="24"/>
          <w:szCs w:val="24"/>
        </w:rPr>
        <w:commentReference w:id="21"/>
      </w:r>
    </w:p>
    <w:p w14:paraId="7DABEAE9" w14:textId="4AB72E2E" w:rsidR="002415EC" w:rsidRDefault="008564B5">
      <w:pPr>
        <w:pStyle w:val="BodyText"/>
      </w:pPr>
      <w:r>
        <w:rPr>
          <w:b/>
          <w:bCs/>
        </w:rPr>
        <w:t>Roles impacted:</w:t>
      </w:r>
      <w:r>
        <w:t xml:space="preserve"> Applicant, NOC Admin (filters applications by sport), </w:t>
      </w:r>
      <w:commentRangeStart w:id="23"/>
      <w:commentRangeStart w:id="24"/>
      <w:r>
        <w:t xml:space="preserve">OCOG Admin </w:t>
      </w:r>
      <w:commentRangeEnd w:id="23"/>
      <w:r w:rsidR="00E076CC">
        <w:rPr>
          <w:rStyle w:val="CommentReference"/>
          <w:sz w:val="24"/>
          <w:szCs w:val="24"/>
        </w:rPr>
        <w:commentReference w:id="23"/>
      </w:r>
      <w:commentRangeEnd w:id="24"/>
      <w:r>
        <w:rPr>
          <w:rStyle w:val="CommentReference"/>
          <w:sz w:val="24"/>
          <w:szCs w:val="24"/>
        </w:rPr>
        <w:commentReference w:id="24"/>
      </w:r>
      <w:r>
        <w:t>(reporting)</w:t>
      </w:r>
    </w:p>
    <w:p w14:paraId="02EB378F" w14:textId="264B0A30" w:rsidR="002415EC" w:rsidRDefault="008E5F50">
      <w:r>
        <w:rPr>
          <w:noProof/>
        </w:rPr>
        <w:pict w14:anchorId="0014B34B">
          <v:rect id="_x0000_i1065" alt="" style="width:468pt;height:.05pt;mso-width-percent:0;mso-height-percent:0;mso-width-percent:0;mso-height-percent:0" o:hralign="center" o:hrstd="t" o:hr="t"/>
        </w:pict>
      </w:r>
    </w:p>
    <w:p w14:paraId="4C2DF755" w14:textId="77777777" w:rsidR="002415EC" w:rsidRDefault="008564B5">
      <w:pPr>
        <w:pStyle w:val="Heading3"/>
      </w:pPr>
      <w:bookmarkStart w:id="25" w:name="Xadc81f0c61b0c333f417e4278bdab986554c029"/>
      <w:bookmarkEnd w:id="17"/>
      <w:r>
        <w:t>1.3 EoI Window — Who Controls When Applications Open and Close?</w:t>
      </w:r>
    </w:p>
    <w:p w14:paraId="579A1E37" w14:textId="77777777" w:rsidR="002415EC" w:rsidRDefault="008564B5">
      <w:pPr>
        <w:pStyle w:val="FirstParagraph"/>
      </w:pPr>
      <w:r>
        <w:rPr>
          <w:b/>
          <w:bCs/>
        </w:rPr>
        <w:t>Status:</w:t>
      </w:r>
      <w:r>
        <w:t xml:space="preserve"> OPEN — we need your input</w:t>
      </w:r>
    </w:p>
    <w:p w14:paraId="4342812D" w14:textId="77777777" w:rsidR="002415EC" w:rsidRDefault="008564B5">
      <w:pPr>
        <w:pStyle w:val="BodyText"/>
      </w:pPr>
      <w:r>
        <w:rPr>
          <w:b/>
          <w:bCs/>
        </w:rPr>
        <w:t>Scenario:</w:t>
      </w:r>
      <w:r>
        <w:t xml:space="preserve"> The global EoI window is scheduled to open August 24, 2026 and close October 23, 2026. In the portal, each NOC can independently open or close their own EoI acceptance window. For example, the USA NOC might close their window a week early because they’ve received enough applications.</w:t>
      </w:r>
    </w:p>
    <w:p w14:paraId="2D06123E" w14:textId="77777777" w:rsidR="002415EC" w:rsidRDefault="008564B5">
      <w:pPr>
        <w:pStyle w:val="BodyText"/>
      </w:pPr>
      <w:r>
        <w:t>Today, only the NOC admin for that territory can toggle their own window. When a NOC’s window is closed, applicants who try to submit see a message: “This NOC has closed its Expression of Interest window. New applications are not currently being accepted.”</w:t>
      </w:r>
    </w:p>
    <w:p w14:paraId="0A0BA083" w14:textId="77777777" w:rsidR="002415EC" w:rsidRDefault="008564B5">
      <w:pPr>
        <w:pStyle w:val="BodyText"/>
      </w:pPr>
      <w:r>
        <w:rPr>
          <w:b/>
          <w:bCs/>
        </w:rPr>
        <w:t>Our assumption:</w:t>
      </w:r>
      <w:r>
        <w:t xml:space="preserve"> The OCOG controls the global dates (when the overall window opens and closes), and can override individual NOC windows if needed. The IOC has visibility into which NOCs have their windows open or closed but does not directly control them.</w:t>
      </w:r>
    </w:p>
    <w:p w14:paraId="6CE5C439" w14:textId="77777777" w:rsidR="002415EC" w:rsidRDefault="008564B5">
      <w:pPr>
        <w:pStyle w:val="BodyText"/>
      </w:pPr>
      <w:r>
        <w:rPr>
          <w:b/>
          <w:bCs/>
        </w:rPr>
        <w:t>Questions we need answered:</w:t>
      </w:r>
    </w:p>
    <w:p w14:paraId="60A2629A" w14:textId="77777777" w:rsidR="002415EC" w:rsidRDefault="008564B5">
      <w:pPr>
        <w:pStyle w:val="Compact"/>
        <w:numPr>
          <w:ilvl w:val="0"/>
          <w:numId w:val="2"/>
        </w:numPr>
      </w:pPr>
      <w:r>
        <w:rPr>
          <w:b/>
          <w:bCs/>
        </w:rPr>
        <w:t>OCOG control:</w:t>
      </w:r>
      <w:r>
        <w:t xml:space="preserve"> Should the OCOG be able to override a NOC’s window state? For example, if a NOC closes prematurely and an applicant complains, can the OCOG force the window back open?</w:t>
      </w:r>
    </w:p>
    <w:p w14:paraId="755AF4A3" w14:textId="77777777" w:rsidR="002415EC" w:rsidRDefault="008564B5">
      <w:pPr>
        <w:pStyle w:val="Compact"/>
        <w:numPr>
          <w:ilvl w:val="0"/>
          <w:numId w:val="2"/>
        </w:numPr>
      </w:pPr>
      <w:commentRangeStart w:id="26"/>
      <w:commentRangeStart w:id="27"/>
      <w:r w:rsidRPr="6E1DD50F">
        <w:rPr>
          <w:b/>
          <w:bCs/>
        </w:rPr>
        <w:t>Global deadline enforcement:</w:t>
      </w:r>
      <w:r>
        <w:t xml:space="preserve"> When October 23 arrives, should all NOC windows close automatically? Or does each NOC close manually, with the OCOG monitoring compliance?</w:t>
      </w:r>
      <w:commentRangeEnd w:id="26"/>
      <w:r>
        <w:rPr>
          <w:rStyle w:val="CommentReference"/>
          <w:sz w:val="24"/>
          <w:szCs w:val="24"/>
        </w:rPr>
        <w:commentReference w:id="26"/>
      </w:r>
      <w:commentRangeEnd w:id="27"/>
      <w:r>
        <w:rPr>
          <w:rStyle w:val="CommentReference"/>
          <w:sz w:val="24"/>
          <w:szCs w:val="24"/>
        </w:rPr>
        <w:commentReference w:id="27"/>
      </w:r>
    </w:p>
    <w:p w14:paraId="13FBC1F1" w14:textId="77777777" w:rsidR="002415EC" w:rsidRDefault="008564B5">
      <w:pPr>
        <w:pStyle w:val="Compact"/>
        <w:numPr>
          <w:ilvl w:val="0"/>
          <w:numId w:val="2"/>
        </w:numPr>
      </w:pPr>
      <w:r>
        <w:rPr>
          <w:b/>
          <w:bCs/>
        </w:rPr>
        <w:t>Applicant experience:</w:t>
      </w:r>
      <w:r>
        <w:t xml:space="preserve"> When an applicant hits a closed window, should they see “contact your NOC at [email]” with the NOC’s contact details, or just a generic “not accepting applications” message?</w:t>
      </w:r>
    </w:p>
    <w:p w14:paraId="4D5C67AA" w14:textId="77777777" w:rsidR="002415EC" w:rsidRDefault="008564B5">
      <w:pPr>
        <w:pStyle w:val="FirstParagraph"/>
      </w:pPr>
      <w:r>
        <w:rPr>
          <w:b/>
          <w:bCs/>
        </w:rPr>
        <w:t>Roles impacted:</w:t>
      </w:r>
      <w:r>
        <w:t xml:space="preserve"> NOC Admin (controls their window), OCOG Admin (global oversight and override), Applicant (blocked when window is closed) </w:t>
      </w:r>
      <w:r>
        <w:rPr>
          <w:b/>
          <w:bCs/>
        </w:rPr>
        <w:t>NOC input recommended</w:t>
      </w:r>
      <w:r>
        <w:t xml:space="preserve"> — ask NOC representatives how they’d want this to work in practice.</w:t>
      </w:r>
    </w:p>
    <w:p w14:paraId="6A05A809" w14:textId="27D2A676" w:rsidR="002415EC" w:rsidRDefault="008E5F50">
      <w:r>
        <w:rPr>
          <w:noProof/>
        </w:rPr>
        <w:lastRenderedPageBreak/>
        <w:pict w14:anchorId="7CE65EAB">
          <v:rect id="_x0000_i1064" alt="" style="width:468pt;height:.05pt;mso-width-percent:0;mso-height-percent:0;mso-width-percent:0;mso-height-percent:0" o:hralign="center" o:hrstd="t" o:hr="t"/>
        </w:pict>
      </w:r>
    </w:p>
    <w:p w14:paraId="51FF96D9" w14:textId="77777777" w:rsidR="002415EC" w:rsidRDefault="008564B5">
      <w:pPr>
        <w:pStyle w:val="Heading3"/>
      </w:pPr>
      <w:bookmarkStart w:id="28" w:name="X133c67e58c707c757ca301a4e89feca005cfd7b"/>
      <w:bookmarkEnd w:id="25"/>
      <w:r>
        <w:t>1.4 Freelancers — Do We Need to See Them as a Group?</w:t>
      </w:r>
    </w:p>
    <w:p w14:paraId="697D7B87" w14:textId="77777777" w:rsidR="002415EC" w:rsidRDefault="008564B5">
      <w:pPr>
        <w:pStyle w:val="FirstParagraph"/>
      </w:pPr>
      <w:r>
        <w:rPr>
          <w:b/>
          <w:bCs/>
        </w:rPr>
        <w:t>Status:</w:t>
      </w:r>
      <w:r>
        <w:t xml:space="preserve"> PROVISIONAL — each freelancer is an independent org</w:t>
      </w:r>
    </w:p>
    <w:p w14:paraId="5EC0CA13" w14:textId="77777777" w:rsidR="002415EC" w:rsidRDefault="008564B5">
      <w:pPr>
        <w:pStyle w:val="BodyText"/>
      </w:pPr>
      <w:r>
        <w:rPr>
          <w:b/>
          <w:bCs/>
        </w:rPr>
        <w:t>Scenario:</w:t>
      </w:r>
      <w:r>
        <w:t xml:space="preserve"> A freelance sports photographer in Italy applies for accreditation. They work independently — no employer, no agency. In the portal, they create an “organisation” record that represents themselves (an “org of 1”). We flag them as a freelancer in the system. Deduplication for freelancers uses name + country (not email domain, since freelancers often use personal email).</w:t>
      </w:r>
    </w:p>
    <w:p w14:paraId="70BC0BCE" w14:textId="77777777" w:rsidR="002415EC" w:rsidRDefault="008564B5">
      <w:pPr>
        <w:pStyle w:val="BodyText"/>
      </w:pPr>
      <w:r w:rsidRPr="6E1DD50F">
        <w:rPr>
          <w:b/>
          <w:bCs/>
        </w:rPr>
        <w:t>Our provisional decision:</w:t>
      </w:r>
      <w:r>
        <w:t xml:space="preserve"> </w:t>
      </w:r>
      <w:commentRangeStart w:id="29"/>
      <w:r>
        <w:t>Every freelancer is an independent org record. There is no concept of freelancer collectives or group applications</w:t>
      </w:r>
      <w:commentRangeEnd w:id="29"/>
      <w:r>
        <w:rPr>
          <w:rStyle w:val="CommentReference"/>
          <w:sz w:val="24"/>
          <w:szCs w:val="24"/>
        </w:rPr>
        <w:commentReference w:id="29"/>
      </w:r>
      <w:r>
        <w:t>.</w:t>
      </w:r>
    </w:p>
    <w:p w14:paraId="24153133" w14:textId="2ECE7A0B" w:rsidR="002415EC" w:rsidRDefault="008564B5">
      <w:pPr>
        <w:pStyle w:val="BodyText"/>
      </w:pPr>
      <w:r w:rsidRPr="6E1DD50F">
        <w:rPr>
          <w:b/>
          <w:bCs/>
        </w:rPr>
        <w:t>Question:</w:t>
      </w:r>
      <w:r>
        <w:t xml:space="preserve"> </w:t>
      </w:r>
      <w:commentRangeStart w:id="30"/>
      <w:commentRangeStart w:id="31"/>
      <w:commentRangeStart w:id="32"/>
      <w:r>
        <w:t xml:space="preserve">Is there any scenario where the </w:t>
      </w:r>
      <w:commentRangeStart w:id="33"/>
      <w:commentRangeStart w:id="34"/>
      <w:r>
        <w:t xml:space="preserve">OCOG or a NOC </w:t>
      </w:r>
      <w:commentRangeEnd w:id="33"/>
      <w:r w:rsidR="00B139CB">
        <w:rPr>
          <w:rStyle w:val="CommentReference"/>
          <w:sz w:val="24"/>
          <w:szCs w:val="24"/>
        </w:rPr>
        <w:commentReference w:id="33"/>
      </w:r>
      <w:commentRangeEnd w:id="34"/>
      <w:r w:rsidR="00EE2E1A">
        <w:rPr>
          <w:rStyle w:val="CommentReference"/>
          <w:sz w:val="24"/>
          <w:szCs w:val="24"/>
        </w:rPr>
        <w:commentReference w:id="34"/>
      </w:r>
      <w:r>
        <w:t>needs to view, filter, or act on freelancers as a group (e.g., “show me all freelancers in this NOC territory” or “apply a different review standard to freelancers”)? Or is reviewing them one at a time, just like any other org, always sufficient?</w:t>
      </w:r>
      <w:commentRangeEnd w:id="30"/>
      <w:r>
        <w:rPr>
          <w:rStyle w:val="CommentReference"/>
          <w:sz w:val="24"/>
          <w:szCs w:val="24"/>
        </w:rPr>
        <w:commentReference w:id="30"/>
      </w:r>
      <w:commentRangeEnd w:id="31"/>
      <w:r w:rsidR="00132EC1">
        <w:rPr>
          <w:rStyle w:val="CommentReference"/>
          <w:sz w:val="24"/>
          <w:szCs w:val="24"/>
        </w:rPr>
        <w:commentReference w:id="31"/>
      </w:r>
      <w:commentRangeEnd w:id="32"/>
      <w:r>
        <w:rPr>
          <w:rStyle w:val="CommentReference"/>
          <w:sz w:val="24"/>
          <w:szCs w:val="24"/>
        </w:rPr>
        <w:commentReference w:id="32"/>
      </w:r>
    </w:p>
    <w:p w14:paraId="58D6D065" w14:textId="02A8F340" w:rsidR="002415EC" w:rsidRDefault="008564B5">
      <w:pPr>
        <w:pStyle w:val="BodyText"/>
      </w:pPr>
      <w:r>
        <w:rPr>
          <w:b/>
          <w:bCs/>
        </w:rPr>
        <w:t>Roles impacted:</w:t>
      </w:r>
      <w:r>
        <w:t xml:space="preserve"> Applicant (freelancers), NOC Admin (reviews freelancer applications), OCOG Admin (cross-NOC visibility) </w:t>
      </w:r>
      <w:r>
        <w:rPr>
          <w:b/>
          <w:bCs/>
        </w:rPr>
        <w:t>NOC input recommended</w:t>
      </w:r>
      <w:r>
        <w:t xml:space="preserve"> — large NOCs likely deal with freelancer applications regularly.</w:t>
      </w:r>
    </w:p>
    <w:p w14:paraId="5A39BBE3" w14:textId="5748BA3B" w:rsidR="002415EC" w:rsidRDefault="008E5F50">
      <w:r>
        <w:rPr>
          <w:noProof/>
        </w:rPr>
        <w:pict w14:anchorId="06BA94E8">
          <v:rect id="_x0000_i1063" alt="" style="width:468pt;height:.05pt;mso-width-percent:0;mso-height-percent:0;mso-width-percent:0;mso-height-percent:0" o:hralign="center" o:hrstd="t" o:hr="t"/>
        </w:pict>
      </w:r>
    </w:p>
    <w:p w14:paraId="11C82299" w14:textId="034830C5" w:rsidR="002415EC" w:rsidRDefault="008564B5">
      <w:pPr>
        <w:pStyle w:val="Heading3"/>
      </w:pPr>
      <w:bookmarkStart w:id="35" w:name="noc-fast-track-entry-governance"/>
      <w:bookmarkEnd w:id="28"/>
      <w:r>
        <w:t xml:space="preserve">1.5 NOC </w:t>
      </w:r>
      <w:commentRangeStart w:id="36"/>
      <w:commentRangeStart w:id="37"/>
      <w:r>
        <w:t>Fast-Track</w:t>
      </w:r>
      <w:commentRangeEnd w:id="36"/>
      <w:r>
        <w:rPr>
          <w:rStyle w:val="CommentReference"/>
          <w:sz w:val="28"/>
          <w:szCs w:val="28"/>
        </w:rPr>
        <w:commentReference w:id="36"/>
      </w:r>
      <w:commentRangeEnd w:id="37"/>
      <w:r w:rsidR="00832B1A">
        <w:rPr>
          <w:rStyle w:val="CommentReference"/>
          <w:sz w:val="28"/>
          <w:szCs w:val="28"/>
        </w:rPr>
        <w:commentReference w:id="37"/>
      </w:r>
      <w:r>
        <w:t xml:space="preserve"> Entry — Governance</w:t>
      </w:r>
    </w:p>
    <w:p w14:paraId="5626428E" w14:textId="77777777" w:rsidR="002415EC" w:rsidRDefault="008564B5">
      <w:pPr>
        <w:pStyle w:val="FirstParagraph"/>
      </w:pPr>
      <w:r>
        <w:rPr>
          <w:b/>
          <w:bCs/>
        </w:rPr>
        <w:t>Status:</w:t>
      </w:r>
      <w:r>
        <w:t xml:space="preserve"> PROVISIONAL — built and working</w:t>
      </w:r>
    </w:p>
    <w:p w14:paraId="61B6A86B" w14:textId="77777777" w:rsidR="002415EC" w:rsidRDefault="008564B5">
      <w:pPr>
        <w:pStyle w:val="BodyText"/>
      </w:pPr>
      <w:r>
        <w:rPr>
          <w:b/>
          <w:bCs/>
        </w:rPr>
        <w:t>Scenario:</w:t>
      </w:r>
      <w:r>
        <w:t xml:space="preserve"> The press officer at the German NOC knows that Deutsche Presse-Agentur (DPA) will apply — they’ve been accredited at every Games for 30 years. Rather than waiting for DPA to discover the portal, fill out the form, and go through email verification, the NOC admin </w:t>
      </w:r>
      <w:commentRangeStart w:id="38"/>
      <w:commentRangeStart w:id="39"/>
      <w:r>
        <w:t>enters DPA’s details directly through a “fast-track” route. The application is created pre-approved and immediately eligible for PbN slot allocation.</w:t>
      </w:r>
      <w:commentRangeEnd w:id="38"/>
      <w:r w:rsidR="003F5104">
        <w:rPr>
          <w:rStyle w:val="CommentReference"/>
          <w:sz w:val="24"/>
          <w:szCs w:val="24"/>
        </w:rPr>
        <w:commentReference w:id="38"/>
      </w:r>
      <w:commentRangeEnd w:id="39"/>
      <w:r>
        <w:rPr>
          <w:rStyle w:val="CommentReference"/>
          <w:sz w:val="24"/>
          <w:szCs w:val="24"/>
        </w:rPr>
        <w:commentReference w:id="39"/>
      </w:r>
    </w:p>
    <w:p w14:paraId="6060E4DB" w14:textId="0E74E22B" w:rsidR="002415EC" w:rsidRDefault="008564B5">
      <w:pPr>
        <w:pStyle w:val="BodyText"/>
      </w:pPr>
      <w:commentRangeStart w:id="40"/>
      <w:r>
        <w:t xml:space="preserve">Fast-track entry collects a subset of the full EoI form </w:t>
      </w:r>
      <w:commentRangeEnd w:id="40"/>
      <w:r w:rsidR="00993F0C">
        <w:rPr>
          <w:rStyle w:val="CommentReference"/>
          <w:sz w:val="24"/>
          <w:szCs w:val="24"/>
        </w:rPr>
        <w:commentReference w:id="40"/>
      </w:r>
      <w:r>
        <w:t>— only the essential fields (</w:t>
      </w:r>
      <w:commentRangeStart w:id="41"/>
      <w:r>
        <w:t>org name, type, country, category selection, contact details)</w:t>
      </w:r>
      <w:commentRangeEnd w:id="41"/>
      <w:r>
        <w:rPr>
          <w:rStyle w:val="CommentReference"/>
          <w:sz w:val="24"/>
          <w:szCs w:val="24"/>
        </w:rPr>
        <w:commentReference w:id="41"/>
      </w:r>
      <w:r>
        <w:t xml:space="preserve">. Fields like publication history, circulation, and prior accreditation details are not required, since the NOC already knows this organisation. The </w:t>
      </w:r>
      <w:commentRangeStart w:id="42"/>
      <w:commentRangeStart w:id="43"/>
      <w:commentRangeStart w:id="44"/>
      <w:r>
        <w:t>full EoI form remains available if the NOC wants the org to submit a complete application through the public route instead.</w:t>
      </w:r>
      <w:commentRangeEnd w:id="42"/>
      <w:r w:rsidR="006D2758">
        <w:rPr>
          <w:rStyle w:val="CommentReference"/>
          <w:sz w:val="24"/>
          <w:szCs w:val="24"/>
        </w:rPr>
        <w:commentReference w:id="42"/>
      </w:r>
      <w:commentRangeEnd w:id="43"/>
      <w:r w:rsidR="00D96C54">
        <w:rPr>
          <w:rStyle w:val="CommentReference"/>
          <w:sz w:val="24"/>
          <w:szCs w:val="24"/>
        </w:rPr>
        <w:commentReference w:id="43"/>
      </w:r>
      <w:commentRangeEnd w:id="44"/>
      <w:r>
        <w:rPr>
          <w:rStyle w:val="CommentReference"/>
          <w:sz w:val="24"/>
          <w:szCs w:val="24"/>
        </w:rPr>
        <w:commentReference w:id="44"/>
      </w:r>
    </w:p>
    <w:p w14:paraId="6FC930B7" w14:textId="77777777" w:rsidR="002415EC" w:rsidRDefault="008564B5">
      <w:pPr>
        <w:pStyle w:val="BodyText"/>
      </w:pPr>
      <w:r w:rsidRPr="6E1DD50F">
        <w:rPr>
          <w:b/>
          <w:bCs/>
        </w:rPr>
        <w:t>Our provisional decision:</w:t>
      </w:r>
      <w:r>
        <w:t xml:space="preserve"> Any NOC admin can fast-track any organisation. The system logs this as a </w:t>
      </w:r>
      <w:commentRangeStart w:id="45"/>
      <w:r w:rsidRPr="6E1DD50F">
        <w:rPr>
          <w:rStyle w:val="VerbatimChar"/>
        </w:rPr>
        <w:t>noc_direct_entry</w:t>
      </w:r>
      <w:commentRangeEnd w:id="45"/>
      <w:r>
        <w:rPr>
          <w:rStyle w:val="CommentReference"/>
          <w:sz w:val="24"/>
          <w:szCs w:val="24"/>
        </w:rPr>
        <w:commentReference w:id="45"/>
      </w:r>
      <w:r>
        <w:t xml:space="preserve"> in the audit trail (distinct from public form submissions). There is no limit on the number of fast-track entries, and no approval gate beyond the NOC admin’s own authority.</w:t>
      </w:r>
    </w:p>
    <w:p w14:paraId="56D9AD99" w14:textId="77777777" w:rsidR="002415EC" w:rsidRDefault="008564B5">
      <w:pPr>
        <w:pStyle w:val="BodyText"/>
      </w:pPr>
      <w:r>
        <w:rPr>
          <w:b/>
          <w:bCs/>
        </w:rPr>
        <w:t>Questions we need answered:</w:t>
      </w:r>
    </w:p>
    <w:p w14:paraId="4D3C237E" w14:textId="77777777" w:rsidR="002415EC" w:rsidRDefault="008564B5">
      <w:pPr>
        <w:pStyle w:val="Compact"/>
        <w:numPr>
          <w:ilvl w:val="0"/>
          <w:numId w:val="3"/>
        </w:numPr>
      </w:pPr>
      <w:commentRangeStart w:id="46"/>
      <w:r>
        <w:lastRenderedPageBreak/>
        <w:t>Is this acceptable, or should fast-track entries require a second approval (e.g., from the OCOG or a senior NOC official)?</w:t>
      </w:r>
      <w:commentRangeEnd w:id="46"/>
      <w:r>
        <w:rPr>
          <w:rStyle w:val="CommentReference"/>
          <w:sz w:val="24"/>
          <w:szCs w:val="24"/>
        </w:rPr>
        <w:commentReference w:id="46"/>
      </w:r>
    </w:p>
    <w:p w14:paraId="3D4AECE5" w14:textId="77777777" w:rsidR="002415EC" w:rsidRDefault="008564B5">
      <w:pPr>
        <w:pStyle w:val="Compact"/>
        <w:numPr>
          <w:ilvl w:val="0"/>
          <w:numId w:val="3"/>
        </w:numPr>
      </w:pPr>
      <w:commentRangeStart w:id="47"/>
      <w:r>
        <w:t>Should the OCOG be notified when a NOC uses fast-track, or is the audit log sufficient?</w:t>
      </w:r>
      <w:commentRangeEnd w:id="47"/>
      <w:r>
        <w:rPr>
          <w:rStyle w:val="CommentReference"/>
          <w:sz w:val="24"/>
          <w:szCs w:val="24"/>
        </w:rPr>
        <w:commentReference w:id="47"/>
      </w:r>
    </w:p>
    <w:p w14:paraId="57AF41BE" w14:textId="77777777" w:rsidR="002415EC" w:rsidRDefault="008564B5">
      <w:pPr>
        <w:pStyle w:val="Compact"/>
        <w:numPr>
          <w:ilvl w:val="0"/>
          <w:numId w:val="3"/>
        </w:numPr>
      </w:pPr>
      <w:commentRangeStart w:id="48"/>
      <w:commentRangeStart w:id="49"/>
      <w:r>
        <w:t xml:space="preserve">Should fast-tracked orgs appear </w:t>
      </w:r>
      <w:commentRangeEnd w:id="49"/>
      <w:r w:rsidR="00EA163A">
        <w:rPr>
          <w:rStyle w:val="CommentReference"/>
          <w:sz w:val="24"/>
          <w:szCs w:val="24"/>
        </w:rPr>
        <w:commentReference w:id="49"/>
      </w:r>
      <w:r>
        <w:t>in the OCOG’s cross-NOC EoI visibility view alongside public applicants, or be distinguished somehow?</w:t>
      </w:r>
      <w:commentRangeEnd w:id="48"/>
      <w:r>
        <w:rPr>
          <w:rStyle w:val="CommentReference"/>
          <w:sz w:val="24"/>
          <w:szCs w:val="24"/>
        </w:rPr>
        <w:commentReference w:id="48"/>
      </w:r>
    </w:p>
    <w:p w14:paraId="7E974BE6" w14:textId="77777777" w:rsidR="002415EC" w:rsidRDefault="008564B5">
      <w:pPr>
        <w:pStyle w:val="FirstParagraph"/>
      </w:pPr>
      <w:r>
        <w:rPr>
          <w:b/>
          <w:bCs/>
        </w:rPr>
        <w:t>Roles impacted:</w:t>
      </w:r>
      <w:r>
        <w:t xml:space="preserve"> NOC Admin (uses fast-track), OCOG Admin (cross-NOC visibility), IOC Admin (audit visibility) </w:t>
      </w:r>
      <w:r>
        <w:rPr>
          <w:b/>
          <w:bCs/>
        </w:rPr>
        <w:t>NOC input recommended</w:t>
      </w:r>
      <w:r>
        <w:t xml:space="preserve"> — does this match how NOCs would actually want to work?</w:t>
      </w:r>
    </w:p>
    <w:p w14:paraId="41C8F396" w14:textId="1C1D6092" w:rsidR="002415EC" w:rsidRDefault="008E5F50">
      <w:r>
        <w:rPr>
          <w:noProof/>
        </w:rPr>
        <w:pict w14:anchorId="45F8BB61">
          <v:rect id="_x0000_i1062" alt="" style="width:468pt;height:.05pt;mso-width-percent:0;mso-height-percent:0;mso-width-percent:0;mso-height-percent:0" o:hralign="center" o:hrstd="t" o:hr="t"/>
        </w:pict>
      </w:r>
    </w:p>
    <w:p w14:paraId="47F0D4E0" w14:textId="77777777" w:rsidR="002415EC" w:rsidRDefault="008564B5">
      <w:pPr>
        <w:pStyle w:val="Heading2"/>
      </w:pPr>
      <w:bookmarkStart w:id="50" w:name="ocog-and-noc-review-decision-making"/>
      <w:bookmarkEnd w:id="2"/>
      <w:bookmarkEnd w:id="35"/>
      <w:r>
        <w:t>2. OCOG and NOC Review &amp; Decision-Making</w:t>
      </w:r>
    </w:p>
    <w:p w14:paraId="7D978DBA" w14:textId="77777777" w:rsidR="002415EC" w:rsidRDefault="008564B5">
      <w:pPr>
        <w:pStyle w:val="FirstParagraph"/>
      </w:pPr>
      <w:r>
        <w:t>These questions relate to how OCOG and NOC administrators evaluate applications and manage decisions. The OCOG is the primary review authority across NOCs; the IOC has visibility but generally does not approve (with the carved-out exceptions noted above).</w:t>
      </w:r>
    </w:p>
    <w:p w14:paraId="72A3D3EC" w14:textId="2E0E9389" w:rsidR="002415EC" w:rsidRDefault="008E5F50">
      <w:r>
        <w:rPr>
          <w:noProof/>
        </w:rPr>
        <w:pict w14:anchorId="282FD2A0">
          <v:rect id="_x0000_i1061" alt="" style="width:468pt;height:.05pt;mso-width-percent:0;mso-height-percent:0;mso-width-percent:0;mso-height-percent:0" o:hralign="center" o:hrstd="t" o:hr="t"/>
        </w:pict>
      </w:r>
    </w:p>
    <w:p w14:paraId="04B6D708" w14:textId="77777777" w:rsidR="002415EC" w:rsidRDefault="008564B5">
      <w:pPr>
        <w:pStyle w:val="Heading3"/>
      </w:pPr>
      <w:bookmarkStart w:id="51" w:name="noc-workflow-eoi-queue-vs-pbn-screen"/>
      <w:r>
        <w:t>2.1 NOC Workflow — EoI Queue vs PbN Screen</w:t>
      </w:r>
    </w:p>
    <w:p w14:paraId="30A5293E" w14:textId="77777777" w:rsidR="002415EC" w:rsidRDefault="008564B5">
      <w:pPr>
        <w:pStyle w:val="FirstParagraph"/>
      </w:pPr>
      <w:r>
        <w:rPr>
          <w:b/>
          <w:bCs/>
        </w:rPr>
        <w:t>Status:</w:t>
      </w:r>
      <w:r>
        <w:t xml:space="preserve"> PROVISIONAL — confirm with NOC representatives</w:t>
      </w:r>
    </w:p>
    <w:p w14:paraId="07EEAA0A" w14:textId="77777777" w:rsidR="002415EC" w:rsidRDefault="008564B5">
      <w:pPr>
        <w:pStyle w:val="BodyText"/>
      </w:pPr>
      <w:r>
        <w:rPr>
          <w:b/>
          <w:bCs/>
        </w:rPr>
        <w:t>Scenario:</w:t>
      </w:r>
      <w:r>
        <w:t xml:space="preserve"> A NOC press accreditation manager logs into the portal. They may be there to process new applications, or to work on their slot allocation — or both, </w:t>
      </w:r>
      <w:commentRangeStart w:id="52"/>
      <w:commentRangeStart w:id="53"/>
      <w:r>
        <w:t>across different sessions</w:t>
      </w:r>
      <w:commentRangeEnd w:id="52"/>
      <w:r w:rsidR="00C70471">
        <w:rPr>
          <w:rStyle w:val="CommentReference"/>
          <w:sz w:val="24"/>
          <w:szCs w:val="24"/>
        </w:rPr>
        <w:commentReference w:id="52"/>
      </w:r>
      <w:commentRangeEnd w:id="53"/>
      <w:r w:rsidR="00704A42">
        <w:rPr>
          <w:rStyle w:val="CommentReference"/>
          <w:sz w:val="24"/>
          <w:szCs w:val="24"/>
        </w:rPr>
        <w:commentReference w:id="53"/>
      </w:r>
      <w:r>
        <w:t xml:space="preserve">. Our model is that the NOC operates in two distinct </w:t>
      </w:r>
      <w:r>
        <w:rPr>
          <w:b/>
          <w:bCs/>
        </w:rPr>
        <w:t>modes</w:t>
      </w:r>
      <w:r>
        <w:t xml:space="preserve"> depending on their intention for that session, not two strictly sequential phases:</w:t>
      </w:r>
    </w:p>
    <w:p w14:paraId="5112A29F" w14:textId="77777777" w:rsidR="002415EC" w:rsidRDefault="008564B5">
      <w:pPr>
        <w:pStyle w:val="BodyText"/>
      </w:pPr>
      <w:r>
        <w:rPr>
          <w:b/>
          <w:bCs/>
        </w:rPr>
        <w:t>Mode 1 — “Clear the queue” sessions.</w:t>
      </w:r>
      <w:r>
        <w:t xml:space="preserve"> The NOC </w:t>
      </w:r>
      <w:commentRangeStart w:id="54"/>
      <w:r>
        <w:t>works through pending and resubmitted applications, deciding: approved as candidate, returned for corrections, or rejecte</w:t>
      </w:r>
      <w:commentRangeEnd w:id="54"/>
      <w:r w:rsidR="00D04BC8">
        <w:rPr>
          <w:rStyle w:val="CommentReference"/>
          <w:sz w:val="24"/>
          <w:szCs w:val="24"/>
        </w:rPr>
        <w:commentReference w:id="54"/>
      </w:r>
      <w:r>
        <w:t>d. The goal is to keep the queue empty as applications arrive. Fast-track entries (known returning orgs the NOC adds directly) appear here as pre-approved. This mode is purely about eligibility — “is this a legitimate media organisation?” — not about slot quantities.</w:t>
      </w:r>
    </w:p>
    <w:p w14:paraId="27441E53" w14:textId="77777777" w:rsidR="002415EC" w:rsidRDefault="008564B5">
      <w:pPr>
        <w:pStyle w:val="BodyText"/>
      </w:pPr>
      <w:r>
        <w:rPr>
          <w:b/>
          <w:bCs/>
        </w:rPr>
        <w:t>Mode 2 — “Work on allocation” sessions.</w:t>
      </w:r>
      <w:r>
        <w:t xml:space="preserve"> The NOC opens the Press by Number screen and assigns slot numbers to approved candidates against their IOC quota. This includes candidates from EoI, fast-track entries, and direct PbN additions. The NOC will return to this screen multiple times as they refine their allocation, respond to OCOG feedback, and eventually submit.</w:t>
      </w:r>
    </w:p>
    <w:p w14:paraId="1EC54E82" w14:textId="77777777" w:rsidR="002415EC" w:rsidRDefault="008564B5">
      <w:pPr>
        <w:pStyle w:val="BodyText"/>
      </w:pPr>
      <w:r>
        <w:rPr>
          <w:b/>
          <w:bCs/>
        </w:rPr>
        <w:t>How they interact:</w:t>
      </w:r>
      <w:r>
        <w:t xml:space="preserve"> The two modes iterate in practice. New applications may arrive while the NOC is mid-allocation. A NOC might clear a batch of applications in the morning, then switch to the allocation screen in the afternoon. The key design principle is that </w:t>
      </w:r>
      <w:r>
        <w:rPr>
          <w:b/>
          <w:bCs/>
        </w:rPr>
        <w:t>each screen serves one intent clearly</w:t>
      </w:r>
      <w:r>
        <w:t xml:space="preserve"> — the EoI queue is for eligibility decisions; the PbN </w:t>
      </w:r>
      <w:r>
        <w:lastRenderedPageBreak/>
        <w:t>screen is for allocation. The NOC home dashboard bridges the two with a summary (“X of Y approved candidates have slots assigned”) so they always know where they stand.</w:t>
      </w:r>
    </w:p>
    <w:p w14:paraId="7D85215F" w14:textId="77777777" w:rsidR="002415EC" w:rsidRDefault="008564B5">
      <w:pPr>
        <w:pStyle w:val="BodyText"/>
      </w:pPr>
      <w:r w:rsidRPr="6E1DD50F">
        <w:rPr>
          <w:b/>
          <w:bCs/>
        </w:rPr>
        <w:t>Our provisional design:</w:t>
      </w:r>
      <w:r>
        <w:t xml:space="preserve"> </w:t>
      </w:r>
      <w:commentRangeStart w:id="55"/>
      <w:r>
        <w:t>EoI queue and PbN screen remain separate</w:t>
      </w:r>
      <w:commentRangeEnd w:id="55"/>
      <w:r>
        <w:rPr>
          <w:rStyle w:val="CommentReference"/>
          <w:sz w:val="24"/>
          <w:szCs w:val="24"/>
        </w:rPr>
        <w:commentReference w:id="55"/>
      </w:r>
      <w:r>
        <w:t>. The EoI queue does not show PbN slot status; the PbN screen does not replicate EoI decision controls. The home dashboard provides the cross-screen summary.</w:t>
      </w:r>
    </w:p>
    <w:p w14:paraId="3706EB32" w14:textId="77777777" w:rsidR="002415EC" w:rsidRDefault="008564B5">
      <w:pPr>
        <w:pStyle w:val="BodyText"/>
      </w:pPr>
      <w:r>
        <w:rPr>
          <w:b/>
          <w:bCs/>
        </w:rPr>
        <w:t>Questions we need answered:</w:t>
      </w:r>
    </w:p>
    <w:p w14:paraId="267930DE" w14:textId="77777777" w:rsidR="002415EC" w:rsidRDefault="008564B5">
      <w:pPr>
        <w:pStyle w:val="Compact"/>
        <w:numPr>
          <w:ilvl w:val="0"/>
          <w:numId w:val="4"/>
        </w:numPr>
      </w:pPr>
      <w:r>
        <w:t>Does this session-intent model match how NOC press accreditation managers actually work in practice?</w:t>
      </w:r>
    </w:p>
    <w:p w14:paraId="240DDAE9" w14:textId="77777777" w:rsidR="002415EC" w:rsidRDefault="008564B5">
      <w:pPr>
        <w:pStyle w:val="Compact"/>
        <w:numPr>
          <w:ilvl w:val="0"/>
          <w:numId w:val="4"/>
        </w:numPr>
      </w:pPr>
      <w:r>
        <w:t>Should the EoI queue show any lightweight PbN progress indicator for approved orgs (e.g. a dot meaning “slots assigned” vs “no slots yet”)? Or is the home dashboard summary sufficient?</w:t>
      </w:r>
    </w:p>
    <w:p w14:paraId="5C148182" w14:textId="77777777" w:rsidR="002415EC" w:rsidRDefault="008564B5">
      <w:pPr>
        <w:pStyle w:val="Compact"/>
        <w:numPr>
          <w:ilvl w:val="0"/>
          <w:numId w:val="4"/>
        </w:numPr>
      </w:pPr>
      <w:r>
        <w:t>Are there NOCs who would want a combined view — a single screen showing both EoI status and PbN allocation side by side? If so, is this a large-territory-only need?</w:t>
      </w:r>
    </w:p>
    <w:p w14:paraId="4E51AA48" w14:textId="77777777" w:rsidR="002415EC" w:rsidRDefault="008564B5">
      <w:pPr>
        <w:pStyle w:val="FirstParagraph"/>
      </w:pPr>
      <w:r>
        <w:rPr>
          <w:b/>
          <w:bCs/>
        </w:rPr>
        <w:t>Roles impacted:</w:t>
      </w:r>
      <w:r>
        <w:t xml:space="preserve"> NOC Admin (primary), OCOG Admin (visibility) </w:t>
      </w:r>
      <w:r>
        <w:rPr>
          <w:b/>
          <w:bCs/>
        </w:rPr>
        <w:t>NOC input strongly recommended</w:t>
      </w:r>
      <w:r>
        <w:t xml:space="preserve"> — validate with at least one large-territory and one small-territory NOC representative.</w:t>
      </w:r>
    </w:p>
    <w:p w14:paraId="0D0B940D" w14:textId="003EC817" w:rsidR="002415EC" w:rsidRDefault="008E5F50">
      <w:r>
        <w:rPr>
          <w:noProof/>
        </w:rPr>
        <w:pict w14:anchorId="7E8CE71D">
          <v:rect id="_x0000_i1060" alt="" style="width:468pt;height:.05pt;mso-width-percent:0;mso-height-percent:0;mso-width-percent:0;mso-height-percent:0" o:hralign="center" o:hrstd="t" o:hr="t"/>
        </w:pict>
      </w:r>
    </w:p>
    <w:p w14:paraId="0CB4CD6B" w14:textId="77777777" w:rsidR="002415EC" w:rsidRDefault="008564B5">
      <w:pPr>
        <w:pStyle w:val="Heading3"/>
      </w:pPr>
      <w:bookmarkStart w:id="56" w:name="X81d0c49a869a15e4348ea5afb7faf006d7d01a5"/>
      <w:bookmarkEnd w:id="51"/>
      <w:r>
        <w:t>2.2 Application Reversals — Differentiating EoI Approval from PbN Allocation</w:t>
      </w:r>
    </w:p>
    <w:p w14:paraId="0C30D6D5" w14:textId="77777777" w:rsidR="002415EC" w:rsidRDefault="008564B5">
      <w:pPr>
        <w:pStyle w:val="FirstParagraph"/>
      </w:pPr>
      <w:r>
        <w:rPr>
          <w:b/>
          <w:bCs/>
        </w:rPr>
        <w:t>Status:</w:t>
      </w:r>
      <w:r>
        <w:t xml:space="preserve"> PROVISIONAL — built and working</w:t>
      </w:r>
    </w:p>
    <w:p w14:paraId="17A33E45" w14:textId="77777777" w:rsidR="002415EC" w:rsidRDefault="008564B5">
      <w:pPr>
        <w:pStyle w:val="BodyText"/>
      </w:pPr>
      <w:r>
        <w:rPr>
          <w:b/>
          <w:bCs/>
        </w:rPr>
        <w:t>Scenario:</w:t>
      </w:r>
      <w:r>
        <w:t xml:space="preserve"> There are two distinct decision points in the process, and it’s important to understand what a “reversal” means at each stage:</w:t>
      </w:r>
    </w:p>
    <w:p w14:paraId="3499B498" w14:textId="4FA25D9E" w:rsidR="002415EC" w:rsidRDefault="008564B5">
      <w:pPr>
        <w:pStyle w:val="BodyText"/>
      </w:pPr>
      <w:commentRangeStart w:id="57"/>
      <w:commentRangeStart w:id="58"/>
      <w:r>
        <w:rPr>
          <w:b/>
          <w:bCs/>
        </w:rPr>
        <w:t>Stage 1</w:t>
      </w:r>
      <w:commentRangeEnd w:id="57"/>
      <w:r w:rsidR="00BA3C22">
        <w:rPr>
          <w:rStyle w:val="CommentReference"/>
          <w:b/>
          <w:bCs/>
          <w:sz w:val="24"/>
          <w:szCs w:val="24"/>
        </w:rPr>
        <w:commentReference w:id="57"/>
      </w:r>
      <w:commentRangeEnd w:id="58"/>
      <w:r w:rsidR="00715730">
        <w:rPr>
          <w:rStyle w:val="CommentReference"/>
          <w:b/>
          <w:bCs/>
          <w:sz w:val="24"/>
          <w:szCs w:val="24"/>
        </w:rPr>
        <w:commentReference w:id="58"/>
      </w:r>
      <w:ins w:id="59" w:author="Randi BJERKAN" w:date="2026-04-17T14:08:00Z" w16du:dateUtc="2026-04-17T12:08:00Z">
        <w:r w:rsidR="004851BA">
          <w:rPr>
            <w:b/>
            <w:bCs/>
          </w:rPr>
          <w:t xml:space="preserve"> </w:t>
        </w:r>
      </w:ins>
      <w:r>
        <w:rPr>
          <w:b/>
          <w:bCs/>
        </w:rPr>
        <w:t xml:space="preserve"> — EoI </w:t>
      </w:r>
      <w:commentRangeStart w:id="60"/>
      <w:r>
        <w:rPr>
          <w:b/>
          <w:bCs/>
        </w:rPr>
        <w:t>approval</w:t>
      </w:r>
      <w:commentRangeEnd w:id="60"/>
      <w:r w:rsidR="00EB2A04">
        <w:rPr>
          <w:rStyle w:val="CommentReference"/>
          <w:b/>
          <w:bCs/>
          <w:sz w:val="24"/>
          <w:szCs w:val="24"/>
        </w:rPr>
        <w:commentReference w:id="60"/>
      </w:r>
      <w:r w:rsidR="00E04485">
        <w:rPr>
          <w:b/>
          <w:bCs/>
        </w:rPr>
        <w:t xml:space="preserve"> as per </w:t>
      </w:r>
      <w:r>
        <w:rPr>
          <w:b/>
          <w:bCs/>
        </w:rPr>
        <w:t>(NOC decision):</w:t>
      </w:r>
      <w:r>
        <w:t xml:space="preserve"> When a NOC approves an EoI application, they are saying “this organisation is a legitimate media entity eligible to be considered for press credentials.” This does not guarantee the org will receive any slots — it places them in the candidate pool for PbN. A NOC might approve 200 organisations but only have quota for 80.</w:t>
      </w:r>
    </w:p>
    <w:p w14:paraId="32E94265" w14:textId="77777777" w:rsidR="002415EC" w:rsidRDefault="008564B5">
      <w:pPr>
        <w:pStyle w:val="BodyText"/>
      </w:pPr>
      <w:r w:rsidRPr="6E1DD50F">
        <w:rPr>
          <w:b/>
          <w:bCs/>
        </w:rPr>
        <w:t>Stage 2 — PbN allocation (NOC proposes, OCOG approves):</w:t>
      </w:r>
      <w:r>
        <w:t xml:space="preserve"> During PbN, the NOC assigns specific per-category slot numbers to approved organisations. Some approved orgs may receive zero slots — effectively not receiving credentials despite being eligible. </w:t>
      </w:r>
      <w:commentRangeStart w:id="61"/>
      <w:r>
        <w:t>The OCOG then formally approves (or adjusts) the NOC’s allocation</w:t>
      </w:r>
      <w:commentRangeEnd w:id="61"/>
      <w:r>
        <w:rPr>
          <w:rStyle w:val="CommentReference"/>
          <w:sz w:val="24"/>
          <w:szCs w:val="24"/>
        </w:rPr>
        <w:commentReference w:id="61"/>
      </w:r>
      <w:r>
        <w:t>.</w:t>
      </w:r>
    </w:p>
    <w:p w14:paraId="69EE0199" w14:textId="77777777" w:rsidR="002415EC" w:rsidRDefault="008564B5">
      <w:pPr>
        <w:pStyle w:val="BodyText"/>
      </w:pPr>
      <w:r>
        <w:rPr>
          <w:b/>
          <w:bCs/>
        </w:rPr>
        <w:t>Reversals at each stage:</w:t>
      </w:r>
    </w:p>
    <w:p w14:paraId="293602E4" w14:textId="77777777" w:rsidR="002415EC" w:rsidRDefault="008564B5">
      <w:pPr>
        <w:pStyle w:val="BodyText"/>
      </w:pPr>
      <w:r>
        <w:t xml:space="preserve">At the EoI stage, the NOC admin can: - </w:t>
      </w:r>
      <w:r w:rsidRPr="6E1DD50F">
        <w:rPr>
          <w:b/>
          <w:bCs/>
        </w:rPr>
        <w:t>Unapprove</w:t>
      </w:r>
      <w:r>
        <w:t xml:space="preserve"> (approved → pending): The org is removed from the PbN candidate pool. Any draft PbN allocations for that org are automatically reset. This is audit-logged. - </w:t>
      </w:r>
      <w:r w:rsidRPr="6E1DD50F">
        <w:rPr>
          <w:b/>
          <w:bCs/>
        </w:rPr>
        <w:t>Unreturn</w:t>
      </w:r>
      <w:r>
        <w:t xml:space="preserve"> (returned → pending): The NOC can re-evaluate without waiting for the applicant to resubmit. - </w:t>
      </w:r>
      <w:commentRangeStart w:id="62"/>
      <w:commentRangeStart w:id="63"/>
      <w:r w:rsidRPr="6E1DD50F">
        <w:rPr>
          <w:b/>
          <w:bCs/>
        </w:rPr>
        <w:t>Rejections are permanent</w:t>
      </w:r>
      <w:r>
        <w:t xml:space="preserve"> </w:t>
      </w:r>
      <w:commentRangeEnd w:id="63"/>
      <w:r w:rsidR="00750D5E">
        <w:rPr>
          <w:rStyle w:val="CommentReference"/>
          <w:sz w:val="24"/>
          <w:szCs w:val="24"/>
        </w:rPr>
        <w:commentReference w:id="63"/>
      </w:r>
      <w:r>
        <w:t>— once rejected, an application cannot be un-rejected.</w:t>
      </w:r>
      <w:commentRangeEnd w:id="62"/>
      <w:r>
        <w:rPr>
          <w:rStyle w:val="CommentReference"/>
          <w:sz w:val="24"/>
          <w:szCs w:val="24"/>
        </w:rPr>
        <w:commentReference w:id="62"/>
      </w:r>
    </w:p>
    <w:p w14:paraId="76D5D41B" w14:textId="77777777" w:rsidR="002415EC" w:rsidRDefault="008564B5">
      <w:pPr>
        <w:pStyle w:val="BodyText"/>
      </w:pPr>
      <w:r>
        <w:lastRenderedPageBreak/>
        <w:t xml:space="preserve">At the PbN stage, the OCOG can: - </w:t>
      </w:r>
      <w:r>
        <w:rPr>
          <w:b/>
          <w:bCs/>
        </w:rPr>
        <w:t>Reverse their approval</w:t>
      </w:r>
      <w:r>
        <w:t xml:space="preserve"> (OCOG approved → NOC submitted): Sends the allocation back to the NOC for revision. This is audit-logged.</w:t>
      </w:r>
    </w:p>
    <w:p w14:paraId="381703BB" w14:textId="77777777" w:rsidR="002415EC" w:rsidRDefault="008564B5">
      <w:pPr>
        <w:pStyle w:val="BodyText"/>
      </w:pPr>
      <w:r>
        <w:t>There is no time limit on any reversal. All reversals are visible in the audit trail.</w:t>
      </w:r>
    </w:p>
    <w:p w14:paraId="1EEFCCB8" w14:textId="77777777" w:rsidR="002415EC" w:rsidRDefault="008564B5">
      <w:pPr>
        <w:pStyle w:val="BodyText"/>
      </w:pPr>
      <w:r>
        <w:rPr>
          <w:b/>
          <w:bCs/>
        </w:rPr>
        <w:t>Questions we need answered:</w:t>
      </w:r>
    </w:p>
    <w:p w14:paraId="56E0A09B" w14:textId="77777777" w:rsidR="002415EC" w:rsidRDefault="008564B5">
      <w:pPr>
        <w:pStyle w:val="Compact"/>
        <w:numPr>
          <w:ilvl w:val="0"/>
          <w:numId w:val="5"/>
        </w:numPr>
      </w:pPr>
      <w:commentRangeStart w:id="64"/>
      <w:r>
        <w:t>Is it acceptable that rejection is permanent? Or should there be a path to reverse a rejection (perhaps requiring OCOG approval)?</w:t>
      </w:r>
      <w:commentRangeEnd w:id="64"/>
      <w:r>
        <w:rPr>
          <w:rStyle w:val="CommentReference"/>
          <w:sz w:val="24"/>
          <w:szCs w:val="24"/>
        </w:rPr>
        <w:commentReference w:id="64"/>
      </w:r>
    </w:p>
    <w:p w14:paraId="2E7389A9" w14:textId="77777777" w:rsidR="002415EC" w:rsidRDefault="008564B5">
      <w:pPr>
        <w:pStyle w:val="Compact"/>
        <w:numPr>
          <w:ilvl w:val="0"/>
          <w:numId w:val="5"/>
        </w:numPr>
      </w:pPr>
      <w:commentRangeStart w:id="65"/>
      <w:r>
        <w:t>Should the OCOG see a visual flag on EoI applications that have been reversed (beyond the audit log)?</w:t>
      </w:r>
      <w:commentRangeEnd w:id="65"/>
      <w:r>
        <w:rPr>
          <w:rStyle w:val="CommentReference"/>
          <w:sz w:val="24"/>
          <w:szCs w:val="24"/>
        </w:rPr>
        <w:commentReference w:id="65"/>
      </w:r>
    </w:p>
    <w:p w14:paraId="70CA55ED" w14:textId="77777777" w:rsidR="002415EC" w:rsidRDefault="008564B5" w:rsidP="6E1DD50F">
      <w:pPr>
        <w:pStyle w:val="Compact"/>
        <w:numPr>
          <w:ilvl w:val="0"/>
          <w:numId w:val="5"/>
        </w:numPr>
        <w:rPr>
          <w:i/>
          <w:iCs/>
        </w:rPr>
      </w:pPr>
      <w:commentRangeStart w:id="66"/>
      <w:r>
        <w:t>Once PbN allocations have been sent to ACR (“sent to ACR” is currently a terminal state), should reversals be blocked in MRP? Or should MRP allow changes that would then need to be re-synced to ACR?</w:t>
      </w:r>
      <w:commentRangeEnd w:id="66"/>
      <w:r>
        <w:rPr>
          <w:rStyle w:val="CommentReference"/>
          <w:sz w:val="24"/>
          <w:szCs w:val="24"/>
        </w:rPr>
        <w:commentReference w:id="66"/>
      </w:r>
      <w:r>
        <w:t xml:space="preserve"> </w:t>
      </w:r>
      <w:r w:rsidRPr="6E1DD50F">
        <w:rPr>
          <w:i/>
          <w:iCs/>
        </w:rPr>
        <w:t>(Related: section 4.3 addresses the post-export MRP lifecycle.)</w:t>
      </w:r>
    </w:p>
    <w:p w14:paraId="50E6505A" w14:textId="77777777" w:rsidR="002415EC" w:rsidRDefault="008564B5">
      <w:pPr>
        <w:pStyle w:val="FirstParagraph"/>
      </w:pPr>
      <w:r>
        <w:rPr>
          <w:b/>
          <w:bCs/>
        </w:rPr>
        <w:t>Roles impacted:</w:t>
      </w:r>
      <w:r>
        <w:t xml:space="preserve"> NOC Admin (EoI reversals), OCOG Admin (PbN reversals, visibility), IOC Admin (audit visibility)</w:t>
      </w:r>
    </w:p>
    <w:p w14:paraId="0E27B00A" w14:textId="038EBB41" w:rsidR="002415EC" w:rsidRDefault="008E5F50">
      <w:r>
        <w:rPr>
          <w:noProof/>
        </w:rPr>
        <w:pict w14:anchorId="4DF579A0">
          <v:rect id="_x0000_i1059" alt="" style="width:468pt;height:.05pt;mso-width-percent:0;mso-height-percent:0;mso-width-percent:0;mso-height-percent:0" o:hralign="center" o:hrstd="t" o:hr="t"/>
        </w:pict>
      </w:r>
    </w:p>
    <w:p w14:paraId="54C3A51A" w14:textId="77777777" w:rsidR="002415EC" w:rsidRDefault="008564B5">
      <w:pPr>
        <w:pStyle w:val="Heading3"/>
      </w:pPr>
      <w:bookmarkStart w:id="67" w:name="Xb77ad5ddc4747982183b9f87e37e0e9069924ee"/>
      <w:bookmarkEnd w:id="56"/>
      <w:r>
        <w:t>2.3 Dashboard Filtering — What Signals Help Reviewers Prioritise?</w:t>
      </w:r>
    </w:p>
    <w:p w14:paraId="099B40CC" w14:textId="77777777" w:rsidR="002415EC" w:rsidRDefault="008564B5">
      <w:pPr>
        <w:pStyle w:val="FirstParagraph"/>
      </w:pPr>
      <w:r>
        <w:rPr>
          <w:b/>
          <w:bCs/>
        </w:rPr>
        <w:t>Status:</w:t>
      </w:r>
      <w:r>
        <w:t xml:space="preserve"> OPEN — we need your input</w:t>
      </w:r>
    </w:p>
    <w:p w14:paraId="4BA5FB87" w14:textId="77777777" w:rsidR="002415EC" w:rsidRDefault="008564B5">
      <w:pPr>
        <w:pStyle w:val="BodyText"/>
      </w:pPr>
      <w:r>
        <w:rPr>
          <w:b/>
          <w:bCs/>
        </w:rPr>
        <w:t>Scenario:</w:t>
      </w:r>
      <w:r>
        <w:t xml:space="preserve"> The OCOG admin looking across all 206 NOCs needs to spot problems — applications from non-journalists, government officials seeking credentials, orgs that have been flagged in prior Games. Similarly, a NOC admin for a large territory like the USA sees 400 pending applications against a quota of 80 press slots and needs to prioritise which to review first.</w:t>
      </w:r>
    </w:p>
    <w:p w14:paraId="16CD8D25" w14:textId="77777777" w:rsidR="002415EC" w:rsidRDefault="008564B5">
      <w:pPr>
        <w:pStyle w:val="BodyText"/>
      </w:pPr>
      <w:r>
        <w:t>The dashboards currently show simple tables with status filters (pending, approved, returned, rejected), but no “quality signals” to help triage.</w:t>
      </w:r>
    </w:p>
    <w:p w14:paraId="495ADBB5" w14:textId="77777777" w:rsidR="002415EC" w:rsidRDefault="008564B5">
      <w:pPr>
        <w:pStyle w:val="BodyText"/>
      </w:pPr>
      <w:r>
        <w:rPr>
          <w:b/>
          <w:bCs/>
        </w:rPr>
        <w:t>Questions we need answered:</w:t>
      </w:r>
    </w:p>
    <w:p w14:paraId="7C8BB568" w14:textId="77777777" w:rsidR="002415EC" w:rsidRDefault="008564B5">
      <w:pPr>
        <w:pStyle w:val="Compact"/>
        <w:numPr>
          <w:ilvl w:val="0"/>
          <w:numId w:val="6"/>
        </w:numPr>
      </w:pPr>
      <w:commentRangeStart w:id="68"/>
      <w:r>
        <w:t>For the OCOG (primary cross-NOC reviewer): what signals would help you identify problematic applications? Examples: org type (wire service vs. blog), prior Games history, category requested, credentials requested vs. typical allocation, application completeness.</w:t>
      </w:r>
      <w:commentRangeEnd w:id="68"/>
      <w:r>
        <w:rPr>
          <w:rStyle w:val="CommentReference"/>
          <w:sz w:val="24"/>
          <w:szCs w:val="24"/>
        </w:rPr>
        <w:commentReference w:id="68"/>
      </w:r>
    </w:p>
    <w:p w14:paraId="3BE666AF" w14:textId="77777777" w:rsidR="002415EC" w:rsidRDefault="008564B5">
      <w:pPr>
        <w:pStyle w:val="Compact"/>
        <w:numPr>
          <w:ilvl w:val="0"/>
          <w:numId w:val="6"/>
        </w:numPr>
      </w:pPr>
      <w:commentRangeStart w:id="69"/>
      <w:r>
        <w:t>Does the OCOG need the ability to flag an application as “content-invalid” (e.g., not a real media org) and surface that flag to the relevant NOC? This would be an annotation, not a rejection — the OCOG wouldn’t make the approval decision, but the NOC would see the flag.</w:t>
      </w:r>
      <w:commentRangeEnd w:id="69"/>
      <w:r>
        <w:rPr>
          <w:rStyle w:val="CommentReference"/>
          <w:sz w:val="24"/>
          <w:szCs w:val="24"/>
        </w:rPr>
        <w:commentReference w:id="69"/>
      </w:r>
    </w:p>
    <w:p w14:paraId="7BE6DBC8" w14:textId="77777777" w:rsidR="002415EC" w:rsidRDefault="008564B5">
      <w:pPr>
        <w:pStyle w:val="Compact"/>
        <w:numPr>
          <w:ilvl w:val="0"/>
          <w:numId w:val="6"/>
        </w:numPr>
      </w:pPr>
      <w:commentRangeStart w:id="70"/>
      <w:r>
        <w:t>For NOC reviewers: what signals would help you prioritise within your territory?</w:t>
      </w:r>
      <w:commentRangeEnd w:id="70"/>
      <w:r>
        <w:rPr>
          <w:rStyle w:val="CommentReference"/>
          <w:sz w:val="24"/>
          <w:szCs w:val="24"/>
        </w:rPr>
        <w:commentReference w:id="70"/>
      </w:r>
    </w:p>
    <w:p w14:paraId="75919D1C" w14:textId="77777777" w:rsidR="002415EC" w:rsidRDefault="008564B5">
      <w:pPr>
        <w:pStyle w:val="FirstParagraph"/>
      </w:pPr>
      <w:r>
        <w:rPr>
          <w:b/>
          <w:bCs/>
        </w:rPr>
        <w:lastRenderedPageBreak/>
        <w:t>Roles impacted:</w:t>
      </w:r>
      <w:r>
        <w:t xml:space="preserve"> OCOG Admin (primary cross-NOC review), NOC Admin (territory triage), IOC Admin (also has visibility) </w:t>
      </w:r>
      <w:r>
        <w:rPr>
          <w:b/>
          <w:bCs/>
        </w:rPr>
        <w:t>NOC input recommended</w:t>
      </w:r>
      <w:r>
        <w:t xml:space="preserve"> — large-territory NOCs (USA, GBR, GER, FRA, JPN) would benefit most from better filtering.</w:t>
      </w:r>
    </w:p>
    <w:p w14:paraId="60061E4C" w14:textId="15B25621" w:rsidR="002415EC" w:rsidRDefault="008E5F50">
      <w:r>
        <w:rPr>
          <w:noProof/>
        </w:rPr>
        <w:pict w14:anchorId="2B7A78C3">
          <v:rect id="_x0000_i1058" alt="" style="width:468pt;height:.05pt;mso-width-percent:0;mso-height-percent:0;mso-width-percent:0;mso-height-percent:0" o:hralign="center" o:hrstd="t" o:hr="t"/>
        </w:pict>
      </w:r>
    </w:p>
    <w:p w14:paraId="211C291F" w14:textId="77777777" w:rsidR="002415EC" w:rsidRDefault="008564B5">
      <w:pPr>
        <w:pStyle w:val="Heading3"/>
      </w:pPr>
      <w:bookmarkStart w:id="71" w:name="X52409d21b0ed74004270a88a81dfa510793a8d3"/>
      <w:bookmarkEnd w:id="67"/>
      <w:r>
        <w:t>2.4 Cross-NOC Duplicate Detection — Currently Disabled</w:t>
      </w:r>
    </w:p>
    <w:p w14:paraId="5EFA072E" w14:textId="77777777" w:rsidR="002415EC" w:rsidRDefault="008564B5">
      <w:pPr>
        <w:pStyle w:val="FirstParagraph"/>
      </w:pPr>
      <w:r>
        <w:rPr>
          <w:b/>
          <w:bCs/>
        </w:rPr>
        <w:t>Status:</w:t>
      </w:r>
      <w:r>
        <w:t xml:space="preserve"> OPEN — we need your input</w:t>
      </w:r>
    </w:p>
    <w:p w14:paraId="3078DA50" w14:textId="77777777" w:rsidR="002415EC" w:rsidRDefault="008564B5">
      <w:pPr>
        <w:pStyle w:val="BodyText"/>
      </w:pPr>
      <w:r>
        <w:rPr>
          <w:b/>
          <w:bCs/>
        </w:rPr>
        <w:t>Scenario:</w:t>
      </w:r>
      <w:r>
        <w:t xml:space="preserve"> A small, unknown media company applies through three NOCs simultaneously, trying to get credentials through whichever one approves first. The OCOG — as the primary cross-NOC authority — might want to catch this.</w:t>
      </w:r>
    </w:p>
    <w:p w14:paraId="7083B432" w14:textId="77777777" w:rsidR="002415EC" w:rsidRDefault="008564B5">
      <w:pPr>
        <w:pStyle w:val="BodyText"/>
      </w:pPr>
      <w:r>
        <w:t>Separately, major wire services like Reuters legitimately operate in many NOC territories. These cases are expected and not problematic — and the largest of these (AFP, AP, Reuters, Xinhua) are already handled as IOC-Direct reserved organisations, bypassing the NOC process entirely.</w:t>
      </w:r>
    </w:p>
    <w:p w14:paraId="209F51D9" w14:textId="77777777" w:rsidR="002415EC" w:rsidRDefault="008564B5">
      <w:pPr>
        <w:pStyle w:val="BodyText"/>
      </w:pPr>
      <w:r w:rsidRPr="6E1DD50F">
        <w:rPr>
          <w:b/>
          <w:bCs/>
        </w:rPr>
        <w:t>Our current state:</w:t>
      </w:r>
      <w:r>
        <w:t xml:space="preserve"> Cross-NOC duplicate detection is turned off. Within a single NOC territory, the </w:t>
      </w:r>
      <w:commentRangeStart w:id="72"/>
      <w:commentRangeStart w:id="73"/>
      <w:r>
        <w:t>system blocks true duplicates (same org applying twice to the same NOC)</w:t>
      </w:r>
      <w:commentRangeEnd w:id="72"/>
      <w:r>
        <w:rPr>
          <w:rStyle w:val="CommentReference"/>
          <w:sz w:val="24"/>
          <w:szCs w:val="24"/>
        </w:rPr>
        <w:commentReference w:id="72"/>
      </w:r>
      <w:commentRangeEnd w:id="73"/>
      <w:r w:rsidR="00D67BE7">
        <w:rPr>
          <w:rStyle w:val="CommentReference"/>
          <w:sz w:val="24"/>
          <w:szCs w:val="24"/>
        </w:rPr>
        <w:commentReference w:id="73"/>
      </w:r>
      <w:r>
        <w:t xml:space="preserve">. The </w:t>
      </w:r>
      <w:r w:rsidRPr="6E1DD50F">
        <w:rPr>
          <w:rStyle w:val="VerbatimChar"/>
        </w:rPr>
        <w:t>isMultiTerritoryFlag</w:t>
      </w:r>
      <w:r>
        <w:t xml:space="preserve"> exists in the database but is not shown to anyone.</w:t>
      </w:r>
    </w:p>
    <w:p w14:paraId="40B69E08" w14:textId="77777777" w:rsidR="002415EC" w:rsidRDefault="008564B5">
      <w:pPr>
        <w:pStyle w:val="BodyText"/>
      </w:pPr>
      <w:r>
        <w:rPr>
          <w:b/>
          <w:bCs/>
        </w:rPr>
        <w:t>Questions we need answered:</w:t>
      </w:r>
    </w:p>
    <w:p w14:paraId="683B1CA7" w14:textId="77777777" w:rsidR="002415EC" w:rsidRDefault="008564B5">
      <w:pPr>
        <w:pStyle w:val="Compact"/>
        <w:numPr>
          <w:ilvl w:val="0"/>
          <w:numId w:val="7"/>
        </w:numPr>
      </w:pPr>
      <w:commentRangeStart w:id="74"/>
      <w:r>
        <w:t>Should the OCOG see a report of organisations that appear in multiple NOC territories (same email domain, different NOCs)?</w:t>
      </w:r>
      <w:commentRangeEnd w:id="74"/>
      <w:r>
        <w:rPr>
          <w:rStyle w:val="CommentReference"/>
          <w:sz w:val="24"/>
          <w:szCs w:val="24"/>
        </w:rPr>
        <w:commentReference w:id="74"/>
      </w:r>
    </w:p>
    <w:p w14:paraId="2FE9C8AC" w14:textId="77777777" w:rsidR="002415EC" w:rsidRDefault="008564B5">
      <w:pPr>
        <w:pStyle w:val="Compact"/>
        <w:numPr>
          <w:ilvl w:val="0"/>
          <w:numId w:val="7"/>
        </w:numPr>
      </w:pPr>
      <w:commentRangeStart w:id="75"/>
      <w:r>
        <w:t>If yes, what action can the OCOG take? Informational only? Flag one submission for the NOC to review? Block a submission?</w:t>
      </w:r>
      <w:commentRangeEnd w:id="75"/>
      <w:r>
        <w:rPr>
          <w:rStyle w:val="CommentReference"/>
          <w:sz w:val="24"/>
          <w:szCs w:val="24"/>
        </w:rPr>
        <w:commentReference w:id="75"/>
      </w:r>
    </w:p>
    <w:p w14:paraId="581AF5EA" w14:textId="77777777" w:rsidR="002415EC" w:rsidRDefault="008564B5">
      <w:pPr>
        <w:pStyle w:val="Compact"/>
        <w:numPr>
          <w:ilvl w:val="0"/>
          <w:numId w:val="7"/>
        </w:numPr>
      </w:pPr>
      <w:commentRangeStart w:id="76"/>
      <w:r>
        <w:t>Is there a threshold that distinguishes legitimate multi-territory presence from suspicious behaviour?</w:t>
      </w:r>
      <w:commentRangeEnd w:id="76"/>
      <w:r>
        <w:rPr>
          <w:rStyle w:val="CommentReference"/>
          <w:sz w:val="24"/>
          <w:szCs w:val="24"/>
        </w:rPr>
        <w:commentReference w:id="76"/>
      </w:r>
    </w:p>
    <w:p w14:paraId="2FA6B9C0" w14:textId="77777777" w:rsidR="002415EC" w:rsidRDefault="008564B5">
      <w:pPr>
        <w:pStyle w:val="FirstParagraph"/>
      </w:pPr>
      <w:r>
        <w:t>The IOC also has visibility into this data, but the OCOG would be the primary actor given their cross-NOC review authority.</w:t>
      </w:r>
    </w:p>
    <w:p w14:paraId="60B09200" w14:textId="77777777" w:rsidR="002415EC" w:rsidRDefault="008564B5">
      <w:pPr>
        <w:pStyle w:val="BodyText"/>
      </w:pPr>
      <w:r>
        <w:rPr>
          <w:b/>
          <w:bCs/>
        </w:rPr>
        <w:t>Roles impacted:</w:t>
      </w:r>
      <w:r>
        <w:t xml:space="preserve"> OCOG Admin (primary cross-NOC review), IOC Admin (visibility), NOC Admin (receives flags)</w:t>
      </w:r>
    </w:p>
    <w:p w14:paraId="44EAFD9C" w14:textId="759EE399" w:rsidR="002415EC" w:rsidRDefault="008E5F50">
      <w:r>
        <w:rPr>
          <w:noProof/>
        </w:rPr>
        <w:pict w14:anchorId="34090D50">
          <v:rect id="_x0000_i1057" alt="" style="width:468pt;height:.05pt;mso-width-percent:0;mso-height-percent:0;mso-width-percent:0;mso-height-percent:0" o:hralign="center" o:hrstd="t" o:hr="t"/>
        </w:pict>
      </w:r>
    </w:p>
    <w:p w14:paraId="4A8ECC53" w14:textId="77777777" w:rsidR="002415EC" w:rsidRDefault="008564B5">
      <w:pPr>
        <w:pStyle w:val="Heading2"/>
      </w:pPr>
      <w:bookmarkStart w:id="77" w:name="quota-management-ioc-sets-the-numbers"/>
      <w:bookmarkEnd w:id="50"/>
      <w:bookmarkEnd w:id="71"/>
      <w:r>
        <w:t>3. Quota Management — IOC Sets the Numbers</w:t>
      </w:r>
    </w:p>
    <w:p w14:paraId="6BC42AB0" w14:textId="77777777" w:rsidR="002415EC" w:rsidRDefault="008564B5">
      <w:pPr>
        <w:pStyle w:val="FirstParagraph"/>
      </w:pPr>
      <w:r>
        <w:t>These questions relate to how the IOC assigns per-category quotas to each NOC and how those quotas flow through the system.</w:t>
      </w:r>
    </w:p>
    <w:p w14:paraId="4B94D5A5" w14:textId="6B8E53A9" w:rsidR="002415EC" w:rsidRDefault="008E5F50">
      <w:r>
        <w:rPr>
          <w:noProof/>
        </w:rPr>
        <w:pict w14:anchorId="64DBF913">
          <v:rect id="_x0000_i1056" alt="" style="width:468pt;height:.05pt;mso-width-percent:0;mso-height-percent:0;mso-width-percent:0;mso-height-percent:0" o:hralign="center" o:hrstd="t" o:hr="t"/>
        </w:pict>
      </w:r>
    </w:p>
    <w:p w14:paraId="77AE1BA7" w14:textId="77777777" w:rsidR="002415EC" w:rsidRDefault="008564B5">
      <w:pPr>
        <w:pStyle w:val="Heading3"/>
      </w:pPr>
      <w:bookmarkStart w:id="78" w:name="X7e6a366bf2c45a8404b3a809a6352abfef41a0a"/>
      <w:r>
        <w:lastRenderedPageBreak/>
        <w:t>3.1 Quota Assignees Beyond NOCs — Who Else Gets Quotas?</w:t>
      </w:r>
    </w:p>
    <w:p w14:paraId="65774109" w14:textId="77777777" w:rsidR="002415EC" w:rsidRDefault="008564B5">
      <w:pPr>
        <w:pStyle w:val="FirstParagraph"/>
      </w:pPr>
      <w:r>
        <w:rPr>
          <w:b/>
          <w:bCs/>
        </w:rPr>
        <w:t>Status:</w:t>
      </w:r>
      <w:r>
        <w:t xml:space="preserve"> PARTIALLY RESOLVED — some edge cases remain</w:t>
      </w:r>
    </w:p>
    <w:p w14:paraId="551F2E69" w14:textId="77777777" w:rsidR="002415EC" w:rsidRDefault="008564B5">
      <w:pPr>
        <w:pStyle w:val="BodyText"/>
      </w:pPr>
      <w:r>
        <w:rPr>
          <w:b/>
          <w:bCs/>
        </w:rPr>
        <w:t>Scenario:</w:t>
      </w:r>
      <w:r>
        <w:t xml:space="preserve"> The IOC imports per-category quota totals for each of the 206 NOCs. But there are other entities that also need media quotas:</w:t>
      </w:r>
    </w:p>
    <w:p w14:paraId="5355C2BD" w14:textId="77777777" w:rsidR="002415EC" w:rsidRDefault="008564B5">
      <w:pPr>
        <w:pStyle w:val="Compact"/>
        <w:numPr>
          <w:ilvl w:val="0"/>
          <w:numId w:val="8"/>
        </w:numPr>
      </w:pPr>
      <w:commentRangeStart w:id="79"/>
      <w:r w:rsidRPr="6E1DD50F">
        <w:rPr>
          <w:b/>
          <w:bCs/>
        </w:rPr>
        <w:t>International Federations (IFs):</w:t>
      </w:r>
      <w:r>
        <w:t xml:space="preserve"> Resolved — IFs have quotas set by the IOC and enter their own fast-track items for OCOG approval</w:t>
      </w:r>
      <w:commentRangeEnd w:id="79"/>
      <w:r>
        <w:rPr>
          <w:rStyle w:val="CommentReference"/>
          <w:sz w:val="24"/>
          <w:szCs w:val="24"/>
        </w:rPr>
        <w:commentReference w:id="79"/>
      </w:r>
      <w:r>
        <w:t xml:space="preserve"> (see R-4 below).</w:t>
      </w:r>
    </w:p>
    <w:p w14:paraId="325A94AA" w14:textId="77777777" w:rsidR="002415EC" w:rsidRDefault="008564B5">
      <w:pPr>
        <w:pStyle w:val="Compact"/>
        <w:numPr>
          <w:ilvl w:val="0"/>
          <w:numId w:val="8"/>
        </w:numPr>
      </w:pPr>
      <w:r>
        <w:rPr>
          <w:b/>
          <w:bCs/>
        </w:rPr>
        <w:t>IOC-Direct organisations (AFP, AP, Reuters, etc.):</w:t>
      </w:r>
      <w:r>
        <w:t xml:space="preserve"> Resolved — managed under a special </w:t>
      </w:r>
      <w:r>
        <w:rPr>
          <w:rStyle w:val="VerbatimChar"/>
        </w:rPr>
        <w:t>IOC_DIRECT</w:t>
      </w:r>
      <w:r>
        <w:t xml:space="preserve"> pseudo-NOC code.</w:t>
      </w:r>
    </w:p>
    <w:p w14:paraId="29B7D202" w14:textId="77777777" w:rsidR="002415EC" w:rsidRDefault="008564B5">
      <w:pPr>
        <w:pStyle w:val="Compact"/>
        <w:numPr>
          <w:ilvl w:val="0"/>
          <w:numId w:val="8"/>
        </w:numPr>
      </w:pPr>
      <w:commentRangeStart w:id="80"/>
      <w:r w:rsidRPr="6E1DD50F">
        <w:rPr>
          <w:b/>
          <w:bCs/>
        </w:rPr>
        <w:t>INOs (International Non-Governmental Organisations):</w:t>
      </w:r>
      <w:r>
        <w:t xml:space="preserve"> Not yet addressed. Do INOs receive media quotas? If so, do they follow the NOC workflow?</w:t>
      </w:r>
      <w:commentRangeEnd w:id="80"/>
      <w:r>
        <w:rPr>
          <w:rStyle w:val="CommentReference"/>
          <w:sz w:val="24"/>
          <w:szCs w:val="24"/>
        </w:rPr>
        <w:commentReference w:id="80"/>
      </w:r>
    </w:p>
    <w:p w14:paraId="19CCDE35" w14:textId="77777777" w:rsidR="002415EC" w:rsidRDefault="008564B5">
      <w:pPr>
        <w:pStyle w:val="Compact"/>
        <w:numPr>
          <w:ilvl w:val="0"/>
          <w:numId w:val="8"/>
        </w:numPr>
      </w:pPr>
      <w:commentRangeStart w:id="81"/>
      <w:commentRangeStart w:id="82"/>
      <w:r w:rsidRPr="6E1DD50F">
        <w:rPr>
          <w:b/>
          <w:bCs/>
        </w:rPr>
        <w:t>Other edge cases:</w:t>
      </w:r>
      <w:r>
        <w:t xml:space="preserve"> Are there any other entities that receive media credential quotas outside the NOC/IF/IOC-Direct model?</w:t>
      </w:r>
      <w:commentRangeEnd w:id="81"/>
      <w:r>
        <w:rPr>
          <w:rStyle w:val="CommentReference"/>
          <w:sz w:val="24"/>
          <w:szCs w:val="24"/>
        </w:rPr>
        <w:commentReference w:id="81"/>
      </w:r>
      <w:commentRangeEnd w:id="82"/>
      <w:r>
        <w:rPr>
          <w:rStyle w:val="CommentReference"/>
          <w:sz w:val="24"/>
          <w:szCs w:val="24"/>
        </w:rPr>
        <w:commentReference w:id="82"/>
      </w:r>
    </w:p>
    <w:p w14:paraId="7AD6DE13" w14:textId="77777777" w:rsidR="002415EC" w:rsidRDefault="008564B5">
      <w:pPr>
        <w:pStyle w:val="FirstParagraph"/>
      </w:pPr>
      <w:r>
        <w:rPr>
          <w:b/>
          <w:bCs/>
        </w:rPr>
        <w:t>Please confirm:</w:t>
      </w:r>
      <w:r>
        <w:t xml:space="preserve"> Are NOCs, IFs, and IOC-Direct the complete list of quota recipients, or are there others?</w:t>
      </w:r>
    </w:p>
    <w:p w14:paraId="0DEF4E4D" w14:textId="77777777" w:rsidR="002415EC" w:rsidRDefault="008564B5">
      <w:pPr>
        <w:pStyle w:val="BodyText"/>
      </w:pPr>
      <w:r>
        <w:rPr>
          <w:b/>
          <w:bCs/>
        </w:rPr>
        <w:t>Roles impacted:</w:t>
      </w:r>
      <w:r>
        <w:t xml:space="preserve"> IOC Admin (assigns quotas), OCOG Admin (approves allocations)</w:t>
      </w:r>
    </w:p>
    <w:p w14:paraId="3DEEC669" w14:textId="4E2C725B" w:rsidR="002415EC" w:rsidRDefault="008E5F50">
      <w:r>
        <w:rPr>
          <w:noProof/>
        </w:rPr>
        <w:pict w14:anchorId="45EFAE6E">
          <v:rect id="_x0000_i1055" alt="" style="width:468pt;height:.05pt;mso-width-percent:0;mso-height-percent:0;mso-width-percent:0;mso-height-percent:0" o:hralign="center" o:hrstd="t" o:hr="t"/>
        </w:pict>
      </w:r>
    </w:p>
    <w:p w14:paraId="732010D1" w14:textId="77777777" w:rsidR="002415EC" w:rsidRDefault="008564B5">
      <w:pPr>
        <w:pStyle w:val="Heading3"/>
      </w:pPr>
      <w:bookmarkStart w:id="83" w:name="Xdfac4d007922eb5a4e34253327679fd8c99261b"/>
      <w:bookmarkEnd w:id="78"/>
      <w:r>
        <w:t>3.2 Quota Ownership — IOC Enters Direct vs. OCOG Re-keys from Spreadsheet [EM 2026-04-02]</w:t>
      </w:r>
    </w:p>
    <w:p w14:paraId="62BD05A2" w14:textId="77777777" w:rsidR="002415EC" w:rsidRDefault="008564B5">
      <w:pPr>
        <w:pStyle w:val="FirstParagraph"/>
      </w:pPr>
      <w:r>
        <w:rPr>
          <w:b/>
          <w:bCs/>
        </w:rPr>
        <w:t>Status:</w:t>
      </w:r>
      <w:r>
        <w:t xml:space="preserve"> </w:t>
      </w:r>
      <w:commentRangeStart w:id="84"/>
      <w:commentRangeStart w:id="85"/>
      <w:r>
        <w:t>RESOLVED — 2026-04-11</w:t>
      </w:r>
      <w:commentRangeEnd w:id="84"/>
      <w:r>
        <w:rPr>
          <w:rStyle w:val="CommentReference"/>
          <w:sz w:val="24"/>
          <w:szCs w:val="24"/>
        </w:rPr>
        <w:commentReference w:id="84"/>
      </w:r>
      <w:commentRangeEnd w:id="85"/>
      <w:r>
        <w:rPr>
          <w:rStyle w:val="CommentReference"/>
          <w:sz w:val="24"/>
          <w:szCs w:val="24"/>
        </w:rPr>
        <w:commentReference w:id="85"/>
      </w:r>
    </w:p>
    <w:p w14:paraId="4755CBC0" w14:textId="77777777" w:rsidR="002415EC" w:rsidRDefault="008564B5">
      <w:pPr>
        <w:pStyle w:val="BodyText"/>
      </w:pPr>
      <w:r>
        <w:rPr>
          <w:b/>
          <w:bCs/>
        </w:rPr>
        <w:t>Resolution:</w:t>
      </w:r>
      <w:r>
        <w:t xml:space="preserve"> - </w:t>
      </w:r>
      <w:r>
        <w:rPr>
          <w:b/>
          <w:bCs/>
        </w:rPr>
        <w:t>Model A confirmed.</w:t>
      </w:r>
      <w:r>
        <w:t xml:space="preserve"> IOC enters per-category quota totals directly into the portal. OCOG does not re-key from a spreadsheet. The quota-entry screen built for IOC Admin stands; no rework required. - </w:t>
      </w:r>
      <w:r>
        <w:rPr>
          <w:b/>
          <w:bCs/>
        </w:rPr>
        <w:t>OCOG approves PbN. IOC watches.</w:t>
      </w:r>
      <w:r>
        <w:t xml:space="preserve"> The OCOG is the single formal approval gate for PbN slot allocations. The IOC has read-only visibility on PbN; there is no IOC approval step in the PbN state machine. This matches what is built. - </w:t>
      </w:r>
      <w:r>
        <w:rPr>
          <w:b/>
          <w:bCs/>
        </w:rPr>
        <w:t>Open wrinkle (holdback caveat):</w:t>
      </w:r>
      <w:r>
        <w:t xml:space="preserve"> IOC may retain some quota quantities outside the system — what IOC enters in the portal may not equal their total allocation across all channels. Whether MRP needs to surface this gap (e.g. a “portal quota vs. total quota” field or informational note) or simply show what IOC entered is a remaining question to clarify with Emma. Not blocking — treat as a display/UX detail to confirm before July quota-entry phase.</w:t>
      </w:r>
    </w:p>
    <w:p w14:paraId="03F5CAB6" w14:textId="77777777" w:rsidR="002415EC" w:rsidRDefault="008564B5">
      <w:pPr>
        <w:pStyle w:val="BodyText"/>
      </w:pPr>
      <w:r>
        <w:rPr>
          <w:b/>
          <w:bCs/>
        </w:rPr>
        <w:t>Scenario:</w:t>
      </w:r>
      <w:r>
        <w:t xml:space="preserve"> The IOC determines per-category quota totals for each of the 206 NOCs. The question is how those numbers get into the portal.</w:t>
      </w:r>
    </w:p>
    <w:p w14:paraId="43613790" w14:textId="77777777" w:rsidR="002415EC" w:rsidRDefault="008564B5">
      <w:pPr>
        <w:pStyle w:val="BodyText"/>
      </w:pPr>
      <w:commentRangeStart w:id="86"/>
      <w:r>
        <w:rPr>
          <w:b/>
          <w:bCs/>
        </w:rPr>
        <w:t>Current design (Model A — what is built and our recommendation):</w:t>
      </w:r>
      <w:r>
        <w:t xml:space="preserve"> 1. The IOC imports or manually enters per-category quota totals directly into the portal. 2. The OCOG reviews and formally approves each NOC’s PbN slot allocations. 3. IOC has read-only visibility on PbN.</w:t>
      </w:r>
      <w:commentRangeEnd w:id="86"/>
      <w:r>
        <w:rPr>
          <w:rStyle w:val="CommentReference"/>
          <w:sz w:val="24"/>
          <w:szCs w:val="24"/>
        </w:rPr>
        <w:commentReference w:id="86"/>
      </w:r>
    </w:p>
    <w:p w14:paraId="6ECD65BC" w14:textId="77777777" w:rsidR="002415EC" w:rsidRDefault="008564B5">
      <w:pPr>
        <w:pStyle w:val="BodyText"/>
      </w:pPr>
      <w:r>
        <w:rPr>
          <w:b/>
          <w:bCs/>
        </w:rPr>
        <w:lastRenderedPageBreak/>
        <w:t>Emma’s preferred approach (Model B — IOC sends spreadsheet, OCOG re-keys):</w:t>
      </w:r>
      <w:r>
        <w:t xml:space="preserve"> 1. The IOC provides quotas externally — via spreadsheet or similar — and the OCOG enters them into the portal on IOC’s behalf. 2. The IOC validates and approves the final PbN from each NOC. 3. Emma’s email: “the Press by Number process is led by the OCOG who release the information to the NOCs, produce the guide, input the quotas in the system.” Comment 151: “OCOG to set NOC category quota as per IOC list. IOC approves the PBN.”</w:t>
      </w:r>
    </w:p>
    <w:p w14:paraId="50B1CC2E" w14:textId="77777777" w:rsidR="002415EC" w:rsidRDefault="008564B5">
      <w:pPr>
        <w:pStyle w:val="BodyText"/>
      </w:pPr>
      <w:r>
        <w:rPr>
          <w:b/>
          <w:bCs/>
        </w:rPr>
        <w:t>Our challenge to Model B:</w:t>
      </w:r>
    </w:p>
    <w:p w14:paraId="6765EACC" w14:textId="77777777" w:rsidR="002415EC" w:rsidRDefault="008564B5">
      <w:pPr>
        <w:pStyle w:val="BodyText"/>
      </w:pPr>
      <w:r>
        <w:t>We would like to understand whether there is a reason IOC cannot enter quotas directly in the portal. Entering quotas directly gives IOC full ownership of the record, a complete audit trail of what was set and when, and eliminates re-keying errors — a 206-NOC quota table entered from a spreadsheet by a third party is a significant source of transcription risk. If IOC can enter them directly, we believe that is the better workflow.</w:t>
      </w:r>
    </w:p>
    <w:p w14:paraId="788F5BEC" w14:textId="77777777" w:rsidR="002415EC" w:rsidRDefault="008564B5">
      <w:pPr>
        <w:pStyle w:val="BodyText"/>
      </w:pPr>
      <w:r>
        <w:t>Model A is already built. We are not asking for confirmation of Model B — we are asking Emma and Martyn to explain whether there is a process or policy reason IOC cannot enter quotas directly, so we can evaluate whether that reason outweighs the accuracy and audit benefits of direct entry.</w:t>
      </w:r>
    </w:p>
    <w:p w14:paraId="77892588" w14:textId="77777777" w:rsidR="002415EC" w:rsidRDefault="008564B5">
      <w:pPr>
        <w:pStyle w:val="BodyText"/>
      </w:pPr>
      <w:r>
        <w:t>If Model B is the confirmed answer, this will require significant rework: the quota-entry screen currently built for IOC Admin would need to be moved to OCOG Admin, and a separate IOC PbN-approval step would need to be added.</w:t>
      </w:r>
    </w:p>
    <w:p w14:paraId="39BD7180" w14:textId="77777777" w:rsidR="002415EC" w:rsidRDefault="008564B5">
      <w:pPr>
        <w:pStyle w:val="BodyText"/>
      </w:pPr>
      <w:r>
        <w:rPr>
          <w:b/>
          <w:bCs/>
        </w:rPr>
        <w:t>Roles impacted:</w:t>
      </w:r>
      <w:r>
        <w:t xml:space="preserve"> IOC Admin (enters quotas, read-only on PbN), OCOG Admin (approves PbN)</w:t>
      </w:r>
    </w:p>
    <w:p w14:paraId="3656B9AB" w14:textId="1A2BDF8F" w:rsidR="002415EC" w:rsidRDefault="008E5F50">
      <w:r>
        <w:rPr>
          <w:noProof/>
        </w:rPr>
        <w:pict w14:anchorId="637F6B0D">
          <v:rect id="_x0000_i1054" alt="" style="width:468pt;height:.05pt;mso-width-percent:0;mso-height-percent:0;mso-width-percent:0;mso-height-percent:0" o:hralign="center" o:hrstd="t" o:hr="t"/>
        </w:pict>
      </w:r>
    </w:p>
    <w:p w14:paraId="3A9BE656" w14:textId="77777777" w:rsidR="002415EC" w:rsidRDefault="008564B5">
      <w:pPr>
        <w:pStyle w:val="Heading2"/>
      </w:pPr>
      <w:bookmarkStart w:id="87" w:name="X81ab3fc25c0a6f6bec610fdfaa5d64991358dbe"/>
      <w:bookmarkEnd w:id="77"/>
      <w:bookmarkEnd w:id="83"/>
      <w:r>
        <w:t>4. Press by Number (PbN) — Allocating Slots to Organisations</w:t>
      </w:r>
    </w:p>
    <w:p w14:paraId="04EBB4FF" w14:textId="77777777" w:rsidR="002415EC" w:rsidRDefault="008564B5">
      <w:pPr>
        <w:pStyle w:val="FirstParagraph"/>
      </w:pPr>
      <w:r>
        <w:t>These questions relate to the process where NOCs assign their IOC-given quotas to specific media organisations, and the OCOG formally approves those allocations.</w:t>
      </w:r>
    </w:p>
    <w:p w14:paraId="45FB0818" w14:textId="202C23E7" w:rsidR="002415EC" w:rsidRDefault="008E5F50">
      <w:r>
        <w:rPr>
          <w:noProof/>
        </w:rPr>
        <w:pict w14:anchorId="62608C5F">
          <v:rect id="_x0000_i1053" alt="" style="width:468pt;height:.05pt;mso-width-percent:0;mso-height-percent:0;mso-width-percent:0;mso-height-percent:0" o:hralign="center" o:hrstd="t" o:hr="t"/>
        </w:pict>
      </w:r>
    </w:p>
    <w:p w14:paraId="3385CE41" w14:textId="77777777" w:rsidR="002415EC" w:rsidRDefault="008564B5">
      <w:pPr>
        <w:pStyle w:val="Heading3"/>
      </w:pPr>
      <w:bookmarkStart w:id="88" w:name="Xc5c411de5e31ce510d2bf7e21c63c15f0e92867"/>
      <w:r>
        <w:t>4.1 NOC E (Press Attaché) — How NOCs Nominate Their Own Staff</w:t>
      </w:r>
    </w:p>
    <w:p w14:paraId="7D0049B2" w14:textId="77777777" w:rsidR="002415EC" w:rsidRDefault="008564B5">
      <w:pPr>
        <w:pStyle w:val="FirstParagraph"/>
      </w:pPr>
      <w:r>
        <w:rPr>
          <w:b/>
          <w:bCs/>
        </w:rPr>
        <w:t>Status:</w:t>
      </w:r>
      <w:r>
        <w:t xml:space="preserve"> PROVISIONAL — design decided, not yet fully built</w:t>
      </w:r>
    </w:p>
    <w:p w14:paraId="49AAE332" w14:textId="77777777" w:rsidR="002415EC" w:rsidRDefault="008564B5">
      <w:pPr>
        <w:pStyle w:val="BodyText"/>
      </w:pPr>
      <w:r>
        <w:rPr>
          <w:b/>
          <w:bCs/>
        </w:rPr>
        <w:t>Scenario:</w:t>
      </w:r>
      <w:r>
        <w:t xml:space="preserve"> Every NOC has communications staff — press officers, spokespeople, media liaisons — who need press accreditation to access the Main Press Centre and press areas. These are not external journalists; they work for the NOC itself. The IOC gives each NOC a separate “NOC E” quota for these staff (typically 2–5 people), calculated separately from the main E-category quotas.</w:t>
      </w:r>
    </w:p>
    <w:p w14:paraId="3E790886" w14:textId="77777777" w:rsidR="002415EC" w:rsidRDefault="008564B5">
      <w:pPr>
        <w:pStyle w:val="BodyText"/>
      </w:pPr>
      <w:r>
        <w:t>These people do not apply through the public EoI form. The NOC nominates them directly.</w:t>
      </w:r>
    </w:p>
    <w:p w14:paraId="7D7868E3" w14:textId="77777777" w:rsidR="002415EC" w:rsidRDefault="008564B5">
      <w:pPr>
        <w:pStyle w:val="BodyText"/>
      </w:pPr>
      <w:commentRangeStart w:id="89"/>
      <w:r>
        <w:rPr>
          <w:b/>
          <w:bCs/>
        </w:rPr>
        <w:lastRenderedPageBreak/>
        <w:t>Our provisional decision:</w:t>
      </w:r>
      <w:r>
        <w:t xml:space="preserve"> The NOC creates a single organisation record representing their own communications team (e.g., “USA NOC Communications Staff”) using the fast-track entry route. During PbN, the NOC allocates NOC E slots to this org, and the OCOG approves the allocation as part of the standard PbN approval process. Individual press attaché names are not collected in MRP — that happens later in ACR (Press by Name, 2027).</w:t>
      </w:r>
      <w:commentRangeEnd w:id="89"/>
      <w:r>
        <w:rPr>
          <w:rStyle w:val="CommentReference"/>
          <w:sz w:val="24"/>
          <w:szCs w:val="24"/>
        </w:rPr>
        <w:commentReference w:id="89"/>
      </w:r>
    </w:p>
    <w:p w14:paraId="7382A554" w14:textId="77777777" w:rsidR="002415EC" w:rsidRDefault="008564B5">
      <w:pPr>
        <w:pStyle w:val="BodyText"/>
      </w:pPr>
      <w:r>
        <w:rPr>
          <w:b/>
          <w:bCs/>
        </w:rPr>
        <w:t>Questions we need answered:</w:t>
      </w:r>
    </w:p>
    <w:p w14:paraId="41560387" w14:textId="3EC638FE" w:rsidR="002415EC" w:rsidRDefault="008564B5">
      <w:pPr>
        <w:pStyle w:val="Compact"/>
        <w:numPr>
          <w:ilvl w:val="0"/>
          <w:numId w:val="9"/>
        </w:numPr>
      </w:pPr>
      <w:commentRangeStart w:id="90"/>
      <w:commentRangeStart w:id="91"/>
      <w:r>
        <w:t>Is the NOC E quota formula-based (</w:t>
      </w:r>
      <w:r w:rsidR="00664468">
        <w:t xml:space="preserve">the delegation size will be known  </w:t>
      </w:r>
      <w:r>
        <w:t>e.g., based on delegation size), or does the IOC set it manually per NOC like other categories?</w:t>
      </w:r>
      <w:commentRangeEnd w:id="90"/>
      <w:r w:rsidR="00652235">
        <w:rPr>
          <w:rStyle w:val="CommentReference"/>
          <w:sz w:val="24"/>
          <w:szCs w:val="24"/>
        </w:rPr>
        <w:commentReference w:id="90"/>
      </w:r>
      <w:commentRangeEnd w:id="91"/>
      <w:r>
        <w:rPr>
          <w:rStyle w:val="CommentReference"/>
          <w:sz w:val="24"/>
          <w:szCs w:val="24"/>
        </w:rPr>
        <w:commentReference w:id="91"/>
      </w:r>
    </w:p>
    <w:p w14:paraId="370C4EE1" w14:textId="77777777" w:rsidR="002415EC" w:rsidRDefault="008564B5">
      <w:pPr>
        <w:pStyle w:val="Compact"/>
        <w:numPr>
          <w:ilvl w:val="0"/>
          <w:numId w:val="9"/>
        </w:numPr>
      </w:pPr>
      <w:commentRangeStart w:id="92"/>
      <w:r>
        <w:t>Are there cases where a NOC needs multiple entries (e.g., “NOC comms team” + “NOC broadcast team”), or is a single “NOC communications staff” org sufficient?</w:t>
      </w:r>
      <w:commentRangeEnd w:id="92"/>
      <w:r>
        <w:rPr>
          <w:rStyle w:val="CommentReference"/>
          <w:sz w:val="24"/>
          <w:szCs w:val="24"/>
        </w:rPr>
        <w:commentReference w:id="92"/>
      </w:r>
    </w:p>
    <w:p w14:paraId="3DBA0333" w14:textId="77777777" w:rsidR="002415EC" w:rsidRDefault="008564B5">
      <w:pPr>
        <w:pStyle w:val="Compact"/>
        <w:numPr>
          <w:ilvl w:val="0"/>
          <w:numId w:val="9"/>
        </w:numPr>
      </w:pPr>
      <w:commentRangeStart w:id="93"/>
      <w:commentRangeStart w:id="94"/>
      <w:commentRangeStart w:id="95"/>
      <w:r>
        <w:t>Does the OCOG or IOC need to see the individual names of press attachés at this stage, or is a slot count sufficient for MRP?</w:t>
      </w:r>
      <w:commentRangeEnd w:id="93"/>
      <w:r>
        <w:rPr>
          <w:rStyle w:val="CommentReference"/>
          <w:sz w:val="24"/>
          <w:szCs w:val="24"/>
        </w:rPr>
        <w:commentReference w:id="93"/>
      </w:r>
      <w:commentRangeEnd w:id="94"/>
      <w:r>
        <w:rPr>
          <w:rStyle w:val="CommentReference"/>
          <w:sz w:val="24"/>
          <w:szCs w:val="24"/>
        </w:rPr>
        <w:commentReference w:id="94"/>
      </w:r>
      <w:commentRangeEnd w:id="95"/>
      <w:r>
        <w:rPr>
          <w:rStyle w:val="CommentReference"/>
          <w:sz w:val="24"/>
          <w:szCs w:val="24"/>
        </w:rPr>
        <w:commentReference w:id="95"/>
      </w:r>
    </w:p>
    <w:p w14:paraId="24CDE9DD" w14:textId="77777777" w:rsidR="002415EC" w:rsidRDefault="008564B5">
      <w:pPr>
        <w:pStyle w:val="FirstParagraph"/>
      </w:pPr>
      <w:r>
        <w:rPr>
          <w:b/>
          <w:bCs/>
        </w:rPr>
        <w:t>Roles impacted:</w:t>
      </w:r>
      <w:r>
        <w:t xml:space="preserve"> NOC Admin (nominates their staff), OCOG Admin (approves PbN allocation), IOC Admin (sets NOC E quota) </w:t>
      </w:r>
      <w:r>
        <w:rPr>
          <w:b/>
          <w:bCs/>
        </w:rPr>
        <w:t>NOC input recommended</w:t>
      </w:r>
      <w:r>
        <w:t xml:space="preserve"> — ask NOC representatives how they currently handle press attaché nominations.</w:t>
      </w:r>
    </w:p>
    <w:p w14:paraId="049F31CB" w14:textId="586A1C2C" w:rsidR="002415EC" w:rsidRDefault="008E5F50">
      <w:r>
        <w:rPr>
          <w:noProof/>
        </w:rPr>
        <w:pict w14:anchorId="7371C63B">
          <v:rect id="_x0000_i1052" alt="" style="width:468pt;height:.05pt;mso-width-percent:0;mso-height-percent:0;mso-width-percent:0;mso-height-percent:0" o:hralign="center" o:hrstd="t" o:hr="t"/>
        </w:pict>
      </w:r>
    </w:p>
    <w:p w14:paraId="5B14B420" w14:textId="77777777" w:rsidR="002415EC" w:rsidRDefault="008564B5">
      <w:pPr>
        <w:pStyle w:val="Heading3"/>
      </w:pPr>
      <w:bookmarkStart w:id="96" w:name="X363bad4c468a01225da7302d51c6c5cd0b96059"/>
      <w:bookmarkEnd w:id="88"/>
      <w:commentRangeStart w:id="97"/>
      <w:r>
        <w:t>4.2 IOC-Direct Organisations — Setup and Workflow [EM 2026-04-02]</w:t>
      </w:r>
      <w:commentRangeEnd w:id="97"/>
      <w:r>
        <w:rPr>
          <w:rStyle w:val="CommentReference"/>
          <w:sz w:val="28"/>
          <w:szCs w:val="28"/>
        </w:rPr>
        <w:commentReference w:id="97"/>
      </w:r>
    </w:p>
    <w:p w14:paraId="6994EDB8" w14:textId="77777777" w:rsidR="002415EC" w:rsidRDefault="008564B5">
      <w:pPr>
        <w:pStyle w:val="FirstParagraph"/>
      </w:pPr>
      <w:r>
        <w:rPr>
          <w:b/>
          <w:bCs/>
        </w:rPr>
        <w:t>Status:</w:t>
      </w:r>
      <w:r>
        <w:t xml:space="preserve"> PROVISIONAL — current design has IOC managing in-app; challenging Emma’s offline preference</w:t>
      </w:r>
    </w:p>
    <w:p w14:paraId="170F2D56" w14:textId="77777777" w:rsidR="002415EC" w:rsidRDefault="008564B5">
      <w:pPr>
        <w:pStyle w:val="BodyText"/>
      </w:pPr>
      <w:r>
        <w:rPr>
          <w:b/>
          <w:bCs/>
        </w:rPr>
        <w:t>Background:</w:t>
      </w:r>
      <w:r>
        <w:t xml:space="preserve"> There are approximately 20 IOC-direct international organisations (AFP, AP, Reuters, Xinhua, etc.) that receive press credentials outside the NOC EoI/PbN track. The portal currently implements a model where the IOC manages these organisations in-app — with an IOC-managed screen for adding/removing orgs and OCOG visibility and approval of IOC-Direct PbN allocations. Emma’s comments (106, 128, 131, 133, 154) suggest an offline model instead: IOC holds the list externally and shares it with the OCOG, who imports or enrolls those orgs directly into the system.</w:t>
      </w:r>
    </w:p>
    <w:p w14:paraId="44417287" w14:textId="77777777" w:rsidR="002415EC" w:rsidRDefault="008564B5">
      <w:pPr>
        <w:pStyle w:val="BodyText"/>
      </w:pPr>
      <w:r>
        <w:rPr>
          <w:b/>
          <w:bCs/>
        </w:rPr>
        <w:t>Our current design (what is built):</w:t>
      </w:r>
    </w:p>
    <w:p w14:paraId="724FDDD1" w14:textId="77777777" w:rsidR="002415EC" w:rsidRDefault="008564B5">
      <w:pPr>
        <w:pStyle w:val="Compact"/>
        <w:numPr>
          <w:ilvl w:val="0"/>
          <w:numId w:val="10"/>
        </w:numPr>
      </w:pPr>
      <w:r>
        <w:t>The IOC manages the ~20 IOC-Direct orgs through a dedicated portal screen — adding, removing, and managing the list entirely within the system.</w:t>
      </w:r>
    </w:p>
    <w:p w14:paraId="0C92FC1A" w14:textId="77777777" w:rsidR="002415EC" w:rsidRDefault="008564B5">
      <w:pPr>
        <w:pStyle w:val="Compact"/>
        <w:numPr>
          <w:ilvl w:val="0"/>
          <w:numId w:val="10"/>
        </w:numPr>
      </w:pPr>
      <w:r>
        <w:t>The OCOG can see IOC-Direct orgs and the associated PbN state machine — the IOC approves, the OCOG enrolls.</w:t>
      </w:r>
    </w:p>
    <w:p w14:paraId="068B0909" w14:textId="77777777" w:rsidR="002415EC" w:rsidRDefault="008564B5">
      <w:pPr>
        <w:pStyle w:val="Compact"/>
        <w:numPr>
          <w:ilvl w:val="0"/>
          <w:numId w:val="10"/>
        </w:numPr>
      </w:pPr>
      <w:r>
        <w:t>Full audit trail: every add, remove, or allocation change is logged with actor and timestamp.</w:t>
      </w:r>
    </w:p>
    <w:p w14:paraId="4BD95077" w14:textId="77777777" w:rsidR="002415EC" w:rsidRDefault="008564B5">
      <w:pPr>
        <w:pStyle w:val="Compact"/>
        <w:numPr>
          <w:ilvl w:val="0"/>
          <w:numId w:val="10"/>
        </w:numPr>
      </w:pPr>
      <w:r>
        <w:t>Real-time OCOG visibility: the OCOG can see the current state of all IOC-Direct org allocations at any point in the process.</w:t>
      </w:r>
    </w:p>
    <w:p w14:paraId="2C7E7487" w14:textId="77777777" w:rsidR="002415EC" w:rsidRDefault="008564B5">
      <w:pPr>
        <w:pStyle w:val="FirstParagraph"/>
      </w:pPr>
      <w:r>
        <w:rPr>
          <w:b/>
          <w:bCs/>
        </w:rPr>
        <w:t>Emma’s preferred approach (offline):</w:t>
      </w:r>
    </w:p>
    <w:p w14:paraId="70728F09" w14:textId="77777777" w:rsidR="002415EC" w:rsidRDefault="008564B5">
      <w:pPr>
        <w:pStyle w:val="Compact"/>
        <w:numPr>
          <w:ilvl w:val="0"/>
          <w:numId w:val="11"/>
        </w:numPr>
      </w:pPr>
      <w:r>
        <w:lastRenderedPageBreak/>
        <w:t>IOC manages the ~20 IOC-Direct org list entirely offline and sends it to the OCOG directly.</w:t>
      </w:r>
    </w:p>
    <w:p w14:paraId="5569101C" w14:textId="77777777" w:rsidR="002415EC" w:rsidRDefault="008564B5">
      <w:pPr>
        <w:pStyle w:val="Compact"/>
        <w:numPr>
          <w:ilvl w:val="0"/>
          <w:numId w:val="11"/>
        </w:numPr>
      </w:pPr>
      <w:r>
        <w:t>No portal-based management screen. The OCOG receives the list and imports or enrolls those orgs.</w:t>
      </w:r>
    </w:p>
    <w:p w14:paraId="5DF44F95" w14:textId="77777777" w:rsidR="002415EC" w:rsidRDefault="008564B5">
      <w:pPr>
        <w:pStyle w:val="Compact"/>
        <w:numPr>
          <w:ilvl w:val="0"/>
          <w:numId w:val="11"/>
        </w:numPr>
      </w:pPr>
      <w:r>
        <w:t>Emma’s comment 154: “No need to approve directly accredited orgs, we will have the pre-determined list.”</w:t>
      </w:r>
    </w:p>
    <w:p w14:paraId="3CCE0083" w14:textId="77777777" w:rsidR="002415EC" w:rsidRDefault="008564B5">
      <w:pPr>
        <w:pStyle w:val="Compact"/>
        <w:numPr>
          <w:ilvl w:val="0"/>
          <w:numId w:val="11"/>
        </w:numPr>
      </w:pPr>
      <w:r>
        <w:t>Domain-blocking feature we built is unnecessary in Emma’s model, as these orgs are well-known and the risk of them accidentally applying via a NOC is low.</w:t>
      </w:r>
    </w:p>
    <w:p w14:paraId="394628D3" w14:textId="77777777" w:rsidR="002415EC" w:rsidRDefault="008564B5">
      <w:pPr>
        <w:pStyle w:val="FirstParagraph"/>
      </w:pPr>
      <w:r>
        <w:rPr>
          <w:b/>
          <w:bCs/>
        </w:rPr>
        <w:t>Our challenge to the offline model:</w:t>
      </w:r>
    </w:p>
    <w:p w14:paraId="39B64E23" w14:textId="77777777" w:rsidR="002415EC" w:rsidRDefault="008564B5">
      <w:pPr>
        <w:pStyle w:val="BodyText"/>
      </w:pPr>
      <w:r>
        <w:t>We would like to understand the reason for keeping this offline. The portal can handle this workflow with full audit trail and OCOG visibility. Is there a policy or process reason IOC-Direct must remain outside the portal? Managing these organisations in the system gives IOC full ownership of the record, eliminates manual handoffs to the OCOG, provides a complete audit trail (who added which org, when, and what allocations they received), and gives the OCOG real-time visibility rather than depending on an emailed list. The current design supports the IOC entering and managing these orgs directly — we think this is the better workflow, and we’d like Emma and Martyn to confirm whether there is a process or policy reason it cannot work this way.</w:t>
      </w:r>
    </w:p>
    <w:p w14:paraId="7C47E98A" w14:textId="77777777" w:rsidR="002415EC" w:rsidRDefault="008564B5">
      <w:pPr>
        <w:pStyle w:val="BodyText"/>
      </w:pPr>
      <w:r>
        <w:rPr>
          <w:b/>
          <w:bCs/>
        </w:rPr>
        <w:t>Terminology [EM 2026-04-02]:</w:t>
      </w:r>
      <w:r>
        <w:t xml:space="preserve"> Per the terminology note above, “Responsible Organisation” (not “sponsoring organisation”) should be used in UI copy relating to IOC-Direct orgs where one organisation acts as the owning body for another.</w:t>
      </w:r>
    </w:p>
    <w:p w14:paraId="14854EEB" w14:textId="77777777" w:rsidR="002415EC" w:rsidRDefault="008564B5">
      <w:pPr>
        <w:pStyle w:val="BodyText"/>
      </w:pPr>
      <w:r>
        <w:rPr>
          <w:b/>
          <w:bCs/>
        </w:rPr>
        <w:t>Open question for April 15/16 meeting:</w:t>
      </w:r>
      <w:r>
        <w:t xml:space="preserve"> Does the OCOG enroll IOC-Direct orgs through MRP or directly in ACR? This needs Martyn’s input regardless of which model is chosen.</w:t>
      </w:r>
    </w:p>
    <w:p w14:paraId="33F02E7B" w14:textId="77777777" w:rsidR="002415EC" w:rsidRDefault="008564B5">
      <w:pPr>
        <w:pStyle w:val="BodyText"/>
      </w:pPr>
      <w:r>
        <w:rPr>
          <w:b/>
          <w:bCs/>
        </w:rPr>
        <w:t>Roles impacted:</w:t>
      </w:r>
      <w:r>
        <w:t xml:space="preserve"> IOC (holds the list, approves), OCOG Admin (enrolls/imports, has OCOG visibility), Martyn/OCOG (defines import mechanism)</w:t>
      </w:r>
    </w:p>
    <w:p w14:paraId="53128261" w14:textId="79C7BA38" w:rsidR="002415EC" w:rsidRDefault="008E5F50">
      <w:r>
        <w:rPr>
          <w:noProof/>
        </w:rPr>
        <w:pict w14:anchorId="09636674">
          <v:rect id="_x0000_i1051" alt="" style="width:468pt;height:.05pt;mso-width-percent:0;mso-height-percent:0;mso-width-percent:0;mso-height-percent:0" o:hralign="center" o:hrstd="t" o:hr="t"/>
        </w:pict>
      </w:r>
    </w:p>
    <w:p w14:paraId="5A737A51" w14:textId="77777777" w:rsidR="002415EC" w:rsidRDefault="008564B5">
      <w:pPr>
        <w:pStyle w:val="Heading3"/>
      </w:pPr>
      <w:bookmarkStart w:id="98" w:name="Xa40a0843dda10ffedf34dacdce1c88d20fdad79"/>
      <w:bookmarkEnd w:id="96"/>
      <w:r>
        <w:t>4.3 After the MRP → ACR Handoff — Where Do Edits Live? (Source of Truth)</w:t>
      </w:r>
    </w:p>
    <w:p w14:paraId="20EFE7D2" w14:textId="77777777" w:rsidR="002415EC" w:rsidRDefault="008564B5">
      <w:pPr>
        <w:pStyle w:val="FirstParagraph"/>
      </w:pPr>
      <w:r>
        <w:rPr>
          <w:b/>
          <w:bCs/>
        </w:rPr>
        <w:t>Status:</w:t>
      </w:r>
      <w:r>
        <w:t xml:space="preserve"> OPEN-BLOCKING — </w:t>
      </w:r>
      <w:r>
        <w:rPr>
          <w:b/>
          <w:bCs/>
        </w:rPr>
        <w:t>P0 for Thursday 2026-04-16.</w:t>
      </w:r>
      <w:r>
        <w:t xml:space="preserve"> Promoted from PROVISIONAL on 2026-04-14 because the Strategic Plan evidence below strongly implies our current implementation (Model A) is wrong, and because this question gates the §4.5 Excel source-of-truth decision, the R-10 ACR adapter contract, and the §2.2 post-export reversal rules. Must be resolved as a single joint discussion with §4.5.</w:t>
      </w:r>
    </w:p>
    <w:p w14:paraId="2CB4FE09" w14:textId="77777777" w:rsidR="002415EC" w:rsidRDefault="008564B5">
      <w:pPr>
        <w:pStyle w:val="BodyText"/>
      </w:pPr>
      <w:r>
        <w:rPr>
          <w:b/>
          <w:bCs/>
        </w:rPr>
        <w:t>The question in one sentence.</w:t>
      </w:r>
      <w:r>
        <w:t xml:space="preserve"> After a NOC’s PbN allocations have been handed off from MRP to ACR, </w:t>
      </w:r>
      <w:r>
        <w:rPr>
          <w:b/>
          <w:bCs/>
        </w:rPr>
        <w:t>where are subsequent changes made</w:t>
      </w:r>
      <w:r>
        <w:t xml:space="preserve"> — in MRP (and re-sent to ACR), directly in ACR, or in both systems kept in sync?</w:t>
      </w:r>
    </w:p>
    <w:p w14:paraId="71F3126C" w14:textId="77777777" w:rsidR="002415EC" w:rsidRDefault="008564B5">
      <w:pPr>
        <w:pStyle w:val="BodyText"/>
      </w:pPr>
      <w:r>
        <w:rPr>
          <w:b/>
          <w:bCs/>
        </w:rPr>
        <w:t>Why this is one question, not several.</w:t>
      </w:r>
      <w:r>
        <w:t xml:space="preserve"> “What happens to the MRP record after export,” “can a NOC still adjust allocations once ACR has them,” “where does the IOC weekly </w:t>
      </w:r>
      <w:r>
        <w:lastRenderedPageBreak/>
        <w:t xml:space="preserve">status report get its data,” and §4.5’s Excel-versus-portal question all collapse into a single decision: </w:t>
      </w:r>
      <w:r>
        <w:rPr>
          <w:b/>
          <w:bCs/>
        </w:rPr>
        <w:t>which system is authoritative after handoff?</w:t>
      </w:r>
      <w:r>
        <w:t xml:space="preserve"> Answering that once settles the rest.</w:t>
      </w:r>
    </w:p>
    <w:p w14:paraId="552A5CFB" w14:textId="77777777" w:rsidR="002415EC" w:rsidRDefault="008564B5">
      <w:pPr>
        <w:pStyle w:val="BodyText"/>
      </w:pPr>
      <w:r>
        <w:rPr>
          <w:b/>
          <w:bCs/>
        </w:rPr>
        <w:t>Concrete examples of changes at stake.</w:t>
      </w:r>
      <w:r>
        <w:t xml:space="preserve"> These are the real-world events that will happen after the PbN → ACR handoff and that need a home:</w:t>
      </w:r>
    </w:p>
    <w:p w14:paraId="17C113F3" w14:textId="77777777" w:rsidR="002415EC" w:rsidRDefault="008564B5">
      <w:pPr>
        <w:pStyle w:val="Compact"/>
        <w:numPr>
          <w:ilvl w:val="0"/>
          <w:numId w:val="12"/>
        </w:numPr>
      </w:pPr>
      <w:r>
        <w:rPr>
          <w:b/>
          <w:bCs/>
        </w:rPr>
        <w:t>IOC-approved quota bump for a NOC</w:t>
      </w:r>
      <w:r>
        <w:t xml:space="preserve"> three weeks after handoff (Strategic Plan §2.2: “Any additions or amendments requested by an NOC or individual must be referred by the OCOG to the IOC Media Operations Department”).</w:t>
      </w:r>
    </w:p>
    <w:p w14:paraId="4033D19B" w14:textId="77777777" w:rsidR="002415EC" w:rsidRDefault="008564B5">
      <w:pPr>
        <w:pStyle w:val="Compact"/>
        <w:numPr>
          <w:ilvl w:val="0"/>
          <w:numId w:val="12"/>
        </w:numPr>
      </w:pPr>
      <w:r>
        <w:rPr>
          <w:b/>
          <w:bCs/>
        </w:rPr>
        <w:t>NOC substitutes one organisation for another</w:t>
      </w:r>
      <w:r>
        <w:t xml:space="preserve"> after PbN acceptance (“Org X is no longer attending — put Org Y in its 2 slots”).</w:t>
      </w:r>
    </w:p>
    <w:p w14:paraId="47083F96" w14:textId="77777777" w:rsidR="002415EC" w:rsidRDefault="008564B5">
      <w:pPr>
        <w:pStyle w:val="Compact"/>
        <w:numPr>
          <w:ilvl w:val="0"/>
          <w:numId w:val="12"/>
        </w:numPr>
      </w:pPr>
      <w:r>
        <w:rPr>
          <w:b/>
          <w:bCs/>
        </w:rPr>
        <w:t>NOC moves slots between categories</w:t>
      </w:r>
      <w:r>
        <w:t xml:space="preserve"> with IOC written approval (Strategic Plan: inter-category reallocations require “written approval from IOC Media Operations”; illegal substitutions like ET→EP may trigger withdrawal of accreditation).</w:t>
      </w:r>
    </w:p>
    <w:p w14:paraId="7EFCE4CD" w14:textId="77777777" w:rsidR="002415EC" w:rsidRDefault="008564B5">
      <w:pPr>
        <w:pStyle w:val="Compact"/>
        <w:numPr>
          <w:ilvl w:val="0"/>
          <w:numId w:val="12"/>
        </w:numPr>
      </w:pPr>
      <w:r>
        <w:rPr>
          <w:b/>
          <w:bCs/>
        </w:rPr>
        <w:t>Weekly IOC status report</w:t>
      </w:r>
      <w:r>
        <w:t xml:space="preserve"> during the PbN period (Strategic Plan §4.1: “LA28 must send weekly status reports to IOC in an IOC-specified format”).</w:t>
      </w:r>
    </w:p>
    <w:p w14:paraId="1ECD4D20" w14:textId="77777777" w:rsidR="002415EC" w:rsidRDefault="008564B5">
      <w:pPr>
        <w:pStyle w:val="Compact"/>
        <w:numPr>
          <w:ilvl w:val="0"/>
          <w:numId w:val="12"/>
        </w:numPr>
      </w:pPr>
      <w:r>
        <w:rPr>
          <w:b/>
          <w:bCs/>
        </w:rPr>
        <w:t>Late additions close to the Games</w:t>
      </w:r>
      <w:r>
        <w:t xml:space="preserve"> (Plan: “The accreditation process will continue up to and during the Games”).</w:t>
      </w:r>
    </w:p>
    <w:p w14:paraId="3BB1DE2E" w14:textId="77777777" w:rsidR="002415EC" w:rsidRDefault="008564B5">
      <w:pPr>
        <w:pStyle w:val="FirstParagraph"/>
      </w:pPr>
      <w:r>
        <w:rPr>
          <w:b/>
          <w:bCs/>
        </w:rPr>
        <w:t>Three possible models.</w:t>
      </w:r>
    </w:p>
    <w:tbl>
      <w:tblPr>
        <w:tblStyle w:val="Table"/>
        <w:tblW w:w="5000" w:type="pct"/>
        <w:tblLayout w:type="fixed"/>
        <w:tblLook w:val="0020" w:firstRow="1" w:lastRow="0" w:firstColumn="0" w:lastColumn="0" w:noHBand="0" w:noVBand="0"/>
      </w:tblPr>
      <w:tblGrid>
        <w:gridCol w:w="2340"/>
        <w:gridCol w:w="2340"/>
        <w:gridCol w:w="2340"/>
        <w:gridCol w:w="2340"/>
      </w:tblGrid>
      <w:tr w:rsidR="002415EC" w14:paraId="7FCFA7B2" w14:textId="77777777" w:rsidTr="002415EC">
        <w:trPr>
          <w:cnfStyle w:val="100000000000" w:firstRow="1" w:lastRow="0" w:firstColumn="0" w:lastColumn="0" w:oddVBand="0" w:evenVBand="0" w:oddHBand="0" w:evenHBand="0" w:firstRowFirstColumn="0" w:firstRowLastColumn="0" w:lastRowFirstColumn="0" w:lastRowLastColumn="0"/>
          <w:tblHeader/>
        </w:trPr>
        <w:tc>
          <w:tcPr>
            <w:tcW w:w="1980" w:type="dxa"/>
          </w:tcPr>
          <w:p w14:paraId="5D379CA5" w14:textId="77777777" w:rsidR="002415EC" w:rsidRDefault="008564B5">
            <w:pPr>
              <w:pStyle w:val="Compact"/>
            </w:pPr>
            <w:r>
              <w:t>Model</w:t>
            </w:r>
          </w:p>
        </w:tc>
        <w:tc>
          <w:tcPr>
            <w:tcW w:w="1980" w:type="dxa"/>
          </w:tcPr>
          <w:p w14:paraId="702470BD" w14:textId="77777777" w:rsidR="002415EC" w:rsidRDefault="008564B5">
            <w:pPr>
              <w:pStyle w:val="Compact"/>
            </w:pPr>
            <w:r>
              <w:t>Where edits happen</w:t>
            </w:r>
          </w:p>
        </w:tc>
        <w:tc>
          <w:tcPr>
            <w:tcW w:w="1980" w:type="dxa"/>
          </w:tcPr>
          <w:p w14:paraId="255596D2" w14:textId="77777777" w:rsidR="002415EC" w:rsidRDefault="008564B5">
            <w:pPr>
              <w:pStyle w:val="Compact"/>
            </w:pPr>
            <w:r>
              <w:t>Where ACR gets its data</w:t>
            </w:r>
          </w:p>
        </w:tc>
        <w:tc>
          <w:tcPr>
            <w:tcW w:w="1980" w:type="dxa"/>
          </w:tcPr>
          <w:p w14:paraId="0049877C" w14:textId="77777777" w:rsidR="002415EC" w:rsidRDefault="008564B5">
            <w:pPr>
              <w:pStyle w:val="Compact"/>
            </w:pPr>
            <w:r>
              <w:t>MRP role after handoff</w:t>
            </w:r>
          </w:p>
        </w:tc>
      </w:tr>
      <w:tr w:rsidR="002415EC" w14:paraId="6B7013A8" w14:textId="77777777">
        <w:tc>
          <w:tcPr>
            <w:tcW w:w="1980" w:type="dxa"/>
          </w:tcPr>
          <w:p w14:paraId="33A6081B" w14:textId="77777777" w:rsidR="002415EC" w:rsidRDefault="008564B5">
            <w:pPr>
              <w:pStyle w:val="Compact"/>
            </w:pPr>
            <w:r>
              <w:rPr>
                <w:b/>
                <w:bCs/>
              </w:rPr>
              <w:t>A — ACR takes over</w:t>
            </w:r>
          </w:p>
        </w:tc>
        <w:tc>
          <w:tcPr>
            <w:tcW w:w="1980" w:type="dxa"/>
          </w:tcPr>
          <w:p w14:paraId="293D6AE4" w14:textId="77777777" w:rsidR="002415EC" w:rsidRDefault="008564B5">
            <w:pPr>
              <w:pStyle w:val="Compact"/>
            </w:pPr>
            <w:r>
              <w:t>Directly in ACR</w:t>
            </w:r>
          </w:p>
        </w:tc>
        <w:tc>
          <w:tcPr>
            <w:tcW w:w="1980" w:type="dxa"/>
          </w:tcPr>
          <w:p w14:paraId="2B869C46" w14:textId="77777777" w:rsidR="002415EC" w:rsidRDefault="008564B5">
            <w:pPr>
              <w:pStyle w:val="Compact"/>
            </w:pPr>
            <w:r>
              <w:t>From ACR itself</w:t>
            </w:r>
          </w:p>
        </w:tc>
        <w:tc>
          <w:tcPr>
            <w:tcW w:w="1980" w:type="dxa"/>
          </w:tcPr>
          <w:p w14:paraId="750D588E" w14:textId="77777777" w:rsidR="002415EC" w:rsidRDefault="008564B5">
            <w:pPr>
              <w:pStyle w:val="Compact"/>
            </w:pPr>
            <w:r>
              <w:t>Frozen historical record</w:t>
            </w:r>
          </w:p>
        </w:tc>
      </w:tr>
      <w:tr w:rsidR="002415EC" w14:paraId="70F50CFD" w14:textId="77777777">
        <w:tc>
          <w:tcPr>
            <w:tcW w:w="1980" w:type="dxa"/>
          </w:tcPr>
          <w:p w14:paraId="3AF2BBAA" w14:textId="77777777" w:rsidR="002415EC" w:rsidRDefault="008564B5">
            <w:pPr>
              <w:pStyle w:val="Compact"/>
            </w:pPr>
            <w:r>
              <w:rPr>
                <w:b/>
                <w:bCs/>
              </w:rPr>
              <w:t>B — MRP stays authoritative, pushes to ACR</w:t>
            </w:r>
          </w:p>
        </w:tc>
        <w:tc>
          <w:tcPr>
            <w:tcW w:w="1980" w:type="dxa"/>
          </w:tcPr>
          <w:p w14:paraId="13DB7DB1" w14:textId="77777777" w:rsidR="002415EC" w:rsidRDefault="008564B5">
            <w:pPr>
              <w:pStyle w:val="Compact"/>
            </w:pPr>
            <w:r>
              <w:t>In MRP</w:t>
            </w:r>
          </w:p>
        </w:tc>
        <w:tc>
          <w:tcPr>
            <w:tcW w:w="1980" w:type="dxa"/>
          </w:tcPr>
          <w:p w14:paraId="52BBA898" w14:textId="77777777" w:rsidR="002415EC" w:rsidRDefault="008564B5">
            <w:pPr>
              <w:pStyle w:val="Compact"/>
            </w:pPr>
            <w:r>
              <w:t>Re-sent from MRP to ACR on each change</w:t>
            </w:r>
          </w:p>
        </w:tc>
        <w:tc>
          <w:tcPr>
            <w:tcW w:w="1980" w:type="dxa"/>
          </w:tcPr>
          <w:p w14:paraId="3674D2BC" w14:textId="77777777" w:rsidR="002415EC" w:rsidRDefault="008564B5">
            <w:pPr>
              <w:pStyle w:val="Compact"/>
            </w:pPr>
            <w:r>
              <w:t>Source of truth through the Games</w:t>
            </w:r>
          </w:p>
        </w:tc>
      </w:tr>
      <w:tr w:rsidR="002415EC" w14:paraId="4C9E9015" w14:textId="77777777">
        <w:tc>
          <w:tcPr>
            <w:tcW w:w="1980" w:type="dxa"/>
          </w:tcPr>
          <w:p w14:paraId="14EBE6E0" w14:textId="77777777" w:rsidR="002415EC" w:rsidRDefault="008564B5">
            <w:pPr>
              <w:pStyle w:val="Compact"/>
            </w:pPr>
            <w:r>
              <w:rPr>
                <w:b/>
                <w:bCs/>
              </w:rPr>
              <w:t>C — Bidirectional sync</w:t>
            </w:r>
          </w:p>
        </w:tc>
        <w:tc>
          <w:tcPr>
            <w:tcW w:w="1980" w:type="dxa"/>
          </w:tcPr>
          <w:p w14:paraId="5C1E0A13" w14:textId="77777777" w:rsidR="002415EC" w:rsidRDefault="008564B5">
            <w:pPr>
              <w:pStyle w:val="Compact"/>
            </w:pPr>
            <w:r>
              <w:t>Either system</w:t>
            </w:r>
          </w:p>
        </w:tc>
        <w:tc>
          <w:tcPr>
            <w:tcW w:w="1980" w:type="dxa"/>
          </w:tcPr>
          <w:p w14:paraId="3ECD8D86" w14:textId="77777777" w:rsidR="002415EC" w:rsidRDefault="008564B5">
            <w:pPr>
              <w:pStyle w:val="Compact"/>
            </w:pPr>
            <w:r>
              <w:t>Kept in sync by a sync layer</w:t>
            </w:r>
          </w:p>
        </w:tc>
        <w:tc>
          <w:tcPr>
            <w:tcW w:w="1980" w:type="dxa"/>
          </w:tcPr>
          <w:p w14:paraId="54206400" w14:textId="77777777" w:rsidR="002415EC" w:rsidRDefault="008564B5">
            <w:pPr>
              <w:pStyle w:val="Compact"/>
            </w:pPr>
            <w:r>
              <w:t>Shared authority with conflict-resolution rules</w:t>
            </w:r>
          </w:p>
        </w:tc>
      </w:tr>
    </w:tbl>
    <w:p w14:paraId="040EFF16" w14:textId="77777777" w:rsidR="002415EC" w:rsidRDefault="008564B5">
      <w:pPr>
        <w:pStyle w:val="BodyText"/>
      </w:pPr>
      <w:r>
        <w:rPr>
          <w:b/>
          <w:bCs/>
        </w:rPr>
        <w:t>Our current implementation.</w:t>
      </w:r>
      <w:r>
        <w:t xml:space="preserve"> Model A. Once PbN reaches the </w:t>
      </w:r>
      <w:r>
        <w:rPr>
          <w:rStyle w:val="VerbatimChar"/>
        </w:rPr>
        <w:t>sent_to_acr</w:t>
      </w:r>
      <w:r>
        <w:t xml:space="preserve"> state (</w:t>
      </w:r>
      <w:r>
        <w:rPr>
          <w:rStyle w:val="VerbatimChar"/>
        </w:rPr>
        <w:t>src/db/schema.ts</w:t>
      </w:r>
      <w:r>
        <w:t xml:space="preserve"> PbN state machine; see MRP-FR-FR-016 in </w:t>
      </w:r>
      <w:r>
        <w:rPr>
          <w:rStyle w:val="VerbatimChar"/>
        </w:rPr>
        <w:t>docs/MRP-rq.md</w:t>
      </w:r>
      <w:r>
        <w:t>), MRP locks the record — there is no in-app mechanism to amend. Any downstream adjustment would happen in ACR, outside MRP’s view.</w:t>
      </w:r>
    </w:p>
    <w:p w14:paraId="57A5936A" w14:textId="77777777" w:rsidR="002415EC" w:rsidRDefault="008564B5">
      <w:pPr>
        <w:pStyle w:val="BodyText"/>
      </w:pPr>
      <w:r>
        <w:rPr>
          <w:b/>
          <w:bCs/>
        </w:rPr>
        <w:t>What the Strategic Plan suggests.</w:t>
      </w:r>
      <w:r>
        <w:t xml:space="preserve"> Model A is almost certainly wrong:</w:t>
      </w:r>
    </w:p>
    <w:p w14:paraId="7208ED1E" w14:textId="77777777" w:rsidR="002415EC" w:rsidRDefault="008564B5">
      <w:pPr>
        <w:pStyle w:val="Compact"/>
        <w:numPr>
          <w:ilvl w:val="0"/>
          <w:numId w:val="13"/>
        </w:numPr>
      </w:pPr>
      <w:r>
        <w:t>“</w:t>
      </w:r>
      <w:r>
        <w:rPr>
          <w:b/>
          <w:bCs/>
        </w:rPr>
        <w:t>The accreditation process will continue up to and during the Games.</w:t>
      </w:r>
      <w:r>
        <w:t>” → continuous change is expected.</w:t>
      </w:r>
    </w:p>
    <w:p w14:paraId="2333F96A" w14:textId="77777777" w:rsidR="002415EC" w:rsidRDefault="008564B5">
      <w:pPr>
        <w:pStyle w:val="Compact"/>
        <w:numPr>
          <w:ilvl w:val="0"/>
          <w:numId w:val="13"/>
        </w:numPr>
      </w:pPr>
      <w:r>
        <w:t>Weekly IOC status reports during PbN → MRP needs live working data past “sent to ACR.”</w:t>
      </w:r>
    </w:p>
    <w:p w14:paraId="59856A86" w14:textId="77777777" w:rsidR="002415EC" w:rsidRDefault="008564B5">
      <w:pPr>
        <w:pStyle w:val="Compact"/>
        <w:numPr>
          <w:ilvl w:val="0"/>
          <w:numId w:val="13"/>
        </w:numPr>
      </w:pPr>
      <w:r>
        <w:lastRenderedPageBreak/>
        <w:t>Inter-category reallocation and amendment flows are described as MRP-adjacent (OCOG → IOC), not ACR-only.</w:t>
      </w:r>
    </w:p>
    <w:p w14:paraId="1C42DD45" w14:textId="77777777" w:rsidR="002415EC" w:rsidRDefault="008564B5">
      <w:pPr>
        <w:pStyle w:val="FirstParagraph"/>
      </w:pPr>
      <w:r>
        <w:rPr>
          <w:b/>
          <w:bCs/>
        </w:rPr>
        <w:t>Relationship to §4.5 (Excel source of truth).</w:t>
      </w:r>
      <w:r>
        <w:t xml:space="preserve"> §4.5 asks the same question from the NOC side — if USOPC works in Excel, what wins when Excel and MRP disagree? Whatever is decided in 4.3 must be consistent with whatever is decided in 4.5. These should be a single Thursday discussion, not two.</w:t>
      </w:r>
    </w:p>
    <w:p w14:paraId="64307953" w14:textId="77777777" w:rsidR="002415EC" w:rsidRDefault="008564B5">
      <w:pPr>
        <w:pStyle w:val="BodyText"/>
      </w:pPr>
      <w:r>
        <w:rPr>
          <w:b/>
          <w:bCs/>
        </w:rPr>
        <w:t>What we need from Emma and Martyn on Thursday:</w:t>
      </w:r>
    </w:p>
    <w:p w14:paraId="751D05CF" w14:textId="77777777" w:rsidR="002415EC" w:rsidRDefault="008564B5">
      <w:pPr>
        <w:pStyle w:val="Compact"/>
        <w:numPr>
          <w:ilvl w:val="0"/>
          <w:numId w:val="14"/>
        </w:numPr>
      </w:pPr>
      <w:r>
        <w:rPr>
          <w:b/>
          <w:bCs/>
        </w:rPr>
        <w:t>Pick a model (A, B, or C)</w:t>
      </w:r>
      <w:r>
        <w:t xml:space="preserve"> — or describe the model IOC actually uses today, if different.</w:t>
      </w:r>
    </w:p>
    <w:p w14:paraId="435C1866" w14:textId="77777777" w:rsidR="002415EC" w:rsidRDefault="008564B5">
      <w:pPr>
        <w:pStyle w:val="Compact"/>
        <w:numPr>
          <w:ilvl w:val="0"/>
          <w:numId w:val="14"/>
        </w:numPr>
      </w:pPr>
      <w:r>
        <w:rPr>
          <w:b/>
          <w:bCs/>
        </w:rPr>
        <w:t>Draw the authoritative-system boundary.</w:t>
      </w:r>
      <w:r>
        <w:t xml:space="preserve"> For the chosen model, specify which data classes are MRP-authoritative, which are ACR-authoritative, and which are shared.</w:t>
      </w:r>
    </w:p>
    <w:p w14:paraId="6B9F23C4" w14:textId="77777777" w:rsidR="002415EC" w:rsidRDefault="008564B5">
      <w:pPr>
        <w:pStyle w:val="Compact"/>
        <w:numPr>
          <w:ilvl w:val="0"/>
          <w:numId w:val="14"/>
        </w:numPr>
      </w:pPr>
      <w:r>
        <w:rPr>
          <w:b/>
          <w:bCs/>
        </w:rPr>
        <w:t>Amendment routing.</w:t>
      </w:r>
      <w:r>
        <w:t xml:space="preserve"> For changes that require IOC written approval (reallocations, amendments, late adds), does that approval flow through MRP, through ACR, or out-of-band (email)?</w:t>
      </w:r>
    </w:p>
    <w:p w14:paraId="2B387CD5" w14:textId="77777777" w:rsidR="002415EC" w:rsidRDefault="008564B5">
      <w:pPr>
        <w:pStyle w:val="Compact"/>
        <w:numPr>
          <w:ilvl w:val="0"/>
          <w:numId w:val="14"/>
        </w:numPr>
      </w:pPr>
      <w:r>
        <w:rPr>
          <w:b/>
          <w:bCs/>
        </w:rPr>
        <w:t>Weekly IOC status report.</w:t>
      </w:r>
      <w:r>
        <w:t xml:space="preserve"> Is the report generated from MRP, from ACR, or from the IOC Master DB? If MRP, confirm MRP must remain live through the Games.</w:t>
      </w:r>
    </w:p>
    <w:p w14:paraId="2E37EB8D" w14:textId="77777777" w:rsidR="002415EC" w:rsidRDefault="008564B5">
      <w:pPr>
        <w:pStyle w:val="FirstParagraph"/>
      </w:pPr>
      <w:r>
        <w:rPr>
          <w:b/>
          <w:bCs/>
        </w:rPr>
        <w:t>Impact of each answer on our code.</w:t>
      </w:r>
    </w:p>
    <w:p w14:paraId="2B60C7FD" w14:textId="77777777" w:rsidR="002415EC" w:rsidRDefault="008564B5">
      <w:pPr>
        <w:pStyle w:val="Compact"/>
        <w:numPr>
          <w:ilvl w:val="0"/>
          <w:numId w:val="15"/>
        </w:numPr>
      </w:pPr>
      <w:r>
        <w:rPr>
          <w:b/>
          <w:bCs/>
        </w:rPr>
        <w:t>Model A chosen:</w:t>
      </w:r>
      <w:r>
        <w:t xml:space="preserve"> Current implementation stands. We produce a “what happens next” document for NOCs and OCOG explaining when to log into ACR vs MRP. Low additional effort.</w:t>
      </w:r>
    </w:p>
    <w:p w14:paraId="48F3B57A" w14:textId="77777777" w:rsidR="002415EC" w:rsidRDefault="008564B5">
      <w:pPr>
        <w:pStyle w:val="Compact"/>
        <w:numPr>
          <w:ilvl w:val="0"/>
          <w:numId w:val="15"/>
        </w:numPr>
      </w:pPr>
      <w:r>
        <w:rPr>
          <w:b/>
          <w:bCs/>
        </w:rPr>
        <w:t>Model B chosen:</w:t>
      </w:r>
      <w:r>
        <w:t xml:space="preserve"> We must rework the </w:t>
      </w:r>
      <w:r>
        <w:rPr>
          <w:rStyle w:val="VerbatimChar"/>
        </w:rPr>
        <w:t>sent_to_acr</w:t>
      </w:r>
      <w:r>
        <w:t xml:space="preserve"> terminal state into an ongoing-sync state, reopen MRP-FR-FR-016 and MRP-FR-FR-017, revisit §2.2 reversal rules, and tighten the R-10 adapter contract for incremental push. Estimated 2–3 weeks.</w:t>
      </w:r>
    </w:p>
    <w:p w14:paraId="3E775978" w14:textId="77777777" w:rsidR="002415EC" w:rsidRDefault="008564B5">
      <w:pPr>
        <w:pStyle w:val="Compact"/>
        <w:numPr>
          <w:ilvl w:val="0"/>
          <w:numId w:val="15"/>
        </w:numPr>
      </w:pPr>
      <w:r>
        <w:rPr>
          <w:b/>
          <w:bCs/>
        </w:rPr>
        <w:t>Model C chosen:</w:t>
      </w:r>
      <w:r>
        <w:t xml:space="preserve"> Largest change — needs conflict-resolution rules, bidirectional change feeds, and a per-field ownership matrix. Should not be attempted without a clear spec from IOC/ACR.</w:t>
      </w:r>
    </w:p>
    <w:p w14:paraId="7D52998C" w14:textId="77777777" w:rsidR="002415EC" w:rsidRDefault="008564B5">
      <w:pPr>
        <w:pStyle w:val="FirstParagraph"/>
      </w:pPr>
      <w:r>
        <w:rPr>
          <w:b/>
          <w:bCs/>
        </w:rPr>
        <w:t>Roles impacted:</w:t>
      </w:r>
      <w:r>
        <w:t xml:space="preserve"> NOC Admin (where they go to change allocations after handoff), OCOG Admin (where they adjust allocations and generate reports), IOC Admin (where they approve amendments), ACR team (API contract shape depends on the answer).</w:t>
      </w:r>
    </w:p>
    <w:p w14:paraId="62486C05" w14:textId="7E3FE84E" w:rsidR="002415EC" w:rsidRDefault="008E5F50">
      <w:r>
        <w:rPr>
          <w:noProof/>
        </w:rPr>
        <w:pict w14:anchorId="01DDBE21">
          <v:rect id="_x0000_i1050" alt="" style="width:468pt;height:.05pt;mso-width-percent:0;mso-height-percent:0;mso-width-percent:0;mso-height-percent:0" o:hralign="center" o:hrstd="t" o:hr="t"/>
        </w:pict>
      </w:r>
    </w:p>
    <w:p w14:paraId="1598EAF0" w14:textId="77777777" w:rsidR="002415EC" w:rsidRDefault="008564B5">
      <w:pPr>
        <w:pStyle w:val="Heading3"/>
      </w:pPr>
      <w:bookmarkStart w:id="99" w:name="X7681e11569f470ecd77884bcd4a2279e38a12ae"/>
      <w:bookmarkEnd w:id="98"/>
      <w:r>
        <w:t>4.4 NOC Direct-Entry into PbN — No EoI Required [EM 2026-04-02]</w:t>
      </w:r>
    </w:p>
    <w:p w14:paraId="3F933B02" w14:textId="77777777" w:rsidR="002415EC" w:rsidRDefault="008564B5">
      <w:pPr>
        <w:pStyle w:val="FirstParagraph"/>
      </w:pPr>
      <w:r>
        <w:rPr>
          <w:b/>
          <w:bCs/>
        </w:rPr>
        <w:t>Status:</w:t>
      </w:r>
      <w:r>
        <w:t xml:space="preserve"> CONFIRMED FEATURE — being built</w:t>
      </w:r>
    </w:p>
    <w:p w14:paraId="426FFB74" w14:textId="77777777" w:rsidR="002415EC" w:rsidRDefault="008564B5">
      <w:pPr>
        <w:pStyle w:val="BodyText"/>
      </w:pPr>
      <w:r>
        <w:rPr>
          <w:b/>
          <w:bCs/>
        </w:rPr>
        <w:t>Scenario:</w:t>
      </w:r>
      <w:r>
        <w:t xml:space="preserve"> Emma’s comments (96, 98) and her email describe a pattern that will be supported: some NOCs will not use the EoI form at all and will want to enter organisations directly into their PbN allocation table without any prior EoI record. Emma notes (Comment 98): “There will be press orgs who will not have submitted an EoI that will need </w:t>
      </w:r>
      <w:r>
        <w:lastRenderedPageBreak/>
        <w:t>to be entered in the PbN stage directly by the NOC.” Her email adds: “some might not use the EoI form, some might enter information directly in the Press by Number form.”</w:t>
      </w:r>
    </w:p>
    <w:p w14:paraId="70D22247" w14:textId="77777777" w:rsidR="002415EC" w:rsidRDefault="008564B5">
      <w:pPr>
        <w:pStyle w:val="BodyText"/>
      </w:pPr>
      <w:r>
        <w:rPr>
          <w:b/>
          <w:bCs/>
        </w:rPr>
        <w:t>Concrete example:</w:t>
      </w:r>
      <w:r>
        <w:t xml:space="preserve"> The NOC press officer for a large European territory knows their national broadcaster will receive PbN slots — they have at every Games for the past 20 years. They never asked the broadcaster to fill out an EoI form. At PbN time, they add them directly to the allocation table. No EoI record is created.</w:t>
      </w:r>
    </w:p>
    <w:p w14:paraId="353B9ADA" w14:textId="77777777" w:rsidR="002415EC" w:rsidRDefault="008564B5">
      <w:pPr>
        <w:pStyle w:val="BodyText"/>
      </w:pPr>
      <w:r>
        <w:rPr>
          <w:b/>
          <w:bCs/>
        </w:rPr>
        <w:t>Confirmed design — direct PbN addition:</w:t>
      </w:r>
    </w:p>
    <w:p w14:paraId="76C84C56" w14:textId="77777777" w:rsidR="002415EC" w:rsidRDefault="008564B5">
      <w:pPr>
        <w:pStyle w:val="BodyText"/>
      </w:pPr>
      <w:r>
        <w:t>NOC admins will be able to add a new org row directly in the PbN allocation table with no EoI record required. A simple inline form captures the minimum needed to create the org record and add it to the allocation in one step: org name, type, country, and category. The OCOG sees the org in their PbN review and approves (or questions) it there — the same approval flow as any other PbN entry. The OCOG will be able to see which PbN entries had a corresponding EoI record and which were added directly, providing audit visibility without creating a bureaucratic barrier for NOC press officers.</w:t>
      </w:r>
    </w:p>
    <w:p w14:paraId="2976901A" w14:textId="77777777" w:rsidR="002415EC" w:rsidRDefault="008564B5">
      <w:pPr>
        <w:pStyle w:val="BodyText"/>
      </w:pPr>
      <w:r>
        <w:t>The quota cap still applies: NOCs cannot add direct-entry orgs past their per-category total. This hard cap is enforced regardless of entry route.</w:t>
      </w:r>
    </w:p>
    <w:p w14:paraId="1EB434B7" w14:textId="77777777" w:rsidR="002415EC" w:rsidRDefault="008564B5">
      <w:pPr>
        <w:pStyle w:val="BodyText"/>
      </w:pPr>
      <w:r>
        <w:rPr>
          <w:b/>
          <w:bCs/>
        </w:rPr>
        <w:t>Note on IFs:</w:t>
      </w:r>
      <w:r>
        <w:t xml:space="preserve"> This direct PbN entry mechanism also solves the small-IF workflow (see R-4 and the note below).</w:t>
      </w:r>
    </w:p>
    <w:p w14:paraId="27476FD5" w14:textId="77777777" w:rsidR="002415EC" w:rsidRDefault="008564B5">
      <w:pPr>
        <w:pStyle w:val="BodyText"/>
      </w:pPr>
      <w:r>
        <w:rPr>
          <w:b/>
          <w:bCs/>
        </w:rPr>
        <w:t>Questions for confirmation:</w:t>
      </w:r>
      <w:r>
        <w:t xml:space="preserve"> 1. Please confirm the OCOG is comfortable with orgs appearing in PbN without an EoI trail, provided they can see the distinction. 2. Please confirm the hard quota cap applies equally to direct-entry orgs.</w:t>
      </w:r>
    </w:p>
    <w:p w14:paraId="2DB29408" w14:textId="77777777" w:rsidR="002415EC" w:rsidRDefault="008564B5">
      <w:pPr>
        <w:pStyle w:val="BodyText"/>
      </w:pPr>
      <w:r>
        <w:rPr>
          <w:b/>
          <w:bCs/>
        </w:rPr>
        <w:t>Roles impacted:</w:t>
      </w:r>
      <w:r>
        <w:t xml:space="preserve"> NOC Admin (primary — uses direct entry), OCOG Admin (sees and approves PbN result), IOC Admin (audit visibility) </w:t>
      </w:r>
      <w:r>
        <w:rPr>
          <w:b/>
          <w:bCs/>
        </w:rPr>
        <w:t>NOC input recommended</w:t>
      </w:r>
      <w:r>
        <w:t xml:space="preserve"> — ask a NOC press officer whether the inline form approach (org name, type, country, category in one step) is simple enough for busy press officers.</w:t>
      </w:r>
    </w:p>
    <w:p w14:paraId="4101652C" w14:textId="74C0032D" w:rsidR="002415EC" w:rsidRDefault="008E5F50">
      <w:r>
        <w:rPr>
          <w:noProof/>
        </w:rPr>
        <w:pict w14:anchorId="45913002">
          <v:rect id="_x0000_i1049" alt="" style="width:468pt;height:.05pt;mso-width-percent:0;mso-height-percent:0;mso-width-percent:0;mso-height-percent:0" o:hralign="center" o:hrstd="t" o:hr="t"/>
        </w:pict>
      </w:r>
    </w:p>
    <w:p w14:paraId="57125395" w14:textId="77777777" w:rsidR="002415EC" w:rsidRDefault="008564B5">
      <w:pPr>
        <w:pStyle w:val="Heading3"/>
      </w:pPr>
      <w:bookmarkStart w:id="100" w:name="X29a9e3a620fc863025f6493a2e31d1f53e08736"/>
      <w:bookmarkEnd w:id="99"/>
      <w:r>
        <w:t>4.5 PbN Excel Import/Sync — Reconciling Offline Excel Workflow with the Portal [EM 2026-04-13]</w:t>
      </w:r>
    </w:p>
    <w:p w14:paraId="6D2FAF3E" w14:textId="77777777" w:rsidR="002415EC" w:rsidRDefault="008564B5">
      <w:pPr>
        <w:pStyle w:val="FirstParagraph"/>
      </w:pPr>
      <w:r>
        <w:rPr>
          <w:b/>
          <w:bCs/>
        </w:rPr>
        <w:t>Status:</w:t>
      </w:r>
      <w:r>
        <w:t xml:space="preserve"> OPEN — Emma’s 2026-04-13 email raised this; needs discovery on the business flow before design.</w:t>
      </w:r>
    </w:p>
    <w:p w14:paraId="05BBE144" w14:textId="77777777" w:rsidR="002415EC" w:rsidRDefault="008564B5">
      <w:pPr>
        <w:pStyle w:val="BodyText"/>
      </w:pPr>
      <w:r>
        <w:rPr>
          <w:b/>
          <w:bCs/>
        </w:rPr>
        <w:t>Scenario:</w:t>
      </w:r>
      <w:r>
        <w:t xml:space="preserve"> Emma’s 2026-04-13 feedback notes that “working out these quotas may take some time for the big NOCs such as the USOPC. They will have around 500 accreditations to grant in E, Es, EP, Eps etc categories and need to look at all the applications once the EoI is over. I know that the USOPC does this allocation offline via an Excel spreadsheet as he said that it was easier for him to manage.”</w:t>
      </w:r>
    </w:p>
    <w:p w14:paraId="336BF78B" w14:textId="77777777" w:rsidR="002415EC" w:rsidRDefault="008564B5">
      <w:pPr>
        <w:pStyle w:val="BodyText"/>
      </w:pPr>
      <w:r>
        <w:lastRenderedPageBreak/>
        <w:t>The IOC’s own working document for Paris 2024 (</w:t>
      </w:r>
      <w:r>
        <w:rPr>
          <w:rStyle w:val="VerbatimChar"/>
        </w:rPr>
        <w:t>46_IOC Master Allocation Table Paris 10.6.24.xlsb</w:t>
      </w:r>
      <w:r>
        <w:t>) is a sophisticated multi-tab spreadsheet that appears to be the structural backbone of the accreditation process — the Strategic Plan (§4.1) refers to it as the “IOC Master E Accreditation tracking database.” It has per-NOC rows × 9 categories × 5 revision snapshots with per-revision comments. This is almost certainly the same shape USOPC uses offline for their ~500-row allocation.</w:t>
      </w:r>
    </w:p>
    <w:p w14:paraId="1217115A" w14:textId="77777777" w:rsidR="002415EC" w:rsidRDefault="008564B5">
      <w:pPr>
        <w:pStyle w:val="BodyText"/>
      </w:pPr>
      <w:r>
        <w:t>Ken’s initial response (2026-04-13): “I don’t want to rebuild Excel in a web page (that’s a losing battle), but do think we want to balance that with having a single source of truth. I can look into having the excel file be hosted on Microsoft and having it continually update the app database (and maybe meet both objectives — flexibility of excel but one source of truth).”</w:t>
      </w:r>
    </w:p>
    <w:p w14:paraId="58DBBFCB" w14:textId="77777777" w:rsidR="002415EC" w:rsidRDefault="008564B5">
      <w:pPr>
        <w:pStyle w:val="BodyText"/>
      </w:pPr>
      <w:r>
        <w:rPr>
          <w:b/>
          <w:bCs/>
        </w:rPr>
        <w:t>This question is about understanding the business flow, not locking down the technical implementation.</w:t>
      </w:r>
      <w:r>
        <w:t xml:space="preserve"> The answers to the questions below shape whether we build an import feature, an export feature, both, or something more integrated (Microsoft-hosted Excel ↔ DB sync).</w:t>
      </w:r>
    </w:p>
    <w:p w14:paraId="25776EF4" w14:textId="77777777" w:rsidR="002415EC" w:rsidRDefault="008564B5">
      <w:pPr>
        <w:pStyle w:val="BodyText"/>
      </w:pPr>
      <w:r>
        <w:rPr>
          <w:b/>
          <w:bCs/>
        </w:rPr>
        <w:t>Questions we need answered:</w:t>
      </w:r>
    </w:p>
    <w:p w14:paraId="7B3A7E74" w14:textId="77777777" w:rsidR="002415EC" w:rsidRDefault="008564B5">
      <w:pPr>
        <w:numPr>
          <w:ilvl w:val="0"/>
          <w:numId w:val="16"/>
        </w:numPr>
      </w:pPr>
      <w:r>
        <w:rPr>
          <w:b/>
          <w:bCs/>
        </w:rPr>
        <w:t>What does “manage PbN in Excel” actually mean for the USOPC (and similar large NOCs)?</w:t>
      </w:r>
    </w:p>
    <w:p w14:paraId="331F4E82" w14:textId="77777777" w:rsidR="002415EC" w:rsidRDefault="008564B5">
      <w:pPr>
        <w:pStyle w:val="Compact"/>
        <w:numPr>
          <w:ilvl w:val="1"/>
          <w:numId w:val="17"/>
        </w:numPr>
      </w:pPr>
      <w:r>
        <w:t>Do they receive a pre-populated template from the IOC/LA28 (mirroring the Paris Tab 1 shape) and fill it in?</w:t>
      </w:r>
    </w:p>
    <w:p w14:paraId="59400202" w14:textId="77777777" w:rsidR="002415EC" w:rsidRDefault="008564B5">
      <w:pPr>
        <w:pStyle w:val="Compact"/>
        <w:numPr>
          <w:ilvl w:val="1"/>
          <w:numId w:val="17"/>
        </w:numPr>
      </w:pPr>
      <w:r>
        <w:t>Do they build their own spreadsheet from scratch using their own format?</w:t>
      </w:r>
    </w:p>
    <w:p w14:paraId="6642C000" w14:textId="77777777" w:rsidR="002415EC" w:rsidRDefault="008564B5">
      <w:pPr>
        <w:pStyle w:val="Compact"/>
        <w:numPr>
          <w:ilvl w:val="1"/>
          <w:numId w:val="17"/>
        </w:numPr>
      </w:pPr>
      <w:r>
        <w:t>Do multiple USOPC staff edit the same sheet simultaneously (SharePoint/OneDrive) or is it email-based?</w:t>
      </w:r>
    </w:p>
    <w:p w14:paraId="409F4A3D" w14:textId="77777777" w:rsidR="002415EC" w:rsidRDefault="008564B5">
      <w:pPr>
        <w:pStyle w:val="Compact"/>
        <w:numPr>
          <w:ilvl w:val="1"/>
          <w:numId w:val="17"/>
        </w:numPr>
      </w:pPr>
      <w:r>
        <w:t>How often do they revise an allocation before submitting it? (The Paris workbook has 5 revision snapshots — is that typical?)</w:t>
      </w:r>
    </w:p>
    <w:p w14:paraId="53CF1D03" w14:textId="77777777" w:rsidR="002415EC" w:rsidRDefault="008564B5">
      <w:pPr>
        <w:numPr>
          <w:ilvl w:val="0"/>
          <w:numId w:val="16"/>
        </w:numPr>
      </w:pPr>
      <w:r>
        <w:rPr>
          <w:b/>
          <w:bCs/>
        </w:rPr>
        <w:t>Does the IOC Master DB serve as a shared working document or a reporting artifact?</w:t>
      </w:r>
    </w:p>
    <w:p w14:paraId="6740B6DF" w14:textId="77777777" w:rsidR="002415EC" w:rsidRDefault="008564B5">
      <w:pPr>
        <w:pStyle w:val="Compact"/>
        <w:numPr>
          <w:ilvl w:val="1"/>
          <w:numId w:val="18"/>
        </w:numPr>
      </w:pPr>
      <w:r>
        <w:t>Strategic Plan §4.1 mentions “weekly status reports” during PbN that LA28 sends IOC in an IOC-specified format. Is the Master DB that report, or something upstream?</w:t>
      </w:r>
    </w:p>
    <w:p w14:paraId="04F10DAB" w14:textId="77777777" w:rsidR="002415EC" w:rsidRDefault="008564B5">
      <w:pPr>
        <w:pStyle w:val="Compact"/>
        <w:numPr>
          <w:ilvl w:val="1"/>
          <w:numId w:val="18"/>
        </w:numPr>
      </w:pPr>
      <w:r>
        <w:t>Is the Master DB itself the canonical allocation record, or a read-only snapshot of something upstream?</w:t>
      </w:r>
    </w:p>
    <w:p w14:paraId="79BEEEB2" w14:textId="77777777" w:rsidR="002415EC" w:rsidRDefault="008564B5">
      <w:pPr>
        <w:numPr>
          <w:ilvl w:val="0"/>
          <w:numId w:val="16"/>
        </w:numPr>
      </w:pPr>
      <w:r>
        <w:rPr>
          <w:b/>
          <w:bCs/>
        </w:rPr>
        <w:t>What does an acceptable “single source of truth” look like from the IOC side?</w:t>
      </w:r>
    </w:p>
    <w:p w14:paraId="3E2D483B" w14:textId="77777777" w:rsidR="002415EC" w:rsidRDefault="008564B5">
      <w:pPr>
        <w:pStyle w:val="Compact"/>
        <w:numPr>
          <w:ilvl w:val="1"/>
          <w:numId w:val="19"/>
        </w:numPr>
      </w:pPr>
      <w:r>
        <w:t>Option A (thin): MRP exports a spreadsheet in the IOC Master DB shape; NOCs can optionally import a completed one.</w:t>
      </w:r>
    </w:p>
    <w:p w14:paraId="6C2DD772" w14:textId="77777777" w:rsidR="002415EC" w:rsidRDefault="008564B5">
      <w:pPr>
        <w:pStyle w:val="Compact"/>
        <w:numPr>
          <w:ilvl w:val="1"/>
          <w:numId w:val="19"/>
        </w:numPr>
      </w:pPr>
      <w:r>
        <w:t>Option B (medium): MRP hosts the edit surface; an Excel-style grid UI in the portal with better ergonomics than our current screens.</w:t>
      </w:r>
    </w:p>
    <w:p w14:paraId="5731C195" w14:textId="77777777" w:rsidR="002415EC" w:rsidRDefault="008564B5">
      <w:pPr>
        <w:pStyle w:val="Compact"/>
        <w:numPr>
          <w:ilvl w:val="1"/>
          <w:numId w:val="19"/>
        </w:numPr>
      </w:pPr>
      <w:r>
        <w:lastRenderedPageBreak/>
        <w:t>Option C (deep): Microsoft-hosted Excel ↔ MRP DB bidirectional sync (Ken’s proposal). Excel edits flow to DB; DB changes flow back to Excel.</w:t>
      </w:r>
    </w:p>
    <w:p w14:paraId="638DC14F" w14:textId="77777777" w:rsidR="002415EC" w:rsidRDefault="008564B5">
      <w:pPr>
        <w:pStyle w:val="Compact"/>
        <w:numPr>
          <w:ilvl w:val="1"/>
          <w:numId w:val="19"/>
        </w:numPr>
      </w:pPr>
      <w:r>
        <w:t>Option D (thin+): MRP is the source of truth; NOCs who prefer Excel export-edit-import round-trips; conflicts are resolved server-side with “last import wins.”</w:t>
      </w:r>
    </w:p>
    <w:p w14:paraId="7AFB68F3" w14:textId="77777777" w:rsidR="002415EC" w:rsidRDefault="008564B5">
      <w:pPr>
        <w:numPr>
          <w:ilvl w:val="0"/>
          <w:numId w:val="16"/>
        </w:numPr>
      </w:pPr>
      <w:r>
        <w:rPr>
          <w:b/>
          <w:bCs/>
        </w:rPr>
        <w:t>Is the “5 allocation revisions” pattern in the Paris workbook a workflow we should model in MRP?</w:t>
      </w:r>
      <w:r>
        <w:t xml:space="preserve"> Our current audit log captures individual changes; the Paris sheet freezes whole snapshots. These are different mental models for revision history.</w:t>
      </w:r>
    </w:p>
    <w:p w14:paraId="1095BEE1" w14:textId="77777777" w:rsidR="002415EC" w:rsidRDefault="008564B5">
      <w:pPr>
        <w:numPr>
          <w:ilvl w:val="0"/>
          <w:numId w:val="16"/>
        </w:numPr>
      </w:pPr>
      <w:r>
        <w:rPr>
          <w:b/>
          <w:bCs/>
        </w:rPr>
        <w:t>Who owns the transition from “per-NOC allocation spreadsheet” → “IOC Master DB”?</w:t>
      </w:r>
      <w:r>
        <w:t xml:space="preserve"> LA28? IOC Media Ops directly? Does MRP need to produce output suitable for either?</w:t>
      </w:r>
    </w:p>
    <w:p w14:paraId="09BAB5C7" w14:textId="77777777" w:rsidR="002415EC" w:rsidRDefault="008564B5">
      <w:pPr>
        <w:pStyle w:val="FirstParagraph"/>
      </w:pPr>
      <w:r>
        <w:rPr>
          <w:b/>
          <w:bCs/>
        </w:rPr>
        <w:t>Why this matters:</w:t>
      </w:r>
    </w:p>
    <w:p w14:paraId="33A6402C" w14:textId="77777777" w:rsidR="002415EC" w:rsidRDefault="008564B5">
      <w:pPr>
        <w:pStyle w:val="BodyText"/>
      </w:pPr>
      <w:r>
        <w:t xml:space="preserve">The Strategic Plan explicitly states (§1.6): “LA28 ACR will start discussions with Deloitte to streamline the Press by Number process via the accreditation system rather than sending out Excel templates to NOCs.” So the </w:t>
      </w:r>
      <w:r>
        <w:rPr>
          <w:b/>
          <w:bCs/>
        </w:rPr>
        <w:t>stated direction</w:t>
      </w:r>
      <w:r>
        <w:t xml:space="preserve"> is MRP replaces the Excel template. But if USOPC is going to edit in Excel anyway, we need to decide whether we accommodate that reality or push them onto the portal.</w:t>
      </w:r>
    </w:p>
    <w:p w14:paraId="707B447F" w14:textId="77777777" w:rsidR="002415EC" w:rsidRDefault="008564B5">
      <w:pPr>
        <w:pStyle w:val="BodyText"/>
      </w:pPr>
      <w:r>
        <w:rPr>
          <w:b/>
          <w:bCs/>
        </w:rPr>
        <w:t>Relationship to §4.3 (post-handoff source of truth).</w:t>
      </w:r>
      <w:r>
        <w:t xml:space="preserve"> §4.3 asks “after the MRP → ACR handoff, where do edits live?” §4.5 asks “during the NOC’s PbN workflow, where do edits live — portal or Excel?” Both questions collapse to the same underlying decision: which system is authoritative? The answers must be consistent — Thursday should cover §4.3 and §4.5 together, not separately.</w:t>
      </w:r>
    </w:p>
    <w:p w14:paraId="72F6E22B" w14:textId="77777777" w:rsidR="002415EC" w:rsidRDefault="008564B5">
      <w:pPr>
        <w:pStyle w:val="BodyText"/>
      </w:pPr>
      <w:r>
        <w:rPr>
          <w:b/>
          <w:bCs/>
        </w:rPr>
        <w:t>Reference materials:</w:t>
      </w:r>
      <w:r>
        <w:t xml:space="preserve"> </w:t>
      </w:r>
      <w:r>
        <w:rPr>
          <w:rStyle w:val="VerbatimChar"/>
        </w:rPr>
        <w:t>docs/paris-quota-reference.md</w:t>
      </w:r>
      <w:r>
        <w:t xml:space="preserve"> summarises the IOC’s Paris 2024 working file and should be read before this question is discussed.</w:t>
      </w:r>
    </w:p>
    <w:p w14:paraId="6FA7A654" w14:textId="77777777" w:rsidR="002415EC" w:rsidRDefault="008564B5">
      <w:pPr>
        <w:pStyle w:val="BodyText"/>
      </w:pPr>
      <w:r>
        <w:rPr>
          <w:b/>
          <w:bCs/>
        </w:rPr>
        <w:t>Roles impacted:</w:t>
      </w:r>
      <w:r>
        <w:t xml:space="preserve"> NOC Admin (especially large NOCs), IOC Admin (Master DB owner), OCOG Admin (reporting recipient) </w:t>
      </w:r>
      <w:r>
        <w:rPr>
          <w:b/>
          <w:bCs/>
        </w:rPr>
        <w:t>NOC input strongly recommended</w:t>
      </w:r>
      <w:r>
        <w:t xml:space="preserve"> — a 15-minute conversation with the USOPC press officer about their actual Excel workflow would resolve most of the above questions.</w:t>
      </w:r>
    </w:p>
    <w:p w14:paraId="4B99056E" w14:textId="0546C585" w:rsidR="002415EC" w:rsidRDefault="008E5F50">
      <w:r>
        <w:rPr>
          <w:noProof/>
        </w:rPr>
        <w:pict w14:anchorId="6FC1ABA5">
          <v:rect id="_x0000_i1048" alt="" style="width:468pt;height:.05pt;mso-width-percent:0;mso-height-percent:0;mso-width-percent:0;mso-height-percent:0" o:hralign="center" o:hrstd="t" o:hr="t"/>
        </w:pict>
      </w:r>
    </w:p>
    <w:p w14:paraId="0CE758BE" w14:textId="77777777" w:rsidR="002415EC" w:rsidRDefault="008564B5">
      <w:pPr>
        <w:pStyle w:val="Heading2"/>
      </w:pPr>
      <w:bookmarkStart w:id="101" w:name="enr-extended-non-rights-broadcasters"/>
      <w:bookmarkEnd w:id="87"/>
      <w:bookmarkEnd w:id="100"/>
      <w:r>
        <w:t>5. ENR — Extended Non-Rights Broadcasters</w:t>
      </w:r>
    </w:p>
    <w:p w14:paraId="0B93D14C" w14:textId="77777777" w:rsidR="002415EC" w:rsidRDefault="008564B5">
      <w:pPr>
        <w:pStyle w:val="FirstParagraph"/>
      </w:pPr>
      <w:r>
        <w:t>These questions relate to the separate ENR track, where NOCs nominate broadcasters without Olympic media rights and the IOC grants allocations from a holdback pool. ENR is one of the carved-out areas where the IOC is the direct decision-maker (not the OCOG).</w:t>
      </w:r>
    </w:p>
    <w:p w14:paraId="1299C43A" w14:textId="07142FA6" w:rsidR="002415EC" w:rsidRDefault="008E5F50">
      <w:r>
        <w:rPr>
          <w:noProof/>
        </w:rPr>
        <w:pict w14:anchorId="3072480C">
          <v:rect id="_x0000_i1047" alt="" style="width:468pt;height:.05pt;mso-width-percent:0;mso-height-percent:0;mso-width-percent:0;mso-height-percent:0" o:hralign="center" o:hrstd="t" o:hr="t"/>
        </w:pict>
      </w:r>
    </w:p>
    <w:p w14:paraId="58372C6C" w14:textId="77777777" w:rsidR="002415EC" w:rsidRDefault="008564B5">
      <w:pPr>
        <w:pStyle w:val="Heading3"/>
      </w:pPr>
      <w:bookmarkStart w:id="102" w:name="enr-process-remaining-open-questions"/>
      <w:r>
        <w:lastRenderedPageBreak/>
        <w:t>5.1 ENR Process — Remaining Open Questions</w:t>
      </w:r>
    </w:p>
    <w:p w14:paraId="35CAD9EC" w14:textId="77777777" w:rsidR="002415EC" w:rsidRDefault="008564B5">
      <w:pPr>
        <w:pStyle w:val="FirstParagraph"/>
      </w:pPr>
      <w:r>
        <w:rPr>
          <w:b/>
          <w:bCs/>
        </w:rPr>
        <w:t>Status:</w:t>
      </w:r>
      <w:r>
        <w:t xml:space="preserve"> OPEN-BLOCKING — ENR self-application (question 5 below) is the remaining unresolved architectural question for this track. Core process is built and tested; IOC ENR screen redesign to combined multi-NOC view is scoped but not yet started. ENR front door (self-apply vs. NOC-nominates-only) must be confirmed by Emma (IOC) and Martyn (OCOG) before ENR screen work proceeds. No further ENR intake/routing work should be built until this is resolved.</w:t>
      </w:r>
    </w:p>
    <w:p w14:paraId="1A8991ED" w14:textId="77777777" w:rsidR="002415EC" w:rsidRDefault="008564B5">
      <w:pPr>
        <w:pStyle w:val="BodyText"/>
      </w:pPr>
      <w:r>
        <w:rPr>
          <w:b/>
          <w:bCs/>
        </w:rPr>
        <w:t>Scenario:</w:t>
      </w:r>
      <w:r>
        <w:t xml:space="preserve"> A NOC submits a prioritised list of five ENR organisations to the IOC. The IOC reviews the list and grants allocations from the holdback pool — Organisation A gets the full 20 slots requested, Organisation B gets a partial grant of 10 (out of 22 requested), and Organisation C is denied. The NOC sees the IOC’s per-org decisions. The core process is built and tested.</w:t>
      </w:r>
    </w:p>
    <w:p w14:paraId="2D57F028" w14:textId="77777777" w:rsidR="002415EC" w:rsidRDefault="008564B5">
      <w:pPr>
        <w:pStyle w:val="BodyText"/>
      </w:pPr>
      <w:r>
        <w:rPr>
          <w:b/>
          <w:bCs/>
        </w:rPr>
        <w:t>ENR pool size — confirmed [EM 2026-04-02]:</w:t>
      </w:r>
      <w:r>
        <w:t xml:space="preserve"> Emma confirms the total ENR holdback pool is </w:t>
      </w:r>
      <w:r>
        <w:rPr>
          <w:b/>
          <w:bCs/>
        </w:rPr>
        <w:t>350 slots</w:t>
      </w:r>
      <w:r>
        <w:t xml:space="preserve"> across all NOCs. This is a confirmed figure, not an open question.</w:t>
      </w:r>
    </w:p>
    <w:p w14:paraId="2D4EF7BF" w14:textId="77777777" w:rsidR="002415EC" w:rsidRDefault="008564B5">
      <w:pPr>
        <w:pStyle w:val="BodyText"/>
      </w:pPr>
      <w:r>
        <w:rPr>
          <w:b/>
          <w:bCs/>
        </w:rPr>
        <w:t>IOC visibility requirement — confirmed [EM 2026-04-02]:</w:t>
      </w:r>
      <w:r>
        <w:t xml:space="preserve"> Emma states (Comment 119): “It is important that the IOC is able to see all requests from all NOCs when granting ENRs. The total amount is 350 so visibility on all NOC requests is needed before allocation can begin.” This is a confirmed requirement. The current IOC ENR screen — which shows one NOC’s list at a time — may need to be redesigned to show a combined multi-NOC view with a running total against the 350-slot cap. This redesign should be scoped before the April 15/16 meeting.</w:t>
      </w:r>
    </w:p>
    <w:p w14:paraId="6AFB0C03" w14:textId="77777777" w:rsidR="002415EC" w:rsidRDefault="008564B5">
      <w:pPr>
        <w:pStyle w:val="BodyText"/>
      </w:pPr>
      <w:r>
        <w:rPr>
          <w:b/>
          <w:bCs/>
        </w:rPr>
        <w:t>Questions we need answered:</w:t>
      </w:r>
    </w:p>
    <w:p w14:paraId="62D25F2F" w14:textId="77777777" w:rsidR="002415EC" w:rsidRDefault="008564B5">
      <w:pPr>
        <w:numPr>
          <w:ilvl w:val="0"/>
          <w:numId w:val="20"/>
        </w:numPr>
      </w:pPr>
      <w:r>
        <w:rPr>
          <w:b/>
          <w:bCs/>
        </w:rPr>
        <w:t>ENR submission deadline:</w:t>
      </w:r>
      <w:r>
        <w:t xml:space="preserve"> Is there a separate deadline for NOC ENR submissions, distinct from the EoI deadline (October 23)? Or does the same deadline apply?</w:t>
      </w:r>
    </w:p>
    <w:p w14:paraId="6DD6C406" w14:textId="77777777" w:rsidR="002415EC" w:rsidRDefault="008564B5">
      <w:pPr>
        <w:numPr>
          <w:ilvl w:val="0"/>
          <w:numId w:val="20"/>
        </w:numPr>
      </w:pPr>
      <w:r>
        <w:rPr>
          <w:b/>
          <w:bCs/>
        </w:rPr>
        <w:t>Amending after submission:</w:t>
      </w:r>
      <w:r>
        <w:t xml:space="preserve"> Once a NOC submits their ENR list to the IOC, can they amend it (add an org, change the priority order)? Or is submission final?</w:t>
      </w:r>
    </w:p>
    <w:p w14:paraId="53EBC020" w14:textId="77777777" w:rsidR="002415EC" w:rsidRDefault="008564B5">
      <w:pPr>
        <w:numPr>
          <w:ilvl w:val="0"/>
          <w:numId w:val="20"/>
        </w:numPr>
      </w:pPr>
      <w:r>
        <w:rPr>
          <w:b/>
          <w:bCs/>
        </w:rPr>
        <w:t>ENR undertaking timing:</w:t>
      </w:r>
      <w:r>
        <w:t xml:space="preserve"> See section 5.2 — this is now deferred. [EM 2026-04-02]</w:t>
      </w:r>
    </w:p>
    <w:p w14:paraId="57E713D1" w14:textId="77777777" w:rsidR="002415EC" w:rsidRDefault="008564B5">
      <w:pPr>
        <w:numPr>
          <w:ilvl w:val="0"/>
          <w:numId w:val="20"/>
        </w:numPr>
      </w:pPr>
      <w:r>
        <w:rPr>
          <w:b/>
          <w:bCs/>
        </w:rPr>
        <w:t>Decision notification:</w:t>
      </w:r>
      <w:r>
        <w:t xml:space="preserve"> When the IOC makes grant/deny decisions, how should the NOC be notified? (Note: email notifications are planned for v1.0; this is a design question about what the notification should contain.)</w:t>
      </w:r>
    </w:p>
    <w:p w14:paraId="29BF91B6" w14:textId="77777777" w:rsidR="002415EC" w:rsidRDefault="008564B5">
      <w:pPr>
        <w:numPr>
          <w:ilvl w:val="0"/>
          <w:numId w:val="20"/>
        </w:numPr>
      </w:pPr>
      <w:r>
        <w:rPr>
          <w:b/>
          <w:bCs/>
        </w:rPr>
        <w:t>ENR self-application via the EoI portal [EM 2026-04-02] — proposed model:</w:t>
      </w:r>
      <w:r>
        <w:t xml:space="preserve"> Emma raises (Comments 94, 95, 118 and her email) whether ENR organisations should be allowed to apply via the EoI portal themselves, rather than only being nominated by NOCs. Ken’s clarification: if ENR self-application is enabled, ENR organisations still flow through the PbN process — they still need quota assigned from the 350-slot pool. The proposed flow is:</w:t>
      </w:r>
    </w:p>
    <w:p w14:paraId="2994F2EF" w14:textId="77777777" w:rsidR="002415EC" w:rsidRDefault="008564B5">
      <w:pPr>
        <w:pStyle w:val="Compact"/>
        <w:numPr>
          <w:ilvl w:val="1"/>
          <w:numId w:val="21"/>
        </w:numPr>
      </w:pPr>
      <w:r>
        <w:lastRenderedPageBreak/>
        <w:t>ENR org selects “ENR” type on the EoI form and submits.</w:t>
      </w:r>
    </w:p>
    <w:p w14:paraId="567CDD74" w14:textId="77777777" w:rsidR="002415EC" w:rsidRDefault="008564B5">
      <w:pPr>
        <w:pStyle w:val="Compact"/>
        <w:numPr>
          <w:ilvl w:val="1"/>
          <w:numId w:val="21"/>
        </w:numPr>
      </w:pPr>
      <w:r>
        <w:t xml:space="preserve">Application routes to the NOC queue. The NOC’s action is not approve/reject — it is to </w:t>
      </w:r>
      <w:r>
        <w:rPr>
          <w:b/>
          <w:bCs/>
        </w:rPr>
        <w:t>prioritise and rank</w:t>
      </w:r>
      <w:r>
        <w:t xml:space="preserve"> the ENR org within their territory.</w:t>
      </w:r>
    </w:p>
    <w:p w14:paraId="2A999E47" w14:textId="77777777" w:rsidR="002415EC" w:rsidRDefault="008564B5">
      <w:pPr>
        <w:pStyle w:val="Compact"/>
        <w:numPr>
          <w:ilvl w:val="1"/>
          <w:numId w:val="21"/>
        </w:numPr>
      </w:pPr>
      <w:r>
        <w:t>The NOC submits a prioritised ENR list to the IOC (orgs ordered by priority, no quantities — the NOC is ranking, not allocating).</w:t>
      </w:r>
    </w:p>
    <w:p w14:paraId="28EEDA33" w14:textId="77777777" w:rsidR="002415EC" w:rsidRDefault="008564B5">
      <w:pPr>
        <w:pStyle w:val="Compact"/>
        <w:numPr>
          <w:ilvl w:val="1"/>
          <w:numId w:val="21"/>
        </w:numPr>
      </w:pPr>
      <w:r>
        <w:t>IOC views all NOC submissions combined against the 350-slot pool and decides grant amounts per org.</w:t>
      </w:r>
    </w:p>
    <w:p w14:paraId="60714736" w14:textId="77777777" w:rsidR="002415EC" w:rsidRDefault="008564B5">
      <w:pPr>
        <w:numPr>
          <w:ilvl w:val="0"/>
          <w:numId w:val="1"/>
        </w:numPr>
      </w:pPr>
      <w:r>
        <w:t>This is structurally similar to the EoI → PbN flow, but with IOC as the allocator rather than OCOG, and with the NOC’s role being prioritisation rather than approval. The 350-slot pool is IOC-owned and IOC-allocated regardless of whether ENR orgs self-apply or are nominated.</w:t>
      </w:r>
    </w:p>
    <w:p w14:paraId="692800FE" w14:textId="77777777" w:rsidR="002415EC" w:rsidRDefault="008564B5">
      <w:pPr>
        <w:numPr>
          <w:ilvl w:val="0"/>
          <w:numId w:val="1"/>
        </w:numPr>
      </w:pPr>
      <w:r>
        <w:rPr>
          <w:b/>
          <w:bCs/>
        </w:rPr>
        <w:t>IOC ENR allocation screen (confirmed requirement):</w:t>
      </w:r>
      <w:r>
        <w:t xml:space="preserve"> The IOC ENR allocation screen should mirror the OCOG PbN screen — a cross-NOC table of ENR candidates, showing which NOC nominated/ranked each org, with a running total against the 350-slot cap, and editable allocation per org that the IOC fills in. This is a confirmed design requirement. The current IOC ENR screen shows one NOC’s list at a time and needs to be redesigned to this combined multi-NOC view.</w:t>
      </w:r>
    </w:p>
    <w:p w14:paraId="124F212F" w14:textId="77777777" w:rsidR="002415EC" w:rsidRDefault="008564B5">
      <w:pPr>
        <w:numPr>
          <w:ilvl w:val="0"/>
          <w:numId w:val="1"/>
        </w:numPr>
      </w:pPr>
      <w:r>
        <w:rPr>
          <w:b/>
          <w:bCs/>
        </w:rPr>
        <w:t>Open questions:</w:t>
      </w:r>
      <w:r>
        <w:t xml:space="preserve"> Should ENR applicants share the public EoI form (with ENR as a selectable org type) or have a separate intake flow? Is the proposed prioritise-and-rank model (no NOC approve/reject) acceptable to both IOC and OCOG?</w:t>
      </w:r>
    </w:p>
    <w:p w14:paraId="48CC3D88" w14:textId="77777777" w:rsidR="002415EC" w:rsidRDefault="008564B5">
      <w:pPr>
        <w:pStyle w:val="FirstParagraph"/>
      </w:pPr>
      <w:r>
        <w:rPr>
          <w:b/>
          <w:bCs/>
        </w:rPr>
        <w:t>Roles impacted:</w:t>
      </w:r>
      <w:r>
        <w:t xml:space="preserve"> NOC Admin (submits ENR list, may see ENR self-applications), IOC Admin (makes grant decisions, needs multi-NOC combined view), ENR organisations (potential self-applicants)</w:t>
      </w:r>
    </w:p>
    <w:p w14:paraId="4DDBEF00" w14:textId="2C74ACDA" w:rsidR="002415EC" w:rsidRDefault="008E5F50">
      <w:r>
        <w:rPr>
          <w:noProof/>
        </w:rPr>
        <w:pict w14:anchorId="4AA26078">
          <v:rect id="_x0000_i1046" alt="" style="width:468pt;height:.05pt;mso-width-percent:0;mso-height-percent:0;mso-width-percent:0;mso-height-percent:0" o:hralign="center" o:hrstd="t" o:hr="t"/>
        </w:pict>
      </w:r>
    </w:p>
    <w:p w14:paraId="101BD0B0" w14:textId="77777777" w:rsidR="002415EC" w:rsidRDefault="008564B5">
      <w:pPr>
        <w:pStyle w:val="Heading3"/>
      </w:pPr>
      <w:bookmarkStart w:id="103" w:name="X65f496ab2070268b2fc21155e6847fac36e00a5"/>
      <w:bookmarkEnd w:id="102"/>
      <w:r>
        <w:t>5.2 ENR Undertaking — Legal Mechanism [EM 2026-04-02]</w:t>
      </w:r>
    </w:p>
    <w:p w14:paraId="24D12F9B" w14:textId="77777777" w:rsidR="002415EC" w:rsidRDefault="008564B5">
      <w:pPr>
        <w:pStyle w:val="FirstParagraph"/>
      </w:pPr>
      <w:r>
        <w:rPr>
          <w:b/>
          <w:bCs/>
        </w:rPr>
        <w:t>Status:</w:t>
      </w:r>
      <w:r>
        <w:t xml:space="preserve"> OPEN — waiting on IOC Legal; timing updated per IOC feedback</w:t>
      </w:r>
    </w:p>
    <w:p w14:paraId="078AE569" w14:textId="77777777" w:rsidR="002415EC" w:rsidRDefault="008564B5">
      <w:pPr>
        <w:pStyle w:val="BodyText"/>
      </w:pPr>
      <w:r>
        <w:rPr>
          <w:b/>
          <w:bCs/>
        </w:rPr>
        <w:t>Updated timing [EM 2026-04-02]:</w:t>
      </w:r>
      <w:r>
        <w:t xml:space="preserve"> Emma confirms (Comment 120) that the ENR undertaking will be needed later in the process — likely at the Press by Name stage, not at the ENR nomination or grant stage. IOC News Access Rules need to be finalised before the undertaking text can be drafted. This pushes the in-portal ENR undertaking feature later than originally planned — it is now out of scope for v1.1 and should be re-scoped once IOC News Access Rules are ready. Emma notes: “It is important to scope it” — so it remains on the roadmap, just with a later delivery window than previously estimated.</w:t>
      </w:r>
    </w:p>
    <w:p w14:paraId="2FA87E52" w14:textId="77777777" w:rsidR="002415EC" w:rsidRDefault="008564B5">
      <w:pPr>
        <w:pStyle w:val="BodyText"/>
      </w:pPr>
      <w:r>
        <w:rPr>
          <w:b/>
          <w:bCs/>
        </w:rPr>
        <w:t>Scenario:</w:t>
      </w:r>
      <w:r>
        <w:t xml:space="preserve"> Before an ENR organisation can receive accreditation, they must sign an undertaking acknowledging specific terms. This is currently handled outside the portal via Adobe Acrobat.</w:t>
      </w:r>
    </w:p>
    <w:p w14:paraId="0E6B9345" w14:textId="77777777" w:rsidR="002415EC" w:rsidRDefault="008564B5">
      <w:pPr>
        <w:pStyle w:val="BodyText"/>
      </w:pPr>
      <w:r>
        <w:rPr>
          <w:b/>
          <w:bCs/>
        </w:rPr>
        <w:t>Three options — for when this is in scope:</w:t>
      </w:r>
    </w:p>
    <w:p w14:paraId="51D21679" w14:textId="77777777" w:rsidR="002415EC" w:rsidRDefault="008564B5">
      <w:pPr>
        <w:pStyle w:val="Compact"/>
        <w:numPr>
          <w:ilvl w:val="0"/>
          <w:numId w:val="22"/>
        </w:numPr>
      </w:pPr>
      <w:r>
        <w:rPr>
          <w:b/>
          <w:bCs/>
        </w:rPr>
        <w:lastRenderedPageBreak/>
        <w:t>Path A (typed name):</w:t>
      </w:r>
      <w:r>
        <w:t xml:space="preserve"> The signatory types their full legal name, checks a consent box, and the system records a timestamp and IP address. A PDF receipt is emailed. This is a small amount of development effort.</w:t>
      </w:r>
    </w:p>
    <w:p w14:paraId="6927C5FF" w14:textId="77777777" w:rsidR="002415EC" w:rsidRDefault="008564B5">
      <w:pPr>
        <w:pStyle w:val="Compact"/>
        <w:numPr>
          <w:ilvl w:val="0"/>
          <w:numId w:val="22"/>
        </w:numPr>
      </w:pPr>
      <w:r>
        <w:rPr>
          <w:b/>
          <w:bCs/>
        </w:rPr>
        <w:t>Path B (DocuSign-grade):</w:t>
      </w:r>
      <w:r>
        <w:t xml:space="preserve"> A full e-signature flow with cryptographic proof. Required only if IOC Legal determines typed-name is insufficient. This is significantly more investment than Path A, though Path A work is not discarded.</w:t>
      </w:r>
    </w:p>
    <w:p w14:paraId="44AF9A3D" w14:textId="77777777" w:rsidR="002415EC" w:rsidRDefault="008564B5">
      <w:pPr>
        <w:pStyle w:val="Compact"/>
        <w:numPr>
          <w:ilvl w:val="0"/>
          <w:numId w:val="22"/>
        </w:numPr>
      </w:pPr>
      <w:r>
        <w:rPr>
          <w:b/>
          <w:bCs/>
        </w:rPr>
        <w:t>Path C (external process):</w:t>
      </w:r>
      <w:r>
        <w:t xml:space="preserve"> Continue using Adobe Acrobat outside the portal. Zero development effort, but the undertaking remains disconnected from the portal workflow and requires manual tracking.</w:t>
      </w:r>
    </w:p>
    <w:p w14:paraId="290E8398" w14:textId="77777777" w:rsidR="002415EC" w:rsidRDefault="008564B5">
      <w:pPr>
        <w:pStyle w:val="FirstParagraph"/>
      </w:pPr>
      <w:r>
        <w:rPr>
          <w:b/>
          <w:bCs/>
        </w:rPr>
        <w:t>What we need:</w:t>
      </w:r>
      <w:r>
        <w:t xml:space="preserve"> IOC Legal to determine which path is legally sufficient — but this decision is not on the critical path until IOC News Access Rules are ready. The decision target date of April 30, 2026 is now deferred accordingly.</w:t>
      </w:r>
    </w:p>
    <w:p w14:paraId="219DF432" w14:textId="77777777" w:rsidR="002415EC" w:rsidRDefault="008564B5">
      <w:pPr>
        <w:pStyle w:val="BodyText"/>
      </w:pPr>
      <w:r>
        <w:rPr>
          <w:b/>
          <w:bCs/>
        </w:rPr>
        <w:t>Roles impacted:</w:t>
      </w:r>
      <w:r>
        <w:t xml:space="preserve"> ENR organisations (sign the undertaking), IOC Legal (determines the mechanism), IOC Admin (manages ENR workflow)</w:t>
      </w:r>
    </w:p>
    <w:p w14:paraId="3461D779" w14:textId="1317EDDB" w:rsidR="002415EC" w:rsidRDefault="008E5F50">
      <w:r>
        <w:rPr>
          <w:noProof/>
        </w:rPr>
        <w:pict w14:anchorId="1E3D3006">
          <v:rect id="_x0000_i1045" alt="" style="width:468pt;height:.05pt;mso-width-percent:0;mso-height-percent:0;mso-width-percent:0;mso-height-percent:0" o:hralign="center" o:hrstd="t" o:hr="t"/>
        </w:pict>
      </w:r>
    </w:p>
    <w:p w14:paraId="7CD8ABBE" w14:textId="77777777" w:rsidR="002415EC" w:rsidRDefault="008564B5">
      <w:pPr>
        <w:pStyle w:val="Heading2"/>
      </w:pPr>
      <w:bookmarkStart w:id="104" w:name="governance-integration"/>
      <w:bookmarkEnd w:id="101"/>
      <w:bookmarkEnd w:id="103"/>
      <w:r>
        <w:t>6. Governance &amp; Integration</w:t>
      </w:r>
    </w:p>
    <w:p w14:paraId="3CF2D8B6" w14:textId="180CA90D" w:rsidR="002415EC" w:rsidRDefault="008E5F50">
      <w:r>
        <w:rPr>
          <w:noProof/>
        </w:rPr>
        <w:pict w14:anchorId="3A936773">
          <v:rect id="_x0000_i1044" alt="" style="width:468pt;height:.05pt;mso-width-percent:0;mso-height-percent:0;mso-width-percent:0;mso-height-percent:0" o:hralign="center" o:hrstd="t" o:hr="t"/>
        </w:pict>
      </w:r>
    </w:p>
    <w:p w14:paraId="3417E603" w14:textId="77777777" w:rsidR="002415EC" w:rsidRDefault="008564B5">
      <w:pPr>
        <w:pStyle w:val="Heading3"/>
      </w:pPr>
      <w:bookmarkStart w:id="105" w:name="raci-who-owns-what"/>
      <w:r>
        <w:t>6.1 RACI — Who Owns What?</w:t>
      </w:r>
    </w:p>
    <w:p w14:paraId="5CFDF53D" w14:textId="77777777" w:rsidR="002415EC" w:rsidRDefault="008564B5">
      <w:pPr>
        <w:pStyle w:val="FirstParagraph"/>
      </w:pPr>
      <w:r>
        <w:rPr>
          <w:b/>
          <w:bCs/>
        </w:rPr>
        <w:t>Status:</w:t>
      </w:r>
      <w:r>
        <w:t xml:space="preserve"> OPEN — critical gap</w:t>
      </w:r>
    </w:p>
    <w:p w14:paraId="156AF9B9" w14:textId="77777777" w:rsidR="002415EC" w:rsidRDefault="008564B5">
      <w:pPr>
        <w:pStyle w:val="BodyText"/>
      </w:pPr>
      <w:r>
        <w:rPr>
          <w:b/>
          <w:bCs/>
        </w:rPr>
        <w:t>Scenario:</w:t>
      </w:r>
      <w:r>
        <w:t xml:space="preserve"> Three parties are involved in the portal: the IOC (oversees the process and owns specific decision authority for ENR, IOC-Direct, and quotas), LA28/OCOG (primary operational authority — approves PbN, cross-NOC review), and D.TEC (builds and operates the portal).</w:t>
      </w:r>
    </w:p>
    <w:p w14:paraId="3B76F7F1" w14:textId="77777777" w:rsidR="002415EC" w:rsidRDefault="008564B5">
      <w:pPr>
        <w:pStyle w:val="BodyText"/>
      </w:pPr>
      <w:r>
        <w:t>No RACI document exists. This creates risk around: who signs off on form field changes? Who provisions NOC admin accounts? Who owns the production infrastructure? Who responds to a production incident at 2am?</w:t>
      </w:r>
    </w:p>
    <w:p w14:paraId="26DE771A" w14:textId="77777777" w:rsidR="002415EC" w:rsidRDefault="008564B5">
      <w:pPr>
        <w:pStyle w:val="BodyText"/>
      </w:pPr>
      <w:r>
        <w:rPr>
          <w:b/>
          <w:bCs/>
        </w:rPr>
        <w:t>What we need:</w:t>
      </w:r>
      <w:r>
        <w:t xml:space="preserve"> A one-page RACI covering: - EoI form field ownership (who decides what fields are on the form?) - PbN approval authority (OCOG confirmed, but who handles escalations?) - ENR grant authority (IOC confirmed) - NOC onboarding and account provisioning - Production incident response</w:t>
      </w:r>
    </w:p>
    <w:p w14:paraId="31F46DB2" w14:textId="77777777" w:rsidR="002415EC" w:rsidRDefault="008564B5">
      <w:pPr>
        <w:pStyle w:val="BodyText"/>
      </w:pPr>
      <w:r>
        <w:rPr>
          <w:b/>
          <w:bCs/>
        </w:rPr>
        <w:t>Roles impacted:</w:t>
      </w:r>
      <w:r>
        <w:t xml:space="preserve"> All roles — this is a governance question</w:t>
      </w:r>
    </w:p>
    <w:p w14:paraId="0FB78278" w14:textId="38BE1DEE" w:rsidR="002415EC" w:rsidRDefault="008E5F50">
      <w:r>
        <w:rPr>
          <w:noProof/>
        </w:rPr>
        <w:pict w14:anchorId="59E7714F">
          <v:rect id="_x0000_i1043" alt="" style="width:468pt;height:.05pt;mso-width-percent:0;mso-height-percent:0;mso-width-percent:0;mso-height-percent:0" o:hralign="center" o:hrstd="t" o:hr="t"/>
        </w:pict>
      </w:r>
    </w:p>
    <w:p w14:paraId="6C6F95BD" w14:textId="77777777" w:rsidR="002415EC" w:rsidRDefault="008564B5">
      <w:pPr>
        <w:pStyle w:val="Heading3"/>
      </w:pPr>
      <w:bookmarkStart w:id="106" w:name="common-codes-lookup-and-coding-trigger"/>
      <w:bookmarkEnd w:id="105"/>
      <w:r>
        <w:t>6.2 Common Codes — Lookup and Coding Trigger</w:t>
      </w:r>
    </w:p>
    <w:p w14:paraId="05E0600F" w14:textId="77777777" w:rsidR="002415EC" w:rsidRDefault="008564B5">
      <w:pPr>
        <w:pStyle w:val="FirstParagraph"/>
      </w:pPr>
      <w:r>
        <w:rPr>
          <w:b/>
          <w:bCs/>
        </w:rPr>
        <w:t>Status:</w:t>
      </w:r>
      <w:r>
        <w:t xml:space="preserve"> OPEN — needs D.TEC internal alignment + OCOG input</w:t>
      </w:r>
    </w:p>
    <w:p w14:paraId="09EC4742" w14:textId="77777777" w:rsidR="002415EC" w:rsidRDefault="008564B5">
      <w:pPr>
        <w:pStyle w:val="BodyText"/>
      </w:pPr>
      <w:r>
        <w:rPr>
          <w:b/>
          <w:bCs/>
        </w:rPr>
        <w:lastRenderedPageBreak/>
        <w:t>Scenario:</w:t>
      </w:r>
      <w:r>
        <w:t xml:space="preserve"> When a media organisation is approved in MRP, it eventually needs an entry in Common Codes — the shared organisation registry used across all accreditation systems. Common Codes assigns each org an official code used by downstream applications (AMS, ADS, Rate Card, ACR).</w:t>
      </w:r>
    </w:p>
    <w:p w14:paraId="3117933B" w14:textId="77777777" w:rsidR="002415EC" w:rsidRDefault="008564B5">
      <w:pPr>
        <w:pStyle w:val="BodyText"/>
      </w:pPr>
      <w:r>
        <w:t xml:space="preserve">MRP does not assign Common Codes. The question is how the two systems connect: - </w:t>
      </w:r>
      <w:r>
        <w:rPr>
          <w:b/>
          <w:bCs/>
        </w:rPr>
        <w:t>At submission time:</w:t>
      </w:r>
      <w:r>
        <w:t xml:space="preserve"> Should MRP look up existing Common Codes entries when an org submits their EoI (to pre-fill data and link to an existing record)? - </w:t>
      </w:r>
      <w:r>
        <w:rPr>
          <w:b/>
          <w:bCs/>
        </w:rPr>
        <w:t>At approval time:</w:t>
      </w:r>
      <w:r>
        <w:t xml:space="preserve"> When a NOC approves an application, should MRP trigger the Common Codes coding workflow via an API call? Or does OCOG ACR staff manually initiate the coding in a separate system?</w:t>
      </w:r>
    </w:p>
    <w:p w14:paraId="36F8B7D4" w14:textId="77777777" w:rsidR="002415EC" w:rsidRDefault="008564B5">
      <w:pPr>
        <w:pStyle w:val="BodyText"/>
      </w:pPr>
      <w:r>
        <w:t>This is primarily a D.TEC internal question, but the OCOG may have operational input on whether the coding workflow should be triggered automatically or manually.</w:t>
      </w:r>
    </w:p>
    <w:p w14:paraId="5F5286D7" w14:textId="77777777" w:rsidR="002415EC" w:rsidRDefault="008564B5">
      <w:pPr>
        <w:pStyle w:val="BodyText"/>
      </w:pPr>
      <w:r>
        <w:rPr>
          <w:b/>
          <w:bCs/>
        </w:rPr>
        <w:t>What we need:</w:t>
      </w:r>
      <w:r>
        <w:t xml:space="preserve"> A decision on the integration direction, and if lookup is desired, the lookup API specification (search by org name? domain? country?).</w:t>
      </w:r>
    </w:p>
    <w:p w14:paraId="77BCC70E" w14:textId="77777777" w:rsidR="002415EC" w:rsidRDefault="008564B5">
      <w:pPr>
        <w:pStyle w:val="BodyText"/>
      </w:pPr>
      <w:r>
        <w:rPr>
          <w:b/>
          <w:bCs/>
        </w:rPr>
        <w:t>Roles impacted:</w:t>
      </w:r>
      <w:r>
        <w:t xml:space="preserve"> OCOG Admin (may initiate coding manually)</w:t>
      </w:r>
    </w:p>
    <w:p w14:paraId="1FC39945" w14:textId="708F14DD" w:rsidR="002415EC" w:rsidRDefault="008E5F50">
      <w:r>
        <w:rPr>
          <w:noProof/>
        </w:rPr>
        <w:pict w14:anchorId="77C908EE">
          <v:rect id="_x0000_i1042" alt="" style="width:468pt;height:.05pt;mso-width-percent:0;mso-height-percent:0;mso-width-percent:0;mso-height-percent:0" o:hralign="center" o:hrstd="t" o:hr="t"/>
        </w:pict>
      </w:r>
    </w:p>
    <w:p w14:paraId="6F79BC67" w14:textId="77777777" w:rsidR="002415EC" w:rsidRDefault="008564B5">
      <w:pPr>
        <w:pStyle w:val="Heading3"/>
      </w:pPr>
      <w:bookmarkStart w:id="107" w:name="X2cbfc5e7eaf04f0a54b43a98af6b6e216c41d8b"/>
      <w:bookmarkEnd w:id="106"/>
      <w:r>
        <w:t>6.3 Dedup Policy — Fail Open, Prevent Duplicates Reaching ACR</w:t>
      </w:r>
    </w:p>
    <w:p w14:paraId="0379597D" w14:textId="77777777" w:rsidR="002415EC" w:rsidRDefault="008564B5">
      <w:pPr>
        <w:pStyle w:val="FirstParagraph"/>
      </w:pPr>
      <w:r>
        <w:rPr>
          <w:b/>
          <w:bCs/>
        </w:rPr>
        <w:t>Status:</w:t>
      </w:r>
      <w:r>
        <w:t xml:space="preserve"> PROVISIONAL — decided</w:t>
      </w:r>
    </w:p>
    <w:p w14:paraId="2B5354FC" w14:textId="77777777" w:rsidR="002415EC" w:rsidRDefault="008564B5">
      <w:pPr>
        <w:pStyle w:val="BodyText"/>
      </w:pPr>
      <w:r>
        <w:rPr>
          <w:b/>
          <w:bCs/>
        </w:rPr>
        <w:t>Scenario:</w:t>
      </w:r>
      <w:r>
        <w:t xml:space="preserve"> When an applicant submits an EoI, the system checks whether their organisation already exists (duplicate detection). If the dedup check is slow or times out, the system accepts the application anyway (fail open) — we do not block applicants due to a system issue.</w:t>
      </w:r>
    </w:p>
    <w:p w14:paraId="488C9AA3" w14:textId="77777777" w:rsidR="002415EC" w:rsidRDefault="008564B5">
      <w:pPr>
        <w:pStyle w:val="BodyText"/>
      </w:pPr>
      <w:r>
        <w:rPr>
          <w:b/>
          <w:bCs/>
        </w:rPr>
        <w:t>Our decision:</w:t>
      </w:r>
      <w:r>
        <w:t xml:space="preserve"> Fail open at submission time. However, we must systematically prevent any duplicate from reaching ACR. This means: - A background process catches duplicates after the fact and flags them for NOC/OCOG review - No duplicate can proceed past PbN approval and into the ACR export without being resolved - The OCOG has the final say on whether a flagged duplicate is legitimate or should be merged/blocked</w:t>
      </w:r>
    </w:p>
    <w:p w14:paraId="5695964A" w14:textId="77777777" w:rsidR="002415EC" w:rsidRDefault="008564B5">
      <w:pPr>
        <w:pStyle w:val="BodyText"/>
      </w:pPr>
      <w:r>
        <w:rPr>
          <w:b/>
          <w:bCs/>
        </w:rPr>
        <w:t>Please confirm</w:t>
      </w:r>
      <w:r>
        <w:t xml:space="preserve"> this approach is acceptable — accept all submissions, catch duplicates before they reach ACR.</w:t>
      </w:r>
    </w:p>
    <w:p w14:paraId="30AFC774" w14:textId="77777777" w:rsidR="002415EC" w:rsidRDefault="008564B5">
      <w:pPr>
        <w:pStyle w:val="BlockText"/>
      </w:pPr>
      <w:r>
        <w:rPr>
          <w:b/>
          <w:bCs/>
        </w:rPr>
        <w:t>Dependency note:</w:t>
      </w:r>
      <w:r>
        <w:t xml:space="preserve"> This policy relies on Cross-NOC Duplicate Detection (section 2.4) being active. If 2.4 remains disabled, the “catch before ACR” step falls entirely to manual OCOG review across 206 NOCs at peak submission volume. Confirm whether 2.4 should be enabled before the EoI window opens.</w:t>
      </w:r>
    </w:p>
    <w:p w14:paraId="09DAC18E" w14:textId="77777777" w:rsidR="002415EC" w:rsidRDefault="008564B5">
      <w:pPr>
        <w:pStyle w:val="FirstParagraph"/>
      </w:pPr>
      <w:r>
        <w:rPr>
          <w:b/>
          <w:bCs/>
        </w:rPr>
        <w:t>Roles impacted:</w:t>
      </w:r>
      <w:r>
        <w:t xml:space="preserve"> Applicant (always gets through), NOC Admin (reviews flagged duplicates), OCOG Admin (final authority on dedup resolution)</w:t>
      </w:r>
    </w:p>
    <w:p w14:paraId="0562CB0E" w14:textId="3C206795" w:rsidR="002415EC" w:rsidRDefault="008E5F50">
      <w:r>
        <w:rPr>
          <w:noProof/>
        </w:rPr>
        <w:pict w14:anchorId="75E2AC40">
          <v:rect id="_x0000_i1041" alt="" style="width:468pt;height:.05pt;mso-width-percent:0;mso-height-percent:0;mso-width-percent:0;mso-height-percent:0" o:hralign="center" o:hrstd="t" o:hr="t"/>
        </w:pict>
      </w:r>
    </w:p>
    <w:p w14:paraId="019C46D6" w14:textId="77777777" w:rsidR="002415EC" w:rsidRDefault="008564B5">
      <w:pPr>
        <w:pStyle w:val="Heading3"/>
      </w:pPr>
      <w:bookmarkStart w:id="108" w:name="Xf2bd63ff53cf689109f77485083167328436f6e"/>
      <w:bookmarkEnd w:id="107"/>
      <w:r>
        <w:lastRenderedPageBreak/>
        <w:t>6.4 NOC Onboarding and System Manual [EM 2026-04-02]</w:t>
      </w:r>
    </w:p>
    <w:p w14:paraId="56BFF0E7" w14:textId="77777777" w:rsidR="002415EC" w:rsidRDefault="008564B5">
      <w:pPr>
        <w:pStyle w:val="FirstParagraph"/>
      </w:pPr>
      <w:r>
        <w:rPr>
          <w:b/>
          <w:bCs/>
        </w:rPr>
        <w:t>Status:</w:t>
      </w:r>
      <w:r>
        <w:t xml:space="preserve"> OPEN — three separate governance questions with different owners and lead times (split below)</w:t>
      </w:r>
    </w:p>
    <w:p w14:paraId="035D5BDC" w14:textId="77777777" w:rsidR="002415EC" w:rsidRDefault="008564B5">
      <w:pPr>
        <w:pStyle w:val="BodyText"/>
      </w:pPr>
      <w:r>
        <w:rPr>
          <w:b/>
          <w:bCs/>
        </w:rPr>
        <w:t>Scenario:</w:t>
      </w:r>
      <w:r>
        <w:t xml:space="preserve"> Emma asks (Comment 185): “As the NOCs will need to be onboarded on to the ACR system, will LA28ACR onboard them? A manual will need to be planned to help the NOCs. Will the system be set up in French too.” These are governance questions that need answers before launch.</w:t>
      </w:r>
    </w:p>
    <w:p w14:paraId="53982DF7" w14:textId="77777777" w:rsidR="002415EC" w:rsidRDefault="008564B5">
      <w:pPr>
        <w:pStyle w:val="Heading4"/>
      </w:pPr>
      <w:bookmarkStart w:id="109" w:name="Xbe1fee1b443bb90bdfafc336ad1227314d10eaf"/>
      <w:r>
        <w:t>6.4a — Account Provisioning (technical/ops decision)</w:t>
      </w:r>
    </w:p>
    <w:p w14:paraId="0B0C070D" w14:textId="77777777" w:rsidR="002415EC" w:rsidRDefault="008564B5">
      <w:pPr>
        <w:pStyle w:val="FirstParagraph"/>
      </w:pPr>
      <w:r>
        <w:rPr>
          <w:b/>
          <w:bCs/>
        </w:rPr>
        <w:t>Status:</w:t>
      </w:r>
      <w:r>
        <w:t xml:space="preserve"> OPEN — needs OCOG confirmation</w:t>
      </w:r>
    </w:p>
    <w:p w14:paraId="2489B3D0" w14:textId="77777777" w:rsidR="002415EC" w:rsidRDefault="008564B5">
      <w:pPr>
        <w:pStyle w:val="BodyText"/>
      </w:pPr>
      <w:r>
        <w:t>Who is responsible for provisioning NOC admin accounts — provisioning credentials, communicating login details, and providing initial guidance? Is this D.TEC, OCOG, or IOC? This must be resolved before pilot testing (6.5) can begin, and has a direct lead time: 206 NOC accounts must exist before August 24.</w:t>
      </w:r>
    </w:p>
    <w:p w14:paraId="17A62185" w14:textId="77777777" w:rsidR="002415EC" w:rsidRDefault="008564B5">
      <w:pPr>
        <w:pStyle w:val="BodyText"/>
      </w:pPr>
      <w:r>
        <w:rPr>
          <w:b/>
          <w:bCs/>
        </w:rPr>
        <w:t>Answer needed from:</w:t>
      </w:r>
      <w:r>
        <w:t xml:space="preserve"> Martyn (OCOG)</w:t>
      </w:r>
    </w:p>
    <w:bookmarkEnd w:id="109"/>
    <w:p w14:paraId="30975F7B" w14:textId="77777777" w:rsidR="002415EC" w:rsidRDefault="008564B5">
      <w:pPr>
        <w:pStyle w:val="Heading4"/>
      </w:pPr>
      <w:r>
        <w:t>6.4b — User Manual (content owner decision)</w:t>
      </w:r>
    </w:p>
    <w:p w14:paraId="69C8FDD1" w14:textId="77777777" w:rsidR="002415EC" w:rsidRDefault="008564B5">
      <w:pPr>
        <w:pStyle w:val="FirstParagraph"/>
      </w:pPr>
      <w:r>
        <w:rPr>
          <w:b/>
          <w:bCs/>
        </w:rPr>
        <w:t>Status:</w:t>
      </w:r>
      <w:r>
        <w:t xml:space="preserve"> OPEN — needs joint D.TEC + OCOG discussion</w:t>
      </w:r>
    </w:p>
    <w:p w14:paraId="7729BABD" w14:textId="77777777" w:rsidR="002415EC" w:rsidRDefault="008564B5">
      <w:pPr>
        <w:pStyle w:val="BodyText"/>
      </w:pPr>
      <w:r>
        <w:t>Will a user manual or guide be produced for NOC administrators? If so, who writes it — D.TEC (technical content), OCOG (process content), or a joint effort? Emma notes that the OCOG has been working on a Press by Number template that may inform the portal guide.</w:t>
      </w:r>
    </w:p>
    <w:p w14:paraId="7A5858F9" w14:textId="77777777" w:rsidR="002415EC" w:rsidRDefault="008564B5">
      <w:pPr>
        <w:pStyle w:val="BodyText"/>
      </w:pPr>
      <w:r>
        <w:rPr>
          <w:b/>
          <w:bCs/>
        </w:rPr>
        <w:t>Answer needed from:</w:t>
      </w:r>
      <w:r>
        <w:t xml:space="preserve"> Martyn (OCOG), to confirm whether OCOG will contribute process content</w:t>
      </w:r>
    </w:p>
    <w:p w14:paraId="5949273F" w14:textId="77777777" w:rsidR="002415EC" w:rsidRDefault="008564B5">
      <w:pPr>
        <w:pStyle w:val="Heading4"/>
      </w:pPr>
      <w:bookmarkStart w:id="110" w:name="Xc5d0d099a644ed75f8c17eab71191488442403b"/>
      <w:r>
        <w:t>6.4c — French Localisation Scope (build scope decision — potentially blocking)</w:t>
      </w:r>
    </w:p>
    <w:p w14:paraId="5CB63E90" w14:textId="77777777" w:rsidR="002415EC" w:rsidRDefault="008564B5">
      <w:pPr>
        <w:pStyle w:val="FirstParagraph"/>
      </w:pPr>
      <w:r>
        <w:rPr>
          <w:b/>
          <w:bCs/>
        </w:rPr>
        <w:t>Status:</w:t>
      </w:r>
      <w:r>
        <w:t xml:space="preserve"> OPEN — may be a launch gate</w:t>
      </w:r>
    </w:p>
    <w:p w14:paraId="24FB5FFF" w14:textId="77777777" w:rsidR="002415EC" w:rsidRDefault="008564B5">
      <w:pPr>
        <w:pStyle w:val="BodyText"/>
      </w:pPr>
      <w:r>
        <w:t>French is planned for v1.1. Emma’s question implies there may be an expectation of French availability at launch. Is French required at launch (blocking), or is English-first acceptable for v1.0 with French following in v1.1?</w:t>
      </w:r>
    </w:p>
    <w:p w14:paraId="69C47512" w14:textId="77777777" w:rsidR="002415EC" w:rsidRDefault="008564B5">
      <w:pPr>
        <w:pStyle w:val="BodyText"/>
      </w:pPr>
      <w:r>
        <w:rPr>
          <w:b/>
          <w:bCs/>
        </w:rPr>
        <w:t>Why this matters:</w:t>
      </w:r>
      <w:r>
        <w:t xml:space="preserve"> If French is required at launch, it must be added to the v1.0 build scope now — it is not a small change. Confirming English-first is acceptable removes it from the critical path.</w:t>
      </w:r>
    </w:p>
    <w:p w14:paraId="6F4871C9" w14:textId="77777777" w:rsidR="002415EC" w:rsidRDefault="008564B5">
      <w:pPr>
        <w:pStyle w:val="BodyText"/>
      </w:pPr>
      <w:r>
        <w:rPr>
          <w:b/>
          <w:bCs/>
        </w:rPr>
        <w:t>Answer needed from:</w:t>
      </w:r>
      <w:r>
        <w:t xml:space="preserve"> Emma (IOC), Martyn (OCOG)</w:t>
      </w:r>
    </w:p>
    <w:p w14:paraId="0F918A34" w14:textId="77777777" w:rsidR="002415EC" w:rsidRDefault="008564B5">
      <w:pPr>
        <w:pStyle w:val="BodyText"/>
      </w:pPr>
      <w:r>
        <w:rPr>
          <w:b/>
          <w:bCs/>
        </w:rPr>
        <w:t>Roles impacted:</w:t>
      </w:r>
      <w:r>
        <w:t xml:space="preserve"> NOC Admin (receives onboarding), OCOG Admin (may deliver onboarding), D.TEC (may produce manual), IOC (may set language requirements)</w:t>
      </w:r>
    </w:p>
    <w:p w14:paraId="34CE0A41" w14:textId="42329E5D" w:rsidR="002415EC" w:rsidRDefault="008E5F50">
      <w:r>
        <w:rPr>
          <w:noProof/>
        </w:rPr>
        <w:pict w14:anchorId="5346078C">
          <v:rect id="_x0000_i1040" alt="" style="width:468pt;height:.05pt;mso-width-percent:0;mso-height-percent:0;mso-width-percent:0;mso-height-percent:0" o:hralign="center" o:hrstd="t" o:hr="t"/>
        </w:pict>
      </w:r>
    </w:p>
    <w:p w14:paraId="5AF2C8C8" w14:textId="77777777" w:rsidR="002415EC" w:rsidRDefault="008564B5">
      <w:pPr>
        <w:pStyle w:val="Heading3"/>
      </w:pPr>
      <w:bookmarkStart w:id="111" w:name="pilot-noc-testing-em-2026-04-02"/>
      <w:bookmarkEnd w:id="108"/>
      <w:bookmarkEnd w:id="110"/>
      <w:r>
        <w:lastRenderedPageBreak/>
        <w:t>6.5 Pilot NOC Testing [EM 2026-04-02]</w:t>
      </w:r>
    </w:p>
    <w:p w14:paraId="4B859B64" w14:textId="77777777" w:rsidR="002415EC" w:rsidRDefault="008564B5">
      <w:pPr>
        <w:pStyle w:val="FirstParagraph"/>
      </w:pPr>
      <w:r>
        <w:rPr>
          <w:b/>
          <w:bCs/>
        </w:rPr>
        <w:t>Status:</w:t>
      </w:r>
      <w:r>
        <w:t xml:space="preserve"> OPEN — pre-launch strategy question</w:t>
      </w:r>
    </w:p>
    <w:p w14:paraId="2D242D7B" w14:textId="77777777" w:rsidR="002415EC" w:rsidRDefault="008564B5">
      <w:pPr>
        <w:pStyle w:val="BodyText"/>
      </w:pPr>
      <w:r>
        <w:rPr>
          <w:b/>
          <w:bCs/>
        </w:rPr>
        <w:t>Scenario:</w:t>
      </w:r>
      <w:r>
        <w:t xml:space="preserve"> Emma suggests (Comment 184): “I think we should test the system with a select number of NOCs.” This aligns with the general principle of controlled rollout before full launch, but we have not yet defined the pilot structure. Emma also notes (Comment 168) that the IOC only received test URLs on 30 March before the Easter break, and that OCOG and NOCs also need time to review before agreeing on any launch timeline: “I think we need to agree on this together and be realistic but also recognising time is tight.”</w:t>
      </w:r>
    </w:p>
    <w:p w14:paraId="66D4C844" w14:textId="77777777" w:rsidR="002415EC" w:rsidRDefault="008564B5">
      <w:pPr>
        <w:pStyle w:val="BodyText"/>
      </w:pPr>
      <w:r>
        <w:rPr>
          <w:b/>
          <w:bCs/>
        </w:rPr>
        <w:t>Questions we need answered:</w:t>
      </w:r>
    </w:p>
    <w:p w14:paraId="55119A49" w14:textId="77777777" w:rsidR="002415EC" w:rsidRDefault="008564B5">
      <w:pPr>
        <w:pStyle w:val="Compact"/>
        <w:numPr>
          <w:ilvl w:val="0"/>
          <w:numId w:val="23"/>
        </w:numPr>
      </w:pPr>
      <w:r>
        <w:rPr>
          <w:b/>
          <w:bCs/>
        </w:rPr>
        <w:t>Pilot NOC selection:</w:t>
      </w:r>
      <w:r>
        <w:t xml:space="preserve"> Who selects the pilot NOCs, and by what criteria? (Suggestions: one large territory with high application volume, one mid-size, one small to represent different workflow complexity levels. Geographic and linguistic diversity may also be a factor.)</w:t>
      </w:r>
    </w:p>
    <w:p w14:paraId="104937D2" w14:textId="77777777" w:rsidR="002415EC" w:rsidRDefault="008564B5">
      <w:pPr>
        <w:pStyle w:val="Compact"/>
        <w:numPr>
          <w:ilvl w:val="0"/>
          <w:numId w:val="23"/>
        </w:numPr>
      </w:pPr>
      <w:r>
        <w:rPr>
          <w:b/>
          <w:bCs/>
        </w:rPr>
        <w:t>Pilot timeline:</w:t>
      </w:r>
      <w:r>
        <w:t xml:space="preserve"> When would pilot NOC testing begin, and how long would the pilot run before full launch? What is the process for collecting and acting on pilot feedback?</w:t>
      </w:r>
    </w:p>
    <w:p w14:paraId="7FA8BFA1" w14:textId="77777777" w:rsidR="002415EC" w:rsidRDefault="008564B5">
      <w:pPr>
        <w:pStyle w:val="Compact"/>
        <w:numPr>
          <w:ilvl w:val="0"/>
          <w:numId w:val="23"/>
        </w:numPr>
      </w:pPr>
      <w:r>
        <w:rPr>
          <w:b/>
          <w:bCs/>
        </w:rPr>
        <w:t>Go/no-go threshold:</w:t>
      </w:r>
      <w:r>
        <w:t xml:space="preserve"> What is the threshold for moving from pilot to full launch? Who makes that call — OCOG, IOC, or joint?</w:t>
      </w:r>
    </w:p>
    <w:p w14:paraId="2015C36C" w14:textId="77777777" w:rsidR="002415EC" w:rsidRDefault="008564B5">
      <w:pPr>
        <w:pStyle w:val="Compact"/>
        <w:numPr>
          <w:ilvl w:val="0"/>
          <w:numId w:val="23"/>
        </w:numPr>
      </w:pPr>
      <w:r>
        <w:rPr>
          <w:b/>
          <w:bCs/>
        </w:rPr>
        <w:t>April 15/16 meeting:</w:t>
      </w:r>
      <w:r>
        <w:t xml:space="preserve"> Emma’s comment 168 makes clear that the prototype launch date is not currently agreed. The 15/16 April meeting should include a realistic timeline discussion. D.TEC will prepare a revised timeline proposal for that meeting.</w:t>
      </w:r>
    </w:p>
    <w:p w14:paraId="0ADD3514" w14:textId="77777777" w:rsidR="002415EC" w:rsidRDefault="008564B5">
      <w:pPr>
        <w:pStyle w:val="FirstParagraph"/>
      </w:pPr>
      <w:r>
        <w:rPr>
          <w:b/>
          <w:bCs/>
        </w:rPr>
        <w:t>Roles impacted:</w:t>
      </w:r>
      <w:r>
        <w:t xml:space="preserve"> OCOG Admin (may coordinate pilot), IOC (may set go/no-go criteria), NOC Admin (pilot participants), D.TEC (operates the pilot environment)</w:t>
      </w:r>
    </w:p>
    <w:p w14:paraId="62EBF3C5" w14:textId="2AF22A75" w:rsidR="002415EC" w:rsidRDefault="008E5F50">
      <w:r>
        <w:rPr>
          <w:noProof/>
        </w:rPr>
        <w:pict w14:anchorId="5DB6E1FF">
          <v:rect id="_x0000_i1039" alt="" style="width:468pt;height:.05pt;mso-width-percent:0;mso-height-percent:0;mso-width-percent:0;mso-height-percent:0" o:hralign="center" o:hrstd="t" o:hr="t"/>
        </w:pict>
      </w:r>
    </w:p>
    <w:p w14:paraId="39D45939" w14:textId="77777777" w:rsidR="002415EC" w:rsidRDefault="008564B5">
      <w:pPr>
        <w:pStyle w:val="Heading2"/>
      </w:pPr>
      <w:bookmarkStart w:id="112" w:name="resolved-decisions-for-confirmation"/>
      <w:bookmarkEnd w:id="104"/>
      <w:bookmarkEnd w:id="111"/>
      <w:r>
        <w:t>Resolved Decisions — For Confirmation</w:t>
      </w:r>
    </w:p>
    <w:p w14:paraId="58C6843C" w14:textId="77777777" w:rsidR="002415EC" w:rsidRDefault="008564B5">
      <w:pPr>
        <w:pStyle w:val="FirstParagraph"/>
      </w:pPr>
      <w:r>
        <w:t>The following decisions have been made and implemented. We’re listing them here so you can confirm they match your understanding. If anything needs revisiting, we can — these are not locked.</w:t>
      </w:r>
    </w:p>
    <w:p w14:paraId="5A2DD3E7" w14:textId="77777777" w:rsidR="002415EC" w:rsidRDefault="008564B5">
      <w:pPr>
        <w:pStyle w:val="BlockText"/>
      </w:pPr>
      <w:r>
        <w:rPr>
          <w:b/>
          <w:bCs/>
        </w:rPr>
        <w:t>Note on disputed resolutions:</w:t>
      </w:r>
      <w:r>
        <w:t xml:space="preserve"> R-2, R-3, and R-7 below are listed as resolved but are actively disputed by open questions in the body of this document. They are flagged clearly. Do not treat them as settled until the April 15/16 meeting produces written agreement.</w:t>
      </w:r>
    </w:p>
    <w:p w14:paraId="6D98A12B" w14:textId="275387B9" w:rsidR="002415EC" w:rsidRDefault="008E5F50">
      <w:r>
        <w:rPr>
          <w:noProof/>
        </w:rPr>
        <w:pict w14:anchorId="765D91C5">
          <v:rect id="_x0000_i1038" alt="" style="width:468pt;height:.05pt;mso-width-percent:0;mso-height-percent:0;mso-width-percent:0;mso-height-percent:0" o:hralign="center" o:hrstd="t" o:hr="t"/>
        </w:pict>
      </w:r>
    </w:p>
    <w:p w14:paraId="05BE7F84" w14:textId="77777777" w:rsidR="002415EC" w:rsidRDefault="008564B5">
      <w:pPr>
        <w:pStyle w:val="Heading3"/>
      </w:pPr>
      <w:bookmarkStart w:id="113" w:name="Xd44388af01f614b005f69410bf5c889ab9d271f"/>
      <w:r>
        <w:lastRenderedPageBreak/>
        <w:t>R-1. EoI Owned by NOC; OCOG Has Cross-NOC Review Authority</w:t>
      </w:r>
    </w:p>
    <w:p w14:paraId="6E77D2D4" w14:textId="77777777" w:rsidR="002415EC" w:rsidRDefault="008564B5">
      <w:pPr>
        <w:pStyle w:val="FirstParagraph"/>
      </w:pPr>
      <w:r>
        <w:rPr>
          <w:b/>
          <w:bCs/>
        </w:rPr>
        <w:t>Decision:</w:t>
      </w:r>
      <w:r>
        <w:t xml:space="preserve"> During the EoI phase, the NOC reviews, approves, returns, or rejects applications for their own territory. The OCOG can see all applications across NOCs (read-only during EoI) and will have filtering tools to identify problematic applications. The IOC has visibility but does not approve or reject EoI applications.</w:t>
      </w:r>
    </w:p>
    <w:p w14:paraId="669603B7" w14:textId="77777777" w:rsidR="002415EC" w:rsidRDefault="008564B5">
      <w:pPr>
        <w:pStyle w:val="BodyText"/>
      </w:pPr>
      <w:r>
        <w:rPr>
          <w:b/>
          <w:bCs/>
        </w:rPr>
        <w:t>Clarification — EoI approval = candidacy, not accreditation [Ken 2026-04-02]:</w:t>
      </w:r>
      <w:r>
        <w:t xml:space="preserve"> When a NOC approves an EoI, they are approving the organisation as a </w:t>
      </w:r>
      <w:r>
        <w:rPr>
          <w:i/>
          <w:iCs/>
        </w:rPr>
        <w:t>candidate for quota consideration</w:t>
      </w:r>
      <w:r>
        <w:t xml:space="preserve"> — not granting accreditation. An approved organisation may receive zero slots in PbN. This two-stage model (candidacy → allocation) is intentional and important: a NOC with a quota of 80 press slots might approve 200 organisations as candidates, then allocate slots to the 80 they prioritise in PbN. The remaining 120 approved-but-unallocated orgs receive no credentials.</w:t>
      </w:r>
    </w:p>
    <w:p w14:paraId="53EF684C" w14:textId="77777777" w:rsidR="002415EC" w:rsidRDefault="008564B5">
      <w:pPr>
        <w:pStyle w:val="BodyText"/>
      </w:pPr>
      <w:r>
        <w:t>This distinction is currently implicit in the portal but not made explicit to users. We are updating the portal UI to make the candidacy stage clearer — for example, renaming the “Approve” button to “Approve as Candidate” or adding a tooltip/explanatory note that explains approval does not guarantee a credential allocation. This document note reflects that same language change.</w:t>
      </w:r>
    </w:p>
    <w:p w14:paraId="0A34E4FA" w14:textId="77777777" w:rsidR="002415EC" w:rsidRDefault="008564B5">
      <w:pPr>
        <w:pStyle w:val="BodyText"/>
      </w:pPr>
      <w:r>
        <w:rPr>
          <w:b/>
          <w:bCs/>
        </w:rPr>
        <w:t>Roles impacted:</w:t>
      </w:r>
      <w:r>
        <w:t xml:space="preserve"> NOC Admin, OCOG Admin, IOC Admin </w:t>
      </w:r>
      <w:r>
        <w:rPr>
          <w:b/>
          <w:bCs/>
        </w:rPr>
        <w:t>Please confirm</w:t>
      </w:r>
      <w:r>
        <w:t xml:space="preserve"> the role boundaries during EoI, and confirm that framing EoI approval as “candidacy” (not accreditation) accurately reflects how IOC and OCOG expect NOCs to use this stage.</w:t>
      </w:r>
    </w:p>
    <w:p w14:paraId="2946DB82" w14:textId="4A8A870B" w:rsidR="002415EC" w:rsidRDefault="008E5F50">
      <w:r>
        <w:rPr>
          <w:noProof/>
        </w:rPr>
        <w:pict w14:anchorId="56161995">
          <v:rect id="_x0000_i1037" alt="" style="width:468pt;height:.05pt;mso-width-percent:0;mso-height-percent:0;mso-width-percent:0;mso-height-percent:0" o:hralign="center" o:hrstd="t" o:hr="t"/>
        </w:pict>
      </w:r>
    </w:p>
    <w:p w14:paraId="40608804" w14:textId="77777777" w:rsidR="002415EC" w:rsidRDefault="008564B5">
      <w:pPr>
        <w:pStyle w:val="Heading3"/>
      </w:pPr>
      <w:bookmarkStart w:id="114" w:name="X3e3c0ec613c93eec582ec33b336cacf0f15d0a9"/>
      <w:bookmarkEnd w:id="113"/>
      <w:r>
        <w:t>R-2. PbN Approval — OCOG Approves, with IOC Exceptions</w:t>
      </w:r>
    </w:p>
    <w:p w14:paraId="2E2DF916" w14:textId="77777777" w:rsidR="002415EC" w:rsidRDefault="008564B5">
      <w:pPr>
        <w:pStyle w:val="BlockText"/>
      </w:pPr>
      <w:r>
        <w:t xml:space="preserve">✅ </w:t>
      </w:r>
      <w:r>
        <w:rPr>
          <w:b/>
          <w:bCs/>
        </w:rPr>
        <w:t>RESOLVED 2026-04-11</w:t>
      </w:r>
      <w:r>
        <w:t xml:space="preserve"> — OCOG approves PbN confirmed. IOC has read-only visibility; no formal IOC step in the PbN state machine. Model A (section 3.2) adopted. The additional conflict with section 4.2 (IOC-Direct approval direction) remains open — see section 4.2.</w:t>
      </w:r>
    </w:p>
    <w:p w14:paraId="6D28222F" w14:textId="77777777" w:rsidR="002415EC" w:rsidRDefault="008564B5">
      <w:pPr>
        <w:pStyle w:val="FirstParagraph"/>
      </w:pPr>
      <w:r>
        <w:rPr>
          <w:b/>
          <w:bCs/>
        </w:rPr>
        <w:t>Decision:</w:t>
      </w:r>
      <w:r>
        <w:t xml:space="preserve"> After a NOC submits their PbN slot allocations, the OCOG formally reviews and approves (or adjusts) them. The IOC has read-only visibility on PbN allocations but does not approve them. PbN state machine: Draft → NOC Submitted → OCOG Approved → Sent to ACR.</w:t>
      </w:r>
    </w:p>
    <w:p w14:paraId="4FFB45CA" w14:textId="77777777" w:rsidR="002415EC" w:rsidRDefault="008564B5">
      <w:pPr>
        <w:pStyle w:val="BodyText"/>
      </w:pPr>
      <w:r>
        <w:rPr>
          <w:b/>
          <w:bCs/>
        </w:rPr>
        <w:t>Named exceptions where the IOC has direct approval authority:</w:t>
      </w:r>
      <w:r>
        <w:t xml:space="preserve"> - </w:t>
      </w:r>
      <w:r>
        <w:rPr>
          <w:b/>
          <w:bCs/>
        </w:rPr>
        <w:t>IOC-Direct organisations:</w:t>
      </w:r>
      <w:r>
        <w:t xml:space="preserve"> The IOC allocates slots to reserved orgs (AFP, AP, Reuters, etc.) and submits them for OCOG approval through the same PbN state machine. - </w:t>
      </w:r>
      <w:r>
        <w:rPr>
          <w:b/>
          <w:bCs/>
        </w:rPr>
        <w:t>ENR:</w:t>
      </w:r>
      <w:r>
        <w:t xml:space="preserve"> The IOC grants ENR allocations from the holdback pool (separate track, not PbN). - </w:t>
      </w:r>
      <w:r>
        <w:rPr>
          <w:b/>
          <w:bCs/>
        </w:rPr>
        <w:t>IOC-managed quotas:</w:t>
      </w:r>
      <w:r>
        <w:t xml:space="preserve"> The IOC sets per-category quota totals per NOC.</w:t>
      </w:r>
    </w:p>
    <w:p w14:paraId="0F34747C" w14:textId="77777777" w:rsidR="002415EC" w:rsidRDefault="008564B5">
      <w:pPr>
        <w:pStyle w:val="BodyText"/>
      </w:pPr>
      <w:r>
        <w:rPr>
          <w:b/>
          <w:bCs/>
        </w:rPr>
        <w:t>Important caveat [EM 2026-04-02]:</w:t>
      </w:r>
      <w:r>
        <w:t xml:space="preserve"> Emma’s feedback suggests the approval authority described above may be reversed from the actual process — specifically that the IOC </w:t>
      </w:r>
      <w:r>
        <w:lastRenderedPageBreak/>
        <w:t>approves the PbN (not just reads it) and the OCOG’s role is quota entry and coordination rather than final PbN approval. See section 3.2 for full detail. This resolved decision should be treated as provisional until the April 15/16 meeting with Emma and Martyn confirms which model is correct.</w:t>
      </w:r>
    </w:p>
    <w:p w14:paraId="522B5C7B" w14:textId="77777777" w:rsidR="002415EC" w:rsidRDefault="008564B5">
      <w:pPr>
        <w:pStyle w:val="BodyText"/>
      </w:pPr>
      <w:r>
        <w:rPr>
          <w:b/>
          <w:bCs/>
        </w:rPr>
        <w:t>Roles impacted:</w:t>
      </w:r>
      <w:r>
        <w:t xml:space="preserve"> NOC Admin, OCOG Admin, IOC Admin </w:t>
      </w:r>
      <w:r>
        <w:rPr>
          <w:b/>
          <w:bCs/>
        </w:rPr>
        <w:t>Please confirm</w:t>
      </w:r>
      <w:r>
        <w:t xml:space="preserve"> the OCOG owns PbN approval and the IOC exceptions are correctly scoped — noting that IOC feedback indicates this may need to be reversed (see 3.2).</w:t>
      </w:r>
    </w:p>
    <w:p w14:paraId="5997CC1D" w14:textId="3F6B8BBC" w:rsidR="002415EC" w:rsidRDefault="008E5F50">
      <w:r>
        <w:rPr>
          <w:noProof/>
        </w:rPr>
        <w:pict w14:anchorId="72F27795">
          <v:rect id="_x0000_i1036" alt="" style="width:468pt;height:.05pt;mso-width-percent:0;mso-height-percent:0;mso-width-percent:0;mso-height-percent:0" o:hralign="center" o:hrstd="t" o:hr="t"/>
        </w:pict>
      </w:r>
    </w:p>
    <w:p w14:paraId="02E8AEDD" w14:textId="77777777" w:rsidR="002415EC" w:rsidRDefault="008564B5">
      <w:pPr>
        <w:pStyle w:val="Heading3"/>
      </w:pPr>
      <w:bookmarkStart w:id="115" w:name="Xaa3c1cf6129d92e90a1434f2fae61e65703133f"/>
      <w:bookmarkEnd w:id="114"/>
      <w:r>
        <w:t>R-3. ENR Process — NOC Nominates, IOC Grants from Holdback</w:t>
      </w:r>
    </w:p>
    <w:p w14:paraId="7BD85663" w14:textId="77777777" w:rsidR="002415EC" w:rsidRDefault="008564B5">
      <w:pPr>
        <w:pStyle w:val="BlockText"/>
      </w:pPr>
      <w:r>
        <w:t xml:space="preserve">⚠ </w:t>
      </w:r>
      <w:r>
        <w:rPr>
          <w:b/>
          <w:bCs/>
        </w:rPr>
        <w:t>OPEN-BLOCKING</w:t>
      </w:r>
      <w:r>
        <w:t xml:space="preserve"> — ENR self-application (section 5.1) remains unresolved and contradicts the “NOC nominates only” model here. If self-application is adopted, the EoI form, NOC queue action set, and ENR state machine all change. Awaiting Emma (IOC) and Martyn (OCOG) to confirm the ENR front door model before any further ENR intake work proceeds.</w:t>
      </w:r>
    </w:p>
    <w:p w14:paraId="40ED2274" w14:textId="77777777" w:rsidR="002415EC" w:rsidRDefault="008564B5">
      <w:pPr>
        <w:pStyle w:val="FirstParagraph"/>
      </w:pPr>
      <w:r>
        <w:rPr>
          <w:b/>
          <w:bCs/>
        </w:rPr>
        <w:t>Decision:</w:t>
      </w:r>
      <w:r>
        <w:t xml:space="preserve"> ENR is a completely separate track from EoI/PbN. Media organisations do not self-apply for ENR — the NOC nominates them. The NOC submits a prioritised list to the IOC. The IOC reviews each org and grants full, partial, or zero slots from a separate holdback pool. ENR quota is completely separate from E-category quotas.</w:t>
      </w:r>
    </w:p>
    <w:p w14:paraId="01D60E9F" w14:textId="77777777" w:rsidR="002415EC" w:rsidRDefault="008564B5">
      <w:pPr>
        <w:pStyle w:val="BodyText"/>
      </w:pPr>
      <w:r>
        <w:rPr>
          <w:b/>
          <w:bCs/>
        </w:rPr>
        <w:t>Roles impacted:</w:t>
      </w:r>
      <w:r>
        <w:t xml:space="preserve"> NOC Admin, IOC Admin </w:t>
      </w:r>
      <w:r>
        <w:rPr>
          <w:b/>
          <w:bCs/>
        </w:rPr>
        <w:t>Please confirm</w:t>
      </w:r>
      <w:r>
        <w:t xml:space="preserve"> this matches your understanding of the ENR process — and whether ENR self-application (section 5.1) should replace or supplement this model.</w:t>
      </w:r>
    </w:p>
    <w:p w14:paraId="110FFD37" w14:textId="1BDC83DD" w:rsidR="002415EC" w:rsidRDefault="008E5F50">
      <w:r>
        <w:rPr>
          <w:noProof/>
        </w:rPr>
        <w:pict w14:anchorId="0858DE29">
          <v:rect id="_x0000_i1035" alt="" style="width:468pt;height:.05pt;mso-width-percent:0;mso-height-percent:0;mso-width-percent:0;mso-height-percent:0" o:hralign="center" o:hrstd="t" o:hr="t"/>
        </w:pict>
      </w:r>
    </w:p>
    <w:p w14:paraId="1FFE0E32" w14:textId="77777777" w:rsidR="002415EC" w:rsidRDefault="008564B5">
      <w:pPr>
        <w:pStyle w:val="Heading3"/>
      </w:pPr>
      <w:bookmarkStart w:id="116" w:name="X7805c81b8e7cd19a12f92602b30da557c348261"/>
      <w:bookmarkEnd w:id="115"/>
      <w:r>
        <w:t>R-4. IFs — Quota and Fast-Track Only, No Public EoI [EM 2026-04-02 updated]</w:t>
      </w:r>
    </w:p>
    <w:p w14:paraId="48B3B4F6" w14:textId="77777777" w:rsidR="002415EC" w:rsidRDefault="008564B5">
      <w:pPr>
        <w:pStyle w:val="FirstParagraph"/>
      </w:pPr>
      <w:r>
        <w:rPr>
          <w:b/>
          <w:bCs/>
        </w:rPr>
        <w:t>Decision:</w:t>
      </w:r>
      <w:r>
        <w:t xml:space="preserve"> International Federations (IFs) do not have a public EoI queue. They do not receive self-nomination applications from media organisations. Instead: 1. The IOC sets per-category quotas for each IF (same as for NOCs). 2. IFs enter their own organisations directly via the fast-track route (same simplified form as NOC fast-track). 3. IF fast-track entries go to the OCOG for PbN approval through the same state machine as NOC allocations.</w:t>
      </w:r>
    </w:p>
    <w:p w14:paraId="06689464" w14:textId="77777777" w:rsidR="002415EC" w:rsidRDefault="008564B5">
      <w:pPr>
        <w:pStyle w:val="BodyText"/>
      </w:pPr>
      <w:r>
        <w:rPr>
          <w:b/>
          <w:bCs/>
        </w:rPr>
        <w:t>Confirmed — IFs have NO ENR accreditations [EM 2026-04-02]:</w:t>
      </w:r>
      <w:r>
        <w:t xml:space="preserve"> Emma confirms (Comments 100, 112) that IFs do not participate in the ENR track at all. ENR accreditations do not exist for IFs. Any ENR-related screens or logic for IF admin roles should be removed or hidden.</w:t>
      </w:r>
    </w:p>
    <w:p w14:paraId="794C6729" w14:textId="77777777" w:rsidR="002415EC" w:rsidRDefault="008564B5">
      <w:pPr>
        <w:pStyle w:val="BodyText"/>
      </w:pPr>
      <w:r>
        <w:rPr>
          <w:b/>
          <w:bCs/>
        </w:rPr>
        <w:t>IF scope significantly narrowed [EM 2026-04-02]:</w:t>
      </w:r>
      <w:r>
        <w:t xml:space="preserve"> Emma clarifies (Comments 100, 112) that only approximately 6 IFs need to submit PbN for sport specialist media. All other IFs get quotas for their own staff, and the process for them starts directly at Press by Name </w:t>
      </w:r>
      <w:r>
        <w:lastRenderedPageBreak/>
        <w:t>(the individual name submission stage, handled in ACR in 2027) — not at the EoI or PbN stage in MRP. This means the IF use-case in MRP is much narrower than previously scoped: only ~6 IFs will actively use the portal for PbN submissions.</w:t>
      </w:r>
    </w:p>
    <w:p w14:paraId="52748431" w14:textId="77777777" w:rsidR="002415EC" w:rsidRDefault="008564B5">
      <w:pPr>
        <w:pStyle w:val="BodyText"/>
      </w:pPr>
      <w:r>
        <w:rPr>
          <w:b/>
          <w:bCs/>
        </w:rPr>
        <w:t>Roles impacted:</w:t>
      </w:r>
      <w:r>
        <w:t xml:space="preserve"> IF Admin (only ~6 IFs in scope), OCOG Admin (approves those ~6 IFs’ PbN), IOC Admin (sets quotas for all IFs) </w:t>
      </w:r>
      <w:r>
        <w:rPr>
          <w:b/>
          <w:bCs/>
        </w:rPr>
        <w:t>Please confirm</w:t>
      </w:r>
      <w:r>
        <w:t xml:space="preserve"> IFs should not have a public EoI queue and should use fast-track entry only. (Note: we may need to adjust the current code to align with this — the IF admin screen currently mirrors the full NOC experience including an EoI queue.) Also confirm: should the ~200 IFs that go straight to Press by Name have any presence in MRP at all, or only in ACR?</w:t>
      </w:r>
    </w:p>
    <w:p w14:paraId="680F3770" w14:textId="77777777" w:rsidR="002415EC" w:rsidRDefault="008564B5">
      <w:pPr>
        <w:pStyle w:val="BodyText"/>
      </w:pPr>
      <w:r>
        <w:rPr>
          <w:b/>
          <w:bCs/>
        </w:rPr>
        <w:t>Note on small IFs — proposed model [Ken 2026-04-02]:</w:t>
      </w:r>
      <w:r>
        <w:t xml:space="preserve"> Emma notes that only ~6 IFs use MRP for sport-specialist PbN. All other IFs go straight to Press by Name in ACR. Ken’s challenge: if IOC still sets the quota for small IFs, why not also manage them in MRP and avoid manual ACR entry? The proposed model is: all IFs are in MRP. Large IFs (~6) use the full PbN flow as currently designed. Small IFs skip EoI entirely and use the direct PbN entry feature (see 4.4) — the IF admin adds their orgs directly to the PbN table, which flows to OCOG approval and then ACR export. Nothing needs to be manually keyed into ACR. Please confirm whether this is feasible or whether there is a reason small IFs should remain outside MRP.</w:t>
      </w:r>
    </w:p>
    <w:p w14:paraId="6B699379" w14:textId="75BB8395" w:rsidR="002415EC" w:rsidRDefault="008E5F50">
      <w:r>
        <w:rPr>
          <w:noProof/>
        </w:rPr>
        <w:pict w14:anchorId="31BDEEF6">
          <v:rect id="_x0000_i1034" alt="" style="width:468pt;height:.05pt;mso-width-percent:0;mso-height-percent:0;mso-width-percent:0;mso-height-percent:0" o:hralign="center" o:hrstd="t" o:hr="t"/>
        </w:pict>
      </w:r>
    </w:p>
    <w:p w14:paraId="51AC3822" w14:textId="77777777" w:rsidR="002415EC" w:rsidRDefault="008564B5">
      <w:pPr>
        <w:pStyle w:val="Heading3"/>
      </w:pPr>
      <w:bookmarkStart w:id="117" w:name="Xfea0cd679a66aac534298163cbe6e7f91aaef1c"/>
      <w:bookmarkEnd w:id="116"/>
      <w:r>
        <w:t>R-5. ENR Partial Allocation (Not All-or-Nothing)</w:t>
      </w:r>
    </w:p>
    <w:p w14:paraId="524C7CA3" w14:textId="77777777" w:rsidR="002415EC" w:rsidRDefault="008564B5">
      <w:pPr>
        <w:pStyle w:val="FirstParagraph"/>
      </w:pPr>
      <w:r>
        <w:rPr>
          <w:b/>
          <w:bCs/>
        </w:rPr>
        <w:t>Decision:</w:t>
      </w:r>
      <w:r>
        <w:t xml:space="preserve"> When the IOC reviews a NOC’s ENR request list, they decide per org: Granted (full slots), Partial (fewer slots than requested), or Denied (zero slots). The IOC sets the exact number of slots granted for each org. This is not all-or-nothing per NOC.</w:t>
      </w:r>
    </w:p>
    <w:p w14:paraId="5CF5FDC6" w14:textId="77777777" w:rsidR="002415EC" w:rsidRDefault="008564B5">
      <w:pPr>
        <w:pStyle w:val="BodyText"/>
      </w:pPr>
      <w:r>
        <w:rPr>
          <w:b/>
          <w:bCs/>
        </w:rPr>
        <w:t>Roles impacted:</w:t>
      </w:r>
      <w:r>
        <w:t xml:space="preserve"> IOC Admin, NOC Admin (sees decisions) </w:t>
      </w:r>
      <w:r>
        <w:rPr>
          <w:b/>
          <w:bCs/>
        </w:rPr>
        <w:t>Please confirm</w:t>
      </w:r>
      <w:r>
        <w:t xml:space="preserve"> per-org partial allocation is correct.</w:t>
      </w:r>
    </w:p>
    <w:p w14:paraId="3FE9F23F" w14:textId="35B3E437" w:rsidR="002415EC" w:rsidRDefault="008E5F50">
      <w:r>
        <w:rPr>
          <w:noProof/>
        </w:rPr>
        <w:pict w14:anchorId="00F9E7C6">
          <v:rect id="_x0000_i1033" alt="" style="width:468pt;height:.05pt;mso-width-percent:0;mso-height-percent:0;mso-width-percent:0;mso-height-percent:0" o:hralign="center" o:hrstd="t" o:hr="t"/>
        </w:pict>
      </w:r>
    </w:p>
    <w:p w14:paraId="03776661" w14:textId="77777777" w:rsidR="002415EC" w:rsidRDefault="008564B5">
      <w:pPr>
        <w:pStyle w:val="Heading3"/>
      </w:pPr>
      <w:bookmarkStart w:id="118" w:name="Xba066557516f7989e1f32fea277fedea4cb8b48"/>
      <w:bookmarkEnd w:id="117"/>
      <w:r>
        <w:t>R-6. Flat Org Identity Model (No Parent-Child Hierarchy)</w:t>
      </w:r>
    </w:p>
    <w:p w14:paraId="6F358E71" w14:textId="77777777" w:rsidR="002415EC" w:rsidRDefault="008564B5">
      <w:pPr>
        <w:pStyle w:val="FirstParagraph"/>
      </w:pPr>
      <w:r>
        <w:rPr>
          <w:b/>
          <w:bCs/>
        </w:rPr>
        <w:t>Decision:</w:t>
      </w:r>
      <w:r>
        <w:t xml:space="preserve"> Each territory’s instance of an organisation is an independent record. For example, a broadcast company with bureaux in Japan and the United States would have two separate org records — one managed by the JPN NOC and one by the USA NOC. They are linked only by a shared email domain, which triggers a multi-territory flag. A parent-child corporate hierarchy model is deferred.</w:t>
      </w:r>
    </w:p>
    <w:p w14:paraId="4EBBEC96" w14:textId="77777777" w:rsidR="002415EC" w:rsidRDefault="008564B5">
      <w:pPr>
        <w:pStyle w:val="BodyText"/>
      </w:pPr>
      <w:r>
        <w:t>Note: The largest international wire services (AFP, AP, Reuters, Xinhua) are handled separately as IOC-Direct organisations — they bypass the NOC process entirely and are managed by the IOC.</w:t>
      </w:r>
    </w:p>
    <w:p w14:paraId="6FD06628" w14:textId="77777777" w:rsidR="002415EC" w:rsidRDefault="008564B5">
      <w:pPr>
        <w:pStyle w:val="BodyText"/>
      </w:pPr>
      <w:r>
        <w:rPr>
          <w:b/>
          <w:bCs/>
        </w:rPr>
        <w:t>Roles impacted:</w:t>
      </w:r>
      <w:r>
        <w:t xml:space="preserve"> NOC Admin, OCOG Admin, IOC Admin </w:t>
      </w:r>
      <w:r>
        <w:rPr>
          <w:b/>
          <w:bCs/>
        </w:rPr>
        <w:t>Please confirm</w:t>
      </w:r>
      <w:r>
        <w:t xml:space="preserve"> the flat model is acceptable, or let us know if corporate hierarchy visibility is needed.</w:t>
      </w:r>
    </w:p>
    <w:p w14:paraId="1F72F646" w14:textId="5146D9D6" w:rsidR="002415EC" w:rsidRDefault="008E5F50">
      <w:r>
        <w:rPr>
          <w:noProof/>
        </w:rPr>
        <w:lastRenderedPageBreak/>
        <w:pict w14:anchorId="073F09B8">
          <v:rect id="_x0000_i1032" alt="" style="width:468pt;height:.05pt;mso-width-percent:0;mso-height-percent:0;mso-width-percent:0;mso-height-percent:0" o:hralign="center" o:hrstd="t" o:hr="t"/>
        </w:pict>
      </w:r>
    </w:p>
    <w:p w14:paraId="72440C49" w14:textId="77777777" w:rsidR="002415EC" w:rsidRDefault="008564B5">
      <w:pPr>
        <w:pStyle w:val="Heading3"/>
      </w:pPr>
      <w:bookmarkStart w:id="119" w:name="r-7.-ioc-can-edit-quotas-after-import"/>
      <w:bookmarkEnd w:id="118"/>
      <w:r>
        <w:t>R-7. IOC Can Edit Quotas After Import</w:t>
      </w:r>
    </w:p>
    <w:p w14:paraId="46A3C100" w14:textId="77777777" w:rsidR="002415EC" w:rsidRDefault="008564B5">
      <w:pPr>
        <w:pStyle w:val="BlockText"/>
      </w:pPr>
      <w:r>
        <w:t xml:space="preserve">✅ </w:t>
      </w:r>
      <w:r>
        <w:rPr>
          <w:b/>
          <w:bCs/>
        </w:rPr>
        <w:t>RESOLVED 2026-04-11</w:t>
      </w:r>
      <w:r>
        <w:t xml:space="preserve"> — Model A confirmed (section 3.2). IOC enters and edits quotas directly in the portal. The quota-entry screen and edit capability built for IOC Admin stand.</w:t>
      </w:r>
    </w:p>
    <w:p w14:paraId="2B4D782A" w14:textId="77777777" w:rsidR="002415EC" w:rsidRDefault="008564B5">
      <w:pPr>
        <w:pStyle w:val="FirstParagraph"/>
      </w:pPr>
      <w:r>
        <w:rPr>
          <w:b/>
          <w:bCs/>
        </w:rPr>
        <w:t>Decision:</w:t>
      </w:r>
      <w:r>
        <w:t xml:space="preserve"> The IOC imports per-category quota totals from a CSV file. After import, the IOC can also edit individual NOC quotas directly in the portal (toggle an edit mode on the quota table). All changes — whether from import or manual edit — are logged in an audit trail (previous value → new value, who changed it, when).</w:t>
      </w:r>
    </w:p>
    <w:p w14:paraId="30E77D30" w14:textId="77777777" w:rsidR="002415EC" w:rsidRDefault="008564B5">
      <w:pPr>
        <w:pStyle w:val="BodyText"/>
      </w:pPr>
      <w:r>
        <w:rPr>
          <w:b/>
          <w:bCs/>
        </w:rPr>
        <w:t>Roles impacted:</w:t>
      </w:r>
      <w:r>
        <w:t xml:space="preserve"> IOC Admin </w:t>
      </w:r>
      <w:r>
        <w:rPr>
          <w:b/>
          <w:bCs/>
        </w:rPr>
        <w:t>Please confirm</w:t>
      </w:r>
      <w:r>
        <w:t xml:space="preserve"> both import and in-app editing should be supported — noting this depends on section 3.2 resolution.</w:t>
      </w:r>
    </w:p>
    <w:p w14:paraId="08CE6F91" w14:textId="261FC800" w:rsidR="002415EC" w:rsidRDefault="008E5F50">
      <w:r>
        <w:rPr>
          <w:noProof/>
        </w:rPr>
        <w:pict w14:anchorId="22DFF002">
          <v:rect id="_x0000_i1031" alt="" style="width:468pt;height:.05pt;mso-width-percent:0;mso-height-percent:0;mso-width-percent:0;mso-height-percent:0" o:hralign="center" o:hrstd="t" o:hr="t"/>
        </w:pict>
      </w:r>
    </w:p>
    <w:p w14:paraId="70415804" w14:textId="77777777" w:rsidR="002415EC" w:rsidRDefault="008564B5">
      <w:pPr>
        <w:pStyle w:val="Heading3"/>
      </w:pPr>
      <w:bookmarkStart w:id="120" w:name="X65e486479a9ea8a1ae4172c9b7b252fa72f2073"/>
      <w:bookmarkEnd w:id="119"/>
      <w:r>
        <w:t>R-8. Two-Step Process with Simplified Path for Small NOCs</w:t>
      </w:r>
    </w:p>
    <w:p w14:paraId="4DBA9AAF" w14:textId="77777777" w:rsidR="002415EC" w:rsidRDefault="008564B5">
      <w:pPr>
        <w:pStyle w:val="FirstParagraph"/>
      </w:pPr>
      <w:r>
        <w:rPr>
          <w:b/>
          <w:bCs/>
        </w:rPr>
        <w:t>Decision:</w:t>
      </w:r>
      <w:r>
        <w:t xml:space="preserve"> The portal enforces a two-step process: Step 1 (EoI) where the NOC approves eligible organisations, and Step 2 (PbN) where the NOC allocates per-category slots to approved orgs. However, for smaller NOCs with few applicants, we will provide a streamlined experience — for example, allowing approval and slot allocation in a single workflow view, while still maintaining the same underlying data model and OCOG approval process.</w:t>
      </w:r>
    </w:p>
    <w:p w14:paraId="05E74201" w14:textId="77777777" w:rsidR="002415EC" w:rsidRDefault="008564B5">
      <w:pPr>
        <w:pStyle w:val="BodyText"/>
      </w:pPr>
      <w:r>
        <w:rPr>
          <w:b/>
          <w:bCs/>
        </w:rPr>
        <w:t>Roles impacted:</w:t>
      </w:r>
      <w:r>
        <w:t xml:space="preserve"> NOC Admin (all sizes), OCOG Admin (approves regardless of NOC size) </w:t>
      </w:r>
      <w:r>
        <w:rPr>
          <w:b/>
          <w:bCs/>
        </w:rPr>
        <w:t>Please confirm</w:t>
      </w:r>
      <w:r>
        <w:t xml:space="preserve"> a simplified flow for small NOCs is acceptable, as long as the OCOG approval step remains. </w:t>
      </w:r>
      <w:r>
        <w:rPr>
          <w:b/>
          <w:bCs/>
        </w:rPr>
        <w:t>NOC input recommended</w:t>
      </w:r>
      <w:r>
        <w:t xml:space="preserve"> — ask a small-territory NOC whether the current two-step process feels burdensome.</w:t>
      </w:r>
    </w:p>
    <w:p w14:paraId="61CDCEAD" w14:textId="2C487900" w:rsidR="002415EC" w:rsidRDefault="008E5F50">
      <w:r>
        <w:rPr>
          <w:noProof/>
        </w:rPr>
        <w:pict w14:anchorId="6E6B185F">
          <v:rect id="_x0000_i1030" alt="" style="width:468pt;height:.05pt;mso-width-percent:0;mso-height-percent:0;mso-width-percent:0;mso-height-percent:0" o:hralign="center" o:hrstd="t" o:hr="t"/>
        </w:pict>
      </w:r>
    </w:p>
    <w:p w14:paraId="5CAE6710" w14:textId="77777777" w:rsidR="002415EC" w:rsidRDefault="008564B5">
      <w:pPr>
        <w:pStyle w:val="Heading3"/>
      </w:pPr>
      <w:bookmarkStart w:id="121" w:name="r-9.-session-timeout-8-hours"/>
      <w:bookmarkEnd w:id="120"/>
      <w:r>
        <w:t>R-9. Session Timeout — 8 Hours</w:t>
      </w:r>
    </w:p>
    <w:p w14:paraId="66D10D7F" w14:textId="77777777" w:rsidR="002415EC" w:rsidRDefault="008564B5">
      <w:pPr>
        <w:pStyle w:val="FirstParagraph"/>
      </w:pPr>
      <w:r>
        <w:rPr>
          <w:b/>
          <w:bCs/>
        </w:rPr>
        <w:t>Decision:</w:t>
      </w:r>
      <w:r>
        <w:t xml:space="preserve"> Admin sessions expire after 8 hours. There is no idle timeout in v0.1. This value is easily configurable if a shorter timeout is preferred. When v1.0 introduces D.TEC SSO, the timeout will match the SSO provider’s policy.</w:t>
      </w:r>
    </w:p>
    <w:p w14:paraId="7406D1BD" w14:textId="77777777" w:rsidR="002415EC" w:rsidRDefault="008564B5">
      <w:pPr>
        <w:pStyle w:val="BodyText"/>
      </w:pPr>
      <w:r>
        <w:rPr>
          <w:b/>
          <w:bCs/>
        </w:rPr>
        <w:t>Roles impacted:</w:t>
      </w:r>
      <w:r>
        <w:t xml:space="preserve"> All admin roles </w:t>
      </w:r>
      <w:r>
        <w:rPr>
          <w:b/>
          <w:bCs/>
        </w:rPr>
        <w:t>Please confirm</w:t>
      </w:r>
      <w:r>
        <w:t xml:space="preserve"> 8 hours is acceptable for the prototype phase, or specify a preferred duration.</w:t>
      </w:r>
    </w:p>
    <w:p w14:paraId="6BB9E253" w14:textId="7356B609" w:rsidR="002415EC" w:rsidRDefault="008E5F50">
      <w:r>
        <w:rPr>
          <w:noProof/>
        </w:rPr>
        <w:pict w14:anchorId="0872E0B1">
          <v:rect id="_x0000_i1029" alt="" style="width:468pt;height:.05pt;mso-width-percent:0;mso-height-percent:0;mso-width-percent:0;mso-height-percent:0" o:hralign="center" o:hrstd="t" o:hr="t"/>
        </w:pict>
      </w:r>
    </w:p>
    <w:p w14:paraId="283F8EE9" w14:textId="77777777" w:rsidR="002415EC" w:rsidRDefault="008564B5">
      <w:pPr>
        <w:pStyle w:val="Heading3"/>
      </w:pPr>
      <w:bookmarkStart w:id="122" w:name="r-10.-acr-stub-build-now-integrate-later"/>
      <w:bookmarkEnd w:id="121"/>
      <w:r>
        <w:t>R-10. ACR Stub — Build Now, Integrate Later</w:t>
      </w:r>
    </w:p>
    <w:p w14:paraId="64F65306" w14:textId="77777777" w:rsidR="002415EC" w:rsidRDefault="008564B5">
      <w:pPr>
        <w:pStyle w:val="FirstParagraph"/>
      </w:pPr>
      <w:r>
        <w:rPr>
          <w:b/>
          <w:bCs/>
        </w:rPr>
        <w:t>Decision:</w:t>
      </w:r>
      <w:r>
        <w:t xml:space="preserve"> We built an ACR adapter with a stub implementation that simulates the real ACR API. The stub will be replaced with the real ACR client when the API contract is finalised </w:t>
      </w:r>
      <w:r>
        <w:lastRenderedPageBreak/>
        <w:t>(June 1, 2026 go/no-go gate). If ACR is not ready by June 1, the fallback is structured CSV export.</w:t>
      </w:r>
    </w:p>
    <w:p w14:paraId="2A609C5A" w14:textId="77777777" w:rsidR="002415EC" w:rsidRDefault="008564B5">
      <w:pPr>
        <w:pStyle w:val="BodyText"/>
      </w:pPr>
      <w:r>
        <w:rPr>
          <w:b/>
          <w:bCs/>
        </w:rPr>
        <w:t>Roles impacted:</w:t>
      </w:r>
      <w:r>
        <w:t xml:space="preserve"> OCOG Admin (triggers export), IOC Admin (visibility) </w:t>
      </w:r>
      <w:r>
        <w:rPr>
          <w:b/>
          <w:bCs/>
        </w:rPr>
        <w:t>Please confirm</w:t>
      </w:r>
      <w:r>
        <w:t xml:space="preserve"> this approach is acceptable.</w:t>
      </w:r>
    </w:p>
    <w:p w14:paraId="23DE523C" w14:textId="60926A95" w:rsidR="002415EC" w:rsidRDefault="008E5F50">
      <w:r>
        <w:rPr>
          <w:noProof/>
        </w:rPr>
        <w:pict w14:anchorId="7FB75E13">
          <v:rect id="_x0000_i1028" alt="" style="width:468pt;height:.05pt;mso-width-percent:0;mso-height-percent:0;mso-width-percent:0;mso-height-percent:0" o:hralign="center" o:hrstd="t" o:hr="t"/>
        </w:pict>
      </w:r>
    </w:p>
    <w:p w14:paraId="52E56223" w14:textId="6C0FC4F2" w:rsidR="002415EC" w:rsidRDefault="008E5F50">
      <w:r>
        <w:rPr>
          <w:noProof/>
        </w:rPr>
        <w:pict w14:anchorId="18B05392">
          <v:rect id="_x0000_i1027" alt="" style="width:468pt;height:.05pt;mso-width-percent:0;mso-height-percent:0;mso-width-percent:0;mso-height-percent:0" o:hralign="center" o:hrstd="t" o:hr="t"/>
        </w:pict>
      </w:r>
    </w:p>
    <w:p w14:paraId="1FF6C155" w14:textId="77777777" w:rsidR="002415EC" w:rsidRDefault="008564B5">
      <w:pPr>
        <w:pStyle w:val="Heading2"/>
      </w:pPr>
      <w:bookmarkStart w:id="123" w:name="Xaedb7d667c2d01047122c6fbeddb207ad986b0c"/>
      <w:bookmarkEnd w:id="112"/>
      <w:bookmarkEnd w:id="122"/>
      <w:r>
        <w:t>Appendix A — Questions Specifically for Martyn (OCOG)</w:t>
      </w:r>
    </w:p>
    <w:p w14:paraId="5FB53952" w14:textId="77777777" w:rsidR="002415EC" w:rsidRDefault="008564B5">
      <w:pPr>
        <w:pStyle w:val="FirstParagraph"/>
      </w:pPr>
      <w:r>
        <w:t>The following items require Martyn’s operational input specifically, beyond Emma’s IOC perspective already received.</w:t>
      </w:r>
    </w:p>
    <w:tbl>
      <w:tblPr>
        <w:tblStyle w:val="Table"/>
        <w:tblW w:w="5000" w:type="pct"/>
        <w:tblLayout w:type="fixed"/>
        <w:tblLook w:val="0020" w:firstRow="1" w:lastRow="0" w:firstColumn="0" w:lastColumn="0" w:noHBand="0" w:noVBand="0"/>
      </w:tblPr>
      <w:tblGrid>
        <w:gridCol w:w="1276"/>
        <w:gridCol w:w="3829"/>
        <w:gridCol w:w="4255"/>
      </w:tblGrid>
      <w:tr w:rsidR="002415EC" w14:paraId="4AF7554B" w14:textId="77777777" w:rsidTr="002415EC">
        <w:trPr>
          <w:cnfStyle w:val="100000000000" w:firstRow="1" w:lastRow="0" w:firstColumn="0" w:lastColumn="0" w:oddVBand="0" w:evenVBand="0" w:oddHBand="0" w:evenHBand="0" w:firstRowFirstColumn="0" w:firstRowLastColumn="0" w:lastRowFirstColumn="0" w:lastRowLastColumn="0"/>
          <w:tblHeader/>
        </w:trPr>
        <w:tc>
          <w:tcPr>
            <w:tcW w:w="1080" w:type="dxa"/>
          </w:tcPr>
          <w:p w14:paraId="5AFC7B24" w14:textId="77777777" w:rsidR="002415EC" w:rsidRDefault="008564B5">
            <w:pPr>
              <w:pStyle w:val="Compact"/>
            </w:pPr>
            <w:r>
              <w:t>#</w:t>
            </w:r>
          </w:p>
        </w:tc>
        <w:tc>
          <w:tcPr>
            <w:tcW w:w="3240" w:type="dxa"/>
          </w:tcPr>
          <w:p w14:paraId="6604EB22" w14:textId="77777777" w:rsidR="002415EC" w:rsidRDefault="008564B5">
            <w:pPr>
              <w:pStyle w:val="Compact"/>
            </w:pPr>
            <w:r>
              <w:t>Section</w:t>
            </w:r>
          </w:p>
        </w:tc>
        <w:tc>
          <w:tcPr>
            <w:tcW w:w="3600" w:type="dxa"/>
          </w:tcPr>
          <w:p w14:paraId="4198853A" w14:textId="77777777" w:rsidR="002415EC" w:rsidRDefault="008564B5">
            <w:pPr>
              <w:pStyle w:val="Compact"/>
            </w:pPr>
            <w:r>
              <w:t>Question</w:t>
            </w:r>
          </w:p>
        </w:tc>
      </w:tr>
      <w:tr w:rsidR="002415EC" w14:paraId="5D5C637D" w14:textId="77777777">
        <w:tc>
          <w:tcPr>
            <w:tcW w:w="1080" w:type="dxa"/>
          </w:tcPr>
          <w:p w14:paraId="649841BE" w14:textId="77777777" w:rsidR="002415EC" w:rsidRDefault="008564B5">
            <w:pPr>
              <w:pStyle w:val="Compact"/>
            </w:pPr>
            <w:r>
              <w:t>1</w:t>
            </w:r>
          </w:p>
        </w:tc>
        <w:tc>
          <w:tcPr>
            <w:tcW w:w="3240" w:type="dxa"/>
          </w:tcPr>
          <w:p w14:paraId="3D77ADB0" w14:textId="77777777" w:rsidR="002415EC" w:rsidRDefault="008564B5">
            <w:pPr>
              <w:pStyle w:val="Compact"/>
            </w:pPr>
            <w:r>
              <w:rPr>
                <w:b/>
                <w:bCs/>
              </w:rPr>
              <w:t>3.2</w:t>
            </w:r>
          </w:p>
        </w:tc>
        <w:tc>
          <w:tcPr>
            <w:tcW w:w="3600" w:type="dxa"/>
          </w:tcPr>
          <w:p w14:paraId="150FDBCD" w14:textId="77777777" w:rsidR="002415EC" w:rsidRDefault="008564B5">
            <w:pPr>
              <w:pStyle w:val="Compact"/>
            </w:pPr>
            <w:r>
              <w:rPr>
                <w:strike/>
              </w:rPr>
              <w:t>Does LA28/OCOG want to own quota entry (Model B), or is Model A (IOC enters directly) acceptable?</w:t>
            </w:r>
            <w:r>
              <w:t xml:space="preserve"> </w:t>
            </w:r>
            <w:r>
              <w:rPr>
                <w:b/>
                <w:bCs/>
              </w:rPr>
              <w:t>RESOLVED 2026-04-11</w:t>
            </w:r>
            <w:r>
              <w:t xml:space="preserve"> — Model A confirmed. IOC enters directly; OCOG approves PbN. Holdback caveat: confirm whether MRP needs to surface the gap between portal quota and IOC total allocation (not blocking).</w:t>
            </w:r>
          </w:p>
        </w:tc>
      </w:tr>
      <w:tr w:rsidR="002415EC" w14:paraId="0123138B" w14:textId="77777777">
        <w:tc>
          <w:tcPr>
            <w:tcW w:w="1080" w:type="dxa"/>
          </w:tcPr>
          <w:p w14:paraId="18F999B5" w14:textId="77777777" w:rsidR="002415EC" w:rsidRDefault="008564B5">
            <w:pPr>
              <w:pStyle w:val="Compact"/>
            </w:pPr>
            <w:r>
              <w:t>2</w:t>
            </w:r>
          </w:p>
        </w:tc>
        <w:tc>
          <w:tcPr>
            <w:tcW w:w="3240" w:type="dxa"/>
          </w:tcPr>
          <w:p w14:paraId="67D112E1" w14:textId="77777777" w:rsidR="002415EC" w:rsidRDefault="008564B5">
            <w:pPr>
              <w:pStyle w:val="Compact"/>
            </w:pPr>
            <w:r>
              <w:rPr>
                <w:b/>
                <w:bCs/>
              </w:rPr>
              <w:t>4.2</w:t>
            </w:r>
          </w:p>
        </w:tc>
        <w:tc>
          <w:tcPr>
            <w:tcW w:w="3600" w:type="dxa"/>
          </w:tcPr>
          <w:p w14:paraId="7DCFB71D" w14:textId="77777777" w:rsidR="002415EC" w:rsidRDefault="008564B5">
            <w:pPr>
              <w:pStyle w:val="Compact"/>
            </w:pPr>
            <w:r>
              <w:t>Does OCOG enroll IOC-Direct orgs through MRP, or directly in ACR? The enrollment path shapes the ACR export schema.</w:t>
            </w:r>
          </w:p>
        </w:tc>
      </w:tr>
      <w:tr w:rsidR="002415EC" w14:paraId="4732FF28" w14:textId="77777777">
        <w:tc>
          <w:tcPr>
            <w:tcW w:w="1080" w:type="dxa"/>
          </w:tcPr>
          <w:p w14:paraId="5FCD5EC4" w14:textId="77777777" w:rsidR="002415EC" w:rsidRDefault="008564B5">
            <w:pPr>
              <w:pStyle w:val="Compact"/>
            </w:pPr>
            <w:r>
              <w:t>3</w:t>
            </w:r>
          </w:p>
        </w:tc>
        <w:tc>
          <w:tcPr>
            <w:tcW w:w="3240" w:type="dxa"/>
          </w:tcPr>
          <w:p w14:paraId="31FD36AC" w14:textId="77777777" w:rsidR="002415EC" w:rsidRDefault="008564B5">
            <w:pPr>
              <w:pStyle w:val="Compact"/>
            </w:pPr>
            <w:r>
              <w:rPr>
                <w:b/>
                <w:bCs/>
              </w:rPr>
              <w:t>6.4a</w:t>
            </w:r>
          </w:p>
        </w:tc>
        <w:tc>
          <w:tcPr>
            <w:tcW w:w="3600" w:type="dxa"/>
          </w:tcPr>
          <w:p w14:paraId="295FAE85" w14:textId="77777777" w:rsidR="002415EC" w:rsidRDefault="008564B5">
            <w:pPr>
              <w:pStyle w:val="Compact"/>
            </w:pPr>
            <w:r>
              <w:t>Who provisions NOC admin accounts — OCOG, D.TEC, or IOC? 206 accounts must exist before August 24.</w:t>
            </w:r>
          </w:p>
        </w:tc>
      </w:tr>
      <w:tr w:rsidR="002415EC" w14:paraId="446F6F92" w14:textId="77777777">
        <w:tc>
          <w:tcPr>
            <w:tcW w:w="1080" w:type="dxa"/>
          </w:tcPr>
          <w:p w14:paraId="2598DEE6" w14:textId="77777777" w:rsidR="002415EC" w:rsidRDefault="008564B5">
            <w:pPr>
              <w:pStyle w:val="Compact"/>
            </w:pPr>
            <w:r>
              <w:t>4</w:t>
            </w:r>
          </w:p>
        </w:tc>
        <w:tc>
          <w:tcPr>
            <w:tcW w:w="3240" w:type="dxa"/>
          </w:tcPr>
          <w:p w14:paraId="42C4CFF8" w14:textId="77777777" w:rsidR="002415EC" w:rsidRDefault="008564B5">
            <w:pPr>
              <w:pStyle w:val="Compact"/>
            </w:pPr>
            <w:r>
              <w:rPr>
                <w:b/>
                <w:bCs/>
              </w:rPr>
              <w:t>6.4b</w:t>
            </w:r>
          </w:p>
        </w:tc>
        <w:tc>
          <w:tcPr>
            <w:tcW w:w="3600" w:type="dxa"/>
          </w:tcPr>
          <w:p w14:paraId="71281BF2" w14:textId="77777777" w:rsidR="002415EC" w:rsidRDefault="008564B5">
            <w:pPr>
              <w:pStyle w:val="Compact"/>
            </w:pPr>
            <w:r>
              <w:t>Will OCOG contribute process content to the NOC user manual, or is D.TEC writing it alone?</w:t>
            </w:r>
          </w:p>
        </w:tc>
      </w:tr>
      <w:tr w:rsidR="002415EC" w14:paraId="0FF0FD0B" w14:textId="77777777">
        <w:tc>
          <w:tcPr>
            <w:tcW w:w="1080" w:type="dxa"/>
          </w:tcPr>
          <w:p w14:paraId="78941E47" w14:textId="77777777" w:rsidR="002415EC" w:rsidRDefault="008564B5">
            <w:pPr>
              <w:pStyle w:val="Compact"/>
            </w:pPr>
            <w:r>
              <w:t>5</w:t>
            </w:r>
          </w:p>
        </w:tc>
        <w:tc>
          <w:tcPr>
            <w:tcW w:w="3240" w:type="dxa"/>
          </w:tcPr>
          <w:p w14:paraId="386A2663" w14:textId="77777777" w:rsidR="002415EC" w:rsidRDefault="008564B5">
            <w:pPr>
              <w:pStyle w:val="Compact"/>
            </w:pPr>
            <w:r>
              <w:rPr>
                <w:b/>
                <w:bCs/>
              </w:rPr>
              <w:t>6.4c</w:t>
            </w:r>
          </w:p>
        </w:tc>
        <w:tc>
          <w:tcPr>
            <w:tcW w:w="3600" w:type="dxa"/>
          </w:tcPr>
          <w:p w14:paraId="240FF1AD" w14:textId="77777777" w:rsidR="002415EC" w:rsidRDefault="008564B5">
            <w:pPr>
              <w:pStyle w:val="Compact"/>
            </w:pPr>
            <w:r>
              <w:t>Is French localisation required at launch, or is English-first for v1.0 acceptable?</w:t>
            </w:r>
          </w:p>
        </w:tc>
      </w:tr>
      <w:tr w:rsidR="002415EC" w14:paraId="2ED7E63B" w14:textId="77777777">
        <w:tc>
          <w:tcPr>
            <w:tcW w:w="1080" w:type="dxa"/>
          </w:tcPr>
          <w:p w14:paraId="29B4EA11" w14:textId="77777777" w:rsidR="002415EC" w:rsidRDefault="008564B5">
            <w:pPr>
              <w:pStyle w:val="Compact"/>
            </w:pPr>
            <w:r>
              <w:t>6</w:t>
            </w:r>
          </w:p>
        </w:tc>
        <w:tc>
          <w:tcPr>
            <w:tcW w:w="3240" w:type="dxa"/>
          </w:tcPr>
          <w:p w14:paraId="351B6B56" w14:textId="77777777" w:rsidR="002415EC" w:rsidRDefault="008564B5">
            <w:pPr>
              <w:pStyle w:val="Compact"/>
            </w:pPr>
            <w:r>
              <w:rPr>
                <w:b/>
                <w:bCs/>
              </w:rPr>
              <w:t>6.1</w:t>
            </w:r>
          </w:p>
        </w:tc>
        <w:tc>
          <w:tcPr>
            <w:tcW w:w="3600" w:type="dxa"/>
          </w:tcPr>
          <w:p w14:paraId="0113B1BF" w14:textId="77777777" w:rsidR="002415EC" w:rsidRDefault="008564B5">
            <w:pPr>
              <w:pStyle w:val="Compact"/>
            </w:pPr>
            <w:r>
              <w:t>Is OCOG willing to own the RACI for operational decisions (EoI window authority, PbN escalations, NOC onboarding)?</w:t>
            </w:r>
          </w:p>
        </w:tc>
      </w:tr>
      <w:tr w:rsidR="002415EC" w14:paraId="4CC33840" w14:textId="77777777">
        <w:tc>
          <w:tcPr>
            <w:tcW w:w="1080" w:type="dxa"/>
          </w:tcPr>
          <w:p w14:paraId="75697EEC" w14:textId="77777777" w:rsidR="002415EC" w:rsidRDefault="008564B5">
            <w:pPr>
              <w:pStyle w:val="Compact"/>
            </w:pPr>
            <w:r>
              <w:lastRenderedPageBreak/>
              <w:t>7</w:t>
            </w:r>
          </w:p>
        </w:tc>
        <w:tc>
          <w:tcPr>
            <w:tcW w:w="3240" w:type="dxa"/>
          </w:tcPr>
          <w:p w14:paraId="54C475CF" w14:textId="77777777" w:rsidR="002415EC" w:rsidRDefault="008564B5">
            <w:pPr>
              <w:pStyle w:val="Compact"/>
            </w:pPr>
            <w:r>
              <w:rPr>
                <w:b/>
                <w:bCs/>
              </w:rPr>
              <w:t>6.5</w:t>
            </w:r>
          </w:p>
        </w:tc>
        <w:tc>
          <w:tcPr>
            <w:tcW w:w="3600" w:type="dxa"/>
          </w:tcPr>
          <w:p w14:paraId="4A93189D" w14:textId="77777777" w:rsidR="002415EC" w:rsidRDefault="008564B5">
            <w:pPr>
              <w:pStyle w:val="Compact"/>
            </w:pPr>
            <w:r>
              <w:t>Will OCOG coordinate pilot NOC selection and feedback collection, and by when?</w:t>
            </w:r>
          </w:p>
        </w:tc>
      </w:tr>
    </w:tbl>
    <w:p w14:paraId="07547A01" w14:textId="34036A8E" w:rsidR="002415EC" w:rsidRDefault="008E5F50">
      <w:r>
        <w:rPr>
          <w:noProof/>
        </w:rPr>
        <w:pict w14:anchorId="6A8D0BCF">
          <v:rect id="_x0000_i1026" alt="" style="width:468pt;height:.05pt;mso-width-percent:0;mso-height-percent:0;mso-width-percent:0;mso-height-percent:0" o:hralign="center" o:hrstd="t" o:hr="t"/>
        </w:pict>
      </w:r>
    </w:p>
    <w:p w14:paraId="17B6210A" w14:textId="77777777" w:rsidR="002415EC" w:rsidRDefault="008564B5">
      <w:pPr>
        <w:pStyle w:val="Heading2"/>
      </w:pPr>
      <w:bookmarkStart w:id="124" w:name="X9f18fc3d68d4e3cf928d0b081988996e36fb8a5"/>
      <w:bookmarkEnd w:id="123"/>
      <w:r>
        <w:t>Appendix B — NOC Representative Engagement Plan</w:t>
      </w:r>
    </w:p>
    <w:p w14:paraId="0D13FBDD" w14:textId="77777777" w:rsidR="002415EC" w:rsidRDefault="008564B5">
      <w:pPr>
        <w:pStyle w:val="FirstParagraph"/>
      </w:pPr>
      <w:r>
        <w:t xml:space="preserve">The following items have open questions that cannot be answered from the IOC or OCOG perspective — they require direct input from NOC press accreditation staff. We recommend engaging </w:t>
      </w:r>
      <w:r>
        <w:rPr>
          <w:b/>
          <w:bCs/>
        </w:rPr>
        <w:t>two NOC representatives</w:t>
      </w:r>
      <w:r>
        <w:t>: one large territory (e.g. GBR, GER, or FRA — high application volume) and one smaller territory (e.g. ISL, CYP — simpler workflow, likely to use the streamlined path).</w:t>
      </w:r>
    </w:p>
    <w:p w14:paraId="10B0B115" w14:textId="77777777" w:rsidR="002415EC" w:rsidRDefault="008564B5">
      <w:pPr>
        <w:pStyle w:val="BodyText"/>
      </w:pPr>
      <w:r>
        <w:rPr>
          <w:b/>
          <w:bCs/>
        </w:rPr>
        <w:t>Suggested format:</w:t>
      </w:r>
      <w:r>
        <w:t xml:space="preserve"> 30-minute walkthrough of the current portal UI with the questions below. NOC contact identification: ask Martyn (OCOG) to facilitate introductions.</w:t>
      </w:r>
    </w:p>
    <w:tbl>
      <w:tblPr>
        <w:tblStyle w:val="Table"/>
        <w:tblW w:w="5000" w:type="pct"/>
        <w:tblLayout w:type="fixed"/>
        <w:tblLook w:val="0020" w:firstRow="1" w:lastRow="0" w:firstColumn="0" w:lastColumn="0" w:noHBand="0" w:noVBand="0"/>
      </w:tblPr>
      <w:tblGrid>
        <w:gridCol w:w="652"/>
        <w:gridCol w:w="1959"/>
        <w:gridCol w:w="6749"/>
      </w:tblGrid>
      <w:tr w:rsidR="002415EC" w14:paraId="4A103B10" w14:textId="77777777" w:rsidTr="002415EC">
        <w:trPr>
          <w:cnfStyle w:val="100000000000" w:firstRow="1" w:lastRow="0" w:firstColumn="0" w:lastColumn="0" w:oddVBand="0" w:evenVBand="0" w:oddHBand="0" w:evenHBand="0" w:firstRowFirstColumn="0" w:firstRowLastColumn="0" w:lastRowFirstColumn="0" w:lastRowLastColumn="0"/>
          <w:tblHeader/>
        </w:trPr>
        <w:tc>
          <w:tcPr>
            <w:tcW w:w="552" w:type="dxa"/>
          </w:tcPr>
          <w:p w14:paraId="46AE0C79" w14:textId="77777777" w:rsidR="002415EC" w:rsidRDefault="008564B5">
            <w:pPr>
              <w:pStyle w:val="Compact"/>
            </w:pPr>
            <w:r>
              <w:t>#</w:t>
            </w:r>
          </w:p>
        </w:tc>
        <w:tc>
          <w:tcPr>
            <w:tcW w:w="1657" w:type="dxa"/>
          </w:tcPr>
          <w:p w14:paraId="1C60FFE3" w14:textId="77777777" w:rsidR="002415EC" w:rsidRDefault="008564B5">
            <w:pPr>
              <w:pStyle w:val="Compact"/>
            </w:pPr>
            <w:r>
              <w:t>Section</w:t>
            </w:r>
          </w:p>
        </w:tc>
        <w:tc>
          <w:tcPr>
            <w:tcW w:w="5709" w:type="dxa"/>
          </w:tcPr>
          <w:p w14:paraId="7A09AA96" w14:textId="77777777" w:rsidR="002415EC" w:rsidRDefault="008564B5">
            <w:pPr>
              <w:pStyle w:val="Compact"/>
            </w:pPr>
            <w:r>
              <w:t>What to validate with NOC reps</w:t>
            </w:r>
          </w:p>
        </w:tc>
      </w:tr>
      <w:tr w:rsidR="002415EC" w14:paraId="0687A6FB" w14:textId="77777777">
        <w:tc>
          <w:tcPr>
            <w:tcW w:w="552" w:type="dxa"/>
          </w:tcPr>
          <w:p w14:paraId="56B20A0C" w14:textId="77777777" w:rsidR="002415EC" w:rsidRDefault="008564B5">
            <w:pPr>
              <w:pStyle w:val="Compact"/>
            </w:pPr>
            <w:r>
              <w:t>1</w:t>
            </w:r>
          </w:p>
        </w:tc>
        <w:tc>
          <w:tcPr>
            <w:tcW w:w="1657" w:type="dxa"/>
          </w:tcPr>
          <w:p w14:paraId="4E6CBBE6" w14:textId="77777777" w:rsidR="002415EC" w:rsidRDefault="008564B5">
            <w:pPr>
              <w:pStyle w:val="Compact"/>
            </w:pPr>
            <w:r>
              <w:rPr>
                <w:b/>
                <w:bCs/>
              </w:rPr>
              <w:t>2.1</w:t>
            </w:r>
          </w:p>
        </w:tc>
        <w:tc>
          <w:tcPr>
            <w:tcW w:w="5709" w:type="dxa"/>
          </w:tcPr>
          <w:p w14:paraId="3E40E3D8" w14:textId="77777777" w:rsidR="002415EC" w:rsidRDefault="008564B5">
            <w:pPr>
              <w:pStyle w:val="Compact"/>
            </w:pPr>
            <w:r>
              <w:t>Does the two-mode model (queue sessions vs. allocation sessions) match how NOC press officers actually work? Do they need a combined view?</w:t>
            </w:r>
          </w:p>
        </w:tc>
      </w:tr>
      <w:tr w:rsidR="002415EC" w14:paraId="1BD8B6AA" w14:textId="77777777">
        <w:tc>
          <w:tcPr>
            <w:tcW w:w="552" w:type="dxa"/>
          </w:tcPr>
          <w:p w14:paraId="7144751B" w14:textId="77777777" w:rsidR="002415EC" w:rsidRDefault="008564B5">
            <w:pPr>
              <w:pStyle w:val="Compact"/>
            </w:pPr>
            <w:r>
              <w:t>2</w:t>
            </w:r>
          </w:p>
        </w:tc>
        <w:tc>
          <w:tcPr>
            <w:tcW w:w="1657" w:type="dxa"/>
          </w:tcPr>
          <w:p w14:paraId="1C93486C" w14:textId="77777777" w:rsidR="002415EC" w:rsidRDefault="008564B5">
            <w:pPr>
              <w:pStyle w:val="Compact"/>
            </w:pPr>
            <w:r>
              <w:rPr>
                <w:b/>
                <w:bCs/>
              </w:rPr>
              <w:t>2.3</w:t>
            </w:r>
          </w:p>
        </w:tc>
        <w:tc>
          <w:tcPr>
            <w:tcW w:w="5709" w:type="dxa"/>
          </w:tcPr>
          <w:p w14:paraId="742C7DBF" w14:textId="77777777" w:rsidR="002415EC" w:rsidRDefault="008564B5">
            <w:pPr>
              <w:pStyle w:val="Compact"/>
            </w:pPr>
            <w:r>
              <w:t>What signals would a large-territory NOC actually use to triage 400+ applications against an 80-slot quota?</w:t>
            </w:r>
          </w:p>
        </w:tc>
      </w:tr>
      <w:tr w:rsidR="002415EC" w14:paraId="5F153A84" w14:textId="77777777">
        <w:tc>
          <w:tcPr>
            <w:tcW w:w="552" w:type="dxa"/>
          </w:tcPr>
          <w:p w14:paraId="0B778152" w14:textId="77777777" w:rsidR="002415EC" w:rsidRDefault="008564B5">
            <w:pPr>
              <w:pStyle w:val="Compact"/>
            </w:pPr>
            <w:r>
              <w:t>3</w:t>
            </w:r>
          </w:p>
        </w:tc>
        <w:tc>
          <w:tcPr>
            <w:tcW w:w="1657" w:type="dxa"/>
          </w:tcPr>
          <w:p w14:paraId="6C964F70" w14:textId="77777777" w:rsidR="002415EC" w:rsidRDefault="008564B5">
            <w:pPr>
              <w:pStyle w:val="Compact"/>
            </w:pPr>
            <w:r>
              <w:rPr>
                <w:b/>
                <w:bCs/>
              </w:rPr>
              <w:t>1.5</w:t>
            </w:r>
          </w:p>
        </w:tc>
        <w:tc>
          <w:tcPr>
            <w:tcW w:w="5709" w:type="dxa"/>
          </w:tcPr>
          <w:p w14:paraId="32EC1A3A" w14:textId="77777777" w:rsidR="002415EC" w:rsidRDefault="008564B5">
            <w:pPr>
              <w:pStyle w:val="Compact"/>
            </w:pPr>
            <w:r>
              <w:t>Is unlimited fast-track with audit-only governance how NOC press officers would actually want to operate, or would they want a simple OCOG-notification mechanism?</w:t>
            </w:r>
          </w:p>
        </w:tc>
      </w:tr>
      <w:tr w:rsidR="002415EC" w14:paraId="1EA612A2" w14:textId="77777777">
        <w:tc>
          <w:tcPr>
            <w:tcW w:w="552" w:type="dxa"/>
          </w:tcPr>
          <w:p w14:paraId="279935FF" w14:textId="77777777" w:rsidR="002415EC" w:rsidRDefault="008564B5">
            <w:pPr>
              <w:pStyle w:val="Compact"/>
            </w:pPr>
            <w:r>
              <w:t>4</w:t>
            </w:r>
          </w:p>
        </w:tc>
        <w:tc>
          <w:tcPr>
            <w:tcW w:w="1657" w:type="dxa"/>
          </w:tcPr>
          <w:p w14:paraId="1BA39565" w14:textId="77777777" w:rsidR="002415EC" w:rsidRDefault="008564B5">
            <w:pPr>
              <w:pStyle w:val="Compact"/>
            </w:pPr>
            <w:r>
              <w:rPr>
                <w:b/>
                <w:bCs/>
              </w:rPr>
              <w:t>4.4</w:t>
            </w:r>
          </w:p>
        </w:tc>
        <w:tc>
          <w:tcPr>
            <w:tcW w:w="5709" w:type="dxa"/>
          </w:tcPr>
          <w:p w14:paraId="1D2C5AF7" w14:textId="77777777" w:rsidR="002415EC" w:rsidRDefault="008564B5">
            <w:pPr>
              <w:pStyle w:val="Compact"/>
            </w:pPr>
            <w:r>
              <w:t>Is the inline PbN direct-entry form (name, type, country, category in one step) simple enough for a busy NOC press officer to use without guidance?</w:t>
            </w:r>
          </w:p>
        </w:tc>
      </w:tr>
      <w:tr w:rsidR="002415EC" w14:paraId="1CE28257" w14:textId="77777777">
        <w:tc>
          <w:tcPr>
            <w:tcW w:w="552" w:type="dxa"/>
          </w:tcPr>
          <w:p w14:paraId="44240AAE" w14:textId="77777777" w:rsidR="002415EC" w:rsidRDefault="008564B5">
            <w:pPr>
              <w:pStyle w:val="Compact"/>
            </w:pPr>
            <w:r>
              <w:t>5</w:t>
            </w:r>
          </w:p>
        </w:tc>
        <w:tc>
          <w:tcPr>
            <w:tcW w:w="1657" w:type="dxa"/>
          </w:tcPr>
          <w:p w14:paraId="25E54864" w14:textId="77777777" w:rsidR="002415EC" w:rsidRDefault="008564B5">
            <w:pPr>
              <w:pStyle w:val="Compact"/>
            </w:pPr>
            <w:r>
              <w:rPr>
                <w:b/>
                <w:bCs/>
              </w:rPr>
              <w:t>R-8</w:t>
            </w:r>
          </w:p>
        </w:tc>
        <w:tc>
          <w:tcPr>
            <w:tcW w:w="5709" w:type="dxa"/>
          </w:tcPr>
          <w:p w14:paraId="325A820F" w14:textId="77777777" w:rsidR="002415EC" w:rsidRDefault="008564B5">
            <w:pPr>
              <w:pStyle w:val="Compact"/>
            </w:pPr>
            <w:r>
              <w:t>Does the two-step EoI → PbN process feel burdensome to a small-territory NOC with only 5–10 applicants?</w:t>
            </w:r>
          </w:p>
        </w:tc>
      </w:tr>
      <w:tr w:rsidR="002415EC" w14:paraId="1054A83F" w14:textId="77777777">
        <w:tc>
          <w:tcPr>
            <w:tcW w:w="552" w:type="dxa"/>
          </w:tcPr>
          <w:p w14:paraId="1B87E3DE" w14:textId="77777777" w:rsidR="002415EC" w:rsidRDefault="008564B5">
            <w:pPr>
              <w:pStyle w:val="Compact"/>
            </w:pPr>
            <w:r>
              <w:t>6</w:t>
            </w:r>
          </w:p>
        </w:tc>
        <w:tc>
          <w:tcPr>
            <w:tcW w:w="1657" w:type="dxa"/>
          </w:tcPr>
          <w:p w14:paraId="41ADC8E8" w14:textId="77777777" w:rsidR="002415EC" w:rsidRDefault="008564B5">
            <w:pPr>
              <w:pStyle w:val="Compact"/>
            </w:pPr>
            <w:r>
              <w:rPr>
                <w:b/>
                <w:bCs/>
              </w:rPr>
              <w:t>4.1</w:t>
            </w:r>
          </w:p>
        </w:tc>
        <w:tc>
          <w:tcPr>
            <w:tcW w:w="5709" w:type="dxa"/>
          </w:tcPr>
          <w:p w14:paraId="361A8292" w14:textId="77777777" w:rsidR="002415EC" w:rsidRDefault="008564B5">
            <w:pPr>
              <w:pStyle w:val="Compact"/>
            </w:pPr>
            <w:r>
              <w:t>How do NOCs currently handle press attaché nominations? Does the single-org fast-track model fit their process?</w:t>
            </w:r>
          </w:p>
        </w:tc>
      </w:tr>
    </w:tbl>
    <w:p w14:paraId="5043CB0F" w14:textId="021BA022" w:rsidR="002415EC" w:rsidRDefault="008E5F50">
      <w:r>
        <w:rPr>
          <w:noProof/>
        </w:rPr>
        <w:pict w14:anchorId="548D1E49">
          <v:rect id="_x0000_i1025" alt="" style="width:468pt;height:.05pt;mso-width-percent:0;mso-height-percent:0;mso-width-percent:0;mso-height-percent:0" o:hralign="center" o:hrstd="t" o:hr="t"/>
        </w:pict>
      </w:r>
    </w:p>
    <w:p w14:paraId="4FA9825D" w14:textId="77777777" w:rsidR="002415EC" w:rsidRDefault="008564B5">
      <w:pPr>
        <w:pStyle w:val="FirstParagraph"/>
      </w:pPr>
      <w:r>
        <w:rPr>
          <w:i/>
          <w:iCs/>
        </w:rPr>
        <w:t xml:space="preserve">End of document. For the full design specification, see </w:t>
      </w:r>
      <w:r>
        <w:rPr>
          <w:rStyle w:val="VerbatimChar"/>
          <w:i/>
          <w:iCs/>
        </w:rPr>
        <w:t>docs/MRP-design-confirmation.md</w:t>
      </w:r>
      <w:r>
        <w:rPr>
          <w:i/>
          <w:iCs/>
        </w:rPr>
        <w:t>. For questions or feedback, contact Ken (D.TEC).</w:t>
      </w:r>
      <w:bookmarkEnd w:id="0"/>
      <w:bookmarkEnd w:id="124"/>
    </w:p>
    <w:sectPr w:rsidR="002415EC">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Randi BJERKAN" w:date="2026-04-17T11:54:00Z" w:initials="RB">
    <w:p w14:paraId="229E46B5" w14:textId="77777777" w:rsidR="00732E65" w:rsidRDefault="00732E65" w:rsidP="00732E65">
      <w:pPr>
        <w:pStyle w:val="CommentText"/>
      </w:pPr>
      <w:r>
        <w:rPr>
          <w:rStyle w:val="CommentReference"/>
        </w:rPr>
        <w:annotationRef/>
      </w:r>
      <w:r>
        <w:t xml:space="preserve">Use Responsible Organisation (RO) throughout the document where NOC is used to accommodate IFs, other(?) </w:t>
      </w:r>
    </w:p>
  </w:comment>
  <w:comment w:id="4" w:author="Martyn Cornish (External)" w:date="2026-04-16T21:01:00Z" w:initials="M(">
    <w:p w14:paraId="7A01E589" w14:textId="70116B94" w:rsidR="00C55A36" w:rsidRDefault="008E5F50">
      <w:r>
        <w:annotationRef/>
      </w:r>
      <w:r w:rsidRPr="04F96115">
        <w:t>LA28 ACR opinion: Keep this in the backlog for post-LA implementation if NOC feedback suggests such functionality would be useful. For the LA28 cycle suggest having a multi-line free text field for press orgs to enter any additional information, perhaps with an instruction to "enter any additional information requested by your NOC here" or something similar/generic.</w:t>
      </w:r>
    </w:p>
  </w:comment>
  <w:comment w:id="5" w:author="Randi BJERKAN" w:date="2026-04-17T10:56:00Z" w:initials="RB">
    <w:p w14:paraId="5BC24C11" w14:textId="77777777" w:rsidR="00A93B45" w:rsidRDefault="00A93B45" w:rsidP="00A93B45">
      <w:pPr>
        <w:pStyle w:val="CommentText"/>
      </w:pPr>
      <w:r>
        <w:rPr>
          <w:rStyle w:val="CommentReference"/>
        </w:rPr>
        <w:annotationRef/>
      </w:r>
      <w:r>
        <w:t>Question to the IOC: “press organisation and freelancers”? The word “freelancer” was mentioned in the call 2026-04-16. Will freelancers/individuals always belong to a press organisation or can they express interest without a media organisation?</w:t>
      </w:r>
    </w:p>
  </w:comment>
  <w:comment w:id="6" w:author="Corless, Ken" w:date="2026-04-17T06:56:00Z" w:initials="KC">
    <w:p w14:paraId="071735B9" w14:textId="77777777" w:rsidR="00E47558" w:rsidRDefault="00E47558" w:rsidP="00E47558">
      <w:r>
        <w:rPr>
          <w:rStyle w:val="CommentReference"/>
        </w:rPr>
        <w:annotationRef/>
      </w:r>
      <w:r>
        <w:rPr>
          <w:sz w:val="20"/>
          <w:szCs w:val="20"/>
        </w:rPr>
        <w:t>current design is freelancers become their own RO.</w:t>
      </w:r>
    </w:p>
  </w:comment>
  <w:comment w:id="7" w:author="Randi BJERKAN" w:date="2026-04-17T18:57:00Z" w:initials="RB">
    <w:p w14:paraId="07172443" w14:textId="77777777" w:rsidR="00254EC8" w:rsidRDefault="00254EC8" w:rsidP="00254EC8">
      <w:pPr>
        <w:pStyle w:val="CommentText"/>
      </w:pPr>
      <w:r>
        <w:rPr>
          <w:rStyle w:val="CommentReference"/>
        </w:rPr>
        <w:annotationRef/>
      </w:r>
      <w:r>
        <w:t>I should have deleted my question as I read about the Freelancers further down.</w:t>
      </w:r>
    </w:p>
  </w:comment>
  <w:comment w:id="12" w:author="Randi BJERKAN" w:date="2026-04-17T11:03:00Z" w:initials="RB">
    <w:p w14:paraId="366AD4B8" w14:textId="1B4EC919" w:rsidR="001542F1" w:rsidRDefault="00673CB1" w:rsidP="001542F1">
      <w:pPr>
        <w:pStyle w:val="CommentText"/>
      </w:pPr>
      <w:r>
        <w:rPr>
          <w:rStyle w:val="CommentReference"/>
        </w:rPr>
        <w:annotationRef/>
      </w:r>
      <w:r w:rsidR="001542F1">
        <w:t>The IOC together with OCOG responsible for the fields and text on the form. I’m using RO as registrations will for IOC and OCOG(?) admin users also include registrations linked to IFs</w:t>
      </w:r>
    </w:p>
  </w:comment>
  <w:comment w:id="13" w:author="Corless, Ken" w:date="2026-04-17T06:58:00Z" w:initials="KC">
    <w:p w14:paraId="5500CF3E" w14:textId="77777777" w:rsidR="006A27D4" w:rsidRDefault="006A27D4" w:rsidP="006A27D4">
      <w:r>
        <w:rPr>
          <w:rStyle w:val="CommentReference"/>
        </w:rPr>
        <w:annotationRef/>
      </w:r>
      <w:r>
        <w:rPr>
          <w:sz w:val="20"/>
          <w:szCs w:val="20"/>
        </w:rPr>
        <w:t>please reword question</w:t>
      </w:r>
    </w:p>
  </w:comment>
  <w:comment w:id="18" w:author="Randi BJERKAN" w:date="2026-04-17T11:28:00Z" w:initials="RB">
    <w:p w14:paraId="51648C09" w14:textId="77777777" w:rsidR="00837306" w:rsidRDefault="004A5372" w:rsidP="00837306">
      <w:pPr>
        <w:pStyle w:val="CommentText"/>
      </w:pPr>
      <w:r>
        <w:rPr>
          <w:rStyle w:val="CommentReference"/>
        </w:rPr>
        <w:annotationRef/>
      </w:r>
      <w:r w:rsidR="00837306">
        <w:t xml:space="preserve">Is a structured tick box representation an option - similar/like selecting the </w:t>
      </w:r>
      <w:r w:rsidR="00837306">
        <w:rPr>
          <w:highlight w:val="white"/>
        </w:rPr>
        <w:t>Publication type(s)?</w:t>
      </w:r>
      <w:r w:rsidR="00837306">
        <w:t xml:space="preserve"> </w:t>
      </w:r>
    </w:p>
    <w:p w14:paraId="750AFA25" w14:textId="77777777" w:rsidR="00837306" w:rsidRDefault="00837306" w:rsidP="00837306">
      <w:pPr>
        <w:pStyle w:val="CommentText"/>
      </w:pPr>
      <w:r>
        <w:t>When filling out the form I missed to see this represented as a list and columns of tick-boxes with the possibility to select each of the sport disciplines covered by “my” press organisation. Ended up writing “many” as there is no way I would have typed all sport disciplines for “my” press organisation covering many but not all sport disciplines. If free text: language barriers/not knowing how to write all sport disciplines in English (if English expected)</w:t>
      </w:r>
    </w:p>
  </w:comment>
  <w:comment w:id="22" w:author="Randi BJERKAN" w:date="2026-04-17T11:42:00Z" w:initials="RB">
    <w:p w14:paraId="1A08C0B5" w14:textId="223BF54B" w:rsidR="00ED2463" w:rsidRDefault="00ED2463" w:rsidP="00ED2463">
      <w:pPr>
        <w:pStyle w:val="CommentText"/>
      </w:pPr>
      <w:r>
        <w:rPr>
          <w:rStyle w:val="CommentReference"/>
        </w:rPr>
        <w:annotationRef/>
      </w:r>
      <w:r>
        <w:t>The possibility for multi-selection dropdown</w:t>
      </w:r>
    </w:p>
  </w:comment>
  <w:comment w:id="19" w:author="Martyn Cornish (External)" w:date="2026-04-16T21:10:00Z" w:initials="M(">
    <w:p w14:paraId="071D2BEF" w14:textId="38568BFA" w:rsidR="00C55A36" w:rsidRDefault="008E5F50">
      <w:r>
        <w:annotationRef/>
      </w:r>
      <w:r w:rsidRPr="7C1CEF49">
        <w:t>LA28 ACR opinion: I would make this a structured dropdown with the values replicated from the COD sports (not disciplines) codeset. From experience there have only been a handful of Es/EPs requests across multiple sports - an example being road events focused journalists or photographers (marathon, triathlon, cycling road). Suggest that we force/encourage EoI applicants to select a sport from a dropdown rather than free text. This will make it easier for NOCs to filter/search. Note however that in the Press</w:t>
      </w:r>
      <w:r w:rsidRPr="7C1CEF49">
        <w:t xml:space="preserve"> by Number process it is not necessary for the sport for Es/EPs to be identified - this will be captured formally in the Press by Name process. However I think it is good information to assist the NOC in the review and approval process if they can see the sport being requested.</w:t>
      </w:r>
    </w:p>
  </w:comment>
  <w:comment w:id="20" w:author="Randi BJERKAN" w:date="2026-04-17T11:41:00Z" w:initials="RB">
    <w:p w14:paraId="37334F46" w14:textId="77777777" w:rsidR="0085292F" w:rsidRDefault="0085292F" w:rsidP="0085292F">
      <w:pPr>
        <w:pStyle w:val="CommentText"/>
      </w:pPr>
      <w:r>
        <w:rPr>
          <w:rStyle w:val="CommentReference"/>
        </w:rPr>
        <w:annotationRef/>
      </w:r>
      <w:r>
        <w:t xml:space="preserve">FYI: Sport vs discipline: using Martyn’s examples from above: Cycling Road (CRD) would be defined under sport Cycling/not showing as Cycling Road (as being a discipline). Marathon would not show as sport nor discipline (as an event under Athletics), Triathlon will show if using sport or discipline.  </w:t>
      </w:r>
    </w:p>
  </w:comment>
  <w:comment w:id="21" w:author="Martyn Cornish (External)" w:date="2026-04-17T08:56:00Z" w:initials="M(">
    <w:p w14:paraId="73F4E59B" w14:textId="7F59E395" w:rsidR="005A5507" w:rsidRDefault="005A5507">
      <w:pPr>
        <w:pStyle w:val="CommentText"/>
      </w:pPr>
      <w:r>
        <w:rPr>
          <w:rStyle w:val="CommentReference"/>
        </w:rPr>
        <w:annotationRef/>
      </w:r>
      <w:r w:rsidRPr="3B9BDA4F">
        <w:t>The reason for the dropdown to contain the sports list is because the Es/EPs access entitlement is to "sport" - so all disciplines within a sport. The example of marathon/road/triathlon was probably not the best example.</w:t>
      </w:r>
    </w:p>
  </w:comment>
  <w:comment w:id="23" w:author="Randi BJERKAN" w:date="2026-04-17T11:56:00Z" w:initials="RB">
    <w:p w14:paraId="38EC8186" w14:textId="77777777" w:rsidR="00E076CC" w:rsidRDefault="00E076CC" w:rsidP="00E076CC">
      <w:pPr>
        <w:pStyle w:val="CommentText"/>
      </w:pPr>
      <w:r>
        <w:rPr>
          <w:rStyle w:val="CommentReference"/>
        </w:rPr>
        <w:annotationRef/>
      </w:r>
      <w:r>
        <w:t>Should IOC Admin have the same rights as OCOG Admin?</w:t>
      </w:r>
    </w:p>
  </w:comment>
  <w:comment w:id="24" w:author="Martyn Cornish (External)" w:date="2026-04-17T08:58:00Z" w:initials="M(">
    <w:p w14:paraId="35DCD3B5" w14:textId="590F851B" w:rsidR="00536DCF" w:rsidRDefault="00536DCF">
      <w:pPr>
        <w:pStyle w:val="CommentText"/>
      </w:pPr>
      <w:r>
        <w:rPr>
          <w:rStyle w:val="CommentReference"/>
        </w:rPr>
        <w:annotationRef/>
      </w:r>
      <w:r w:rsidRPr="0E73A39C">
        <w:t>LA28 ACR view: I don't see many differences between IOC and OCOG admin profiles, so may be easier to plan for them being the same to start with, but perhaps create two profiles (with same permissions) in case the roles deviate at any time in the future?</w:t>
      </w:r>
    </w:p>
  </w:comment>
  <w:comment w:id="26" w:author="Martyn Cornish (External)" w:date="2026-04-16T21:14:00Z" w:initials="M(">
    <w:p w14:paraId="3EF350A4" w14:textId="772BDB26" w:rsidR="00C55A36" w:rsidRDefault="008E5F50">
      <w:r>
        <w:annotationRef/>
      </w:r>
      <w:r w:rsidRPr="37D47E04">
        <w:t>LA28 ACR opinion: Suggest not having/using the functionality that allows NOCs to close/open the form by themselves. The public EOI form should close globally for all NOCs, with any organizations wishing to register their EOI after the deadline needing to contact their NOC directly - and then the NOC either using the fast-track or invite process to complete the EOI submission (note that the invite process should remain unaffected by the closure of the public form)</w:t>
      </w:r>
    </w:p>
  </w:comment>
  <w:comment w:id="27" w:author="Martyn Cornish (External)" w:date="2026-04-16T21:21:00Z" w:initials="M(">
    <w:p w14:paraId="39ED9E06" w14:textId="24E780EA" w:rsidR="00C55A36" w:rsidRDefault="008E5F50">
      <w:r>
        <w:annotationRef/>
      </w:r>
      <w:r w:rsidRPr="061FB109">
        <w:t>Side note: Will the deadline be applied as per the timezone of the user's browser/device, or at a fixed time globally? Maybe either 23:59 LA time zone (as the Games edition is in LA), or 23:59 Lausanne time zone (as the EOI form is linked from the IOC website)? Perhaps this depends on what is the URL of the form/platform - LA28 or IOC; and whether the site is generic IOC branded or LA28 branded? Note that setting as Lausanne timezone would frustrate users from the Americas mostly.</w:t>
      </w:r>
    </w:p>
    <w:p w14:paraId="358D4E8F" w14:textId="27428737" w:rsidR="00C55A36" w:rsidRDefault="00C55A36"/>
    <w:p w14:paraId="60C23166" w14:textId="1D9F24F9" w:rsidR="00C55A36" w:rsidRDefault="008E5F50">
      <w:r w:rsidRPr="610CFA3F">
        <w:t>Not sure is platform URL and branding is discussed elsewhere in this document, but if not then we should add to list of topics for discussion. Note would be preferable to brand the back-office portal as LA28 especially if we will use for the Paralympic Press by Number.</w:t>
      </w:r>
    </w:p>
  </w:comment>
  <w:comment w:id="29" w:author="Martyn Cornish (External)" w:date="2026-04-16T21:21:00Z" w:initials="M(">
    <w:p w14:paraId="7C673BD9" w14:textId="4FBBFC80" w:rsidR="00C55A36" w:rsidRDefault="008E5F50">
      <w:r>
        <w:annotationRef/>
      </w:r>
      <w:r w:rsidRPr="01B4EC3C">
        <w:t>LA28 ACR opinion: Agree with this approach.</w:t>
      </w:r>
    </w:p>
  </w:comment>
  <w:comment w:id="33" w:author="Randi BJERKAN" w:date="2026-04-17T11:47:00Z" w:initials="RB">
    <w:p w14:paraId="422CC4F3" w14:textId="77777777" w:rsidR="00305B97" w:rsidRDefault="00B139CB" w:rsidP="00305B97">
      <w:pPr>
        <w:pStyle w:val="CommentText"/>
      </w:pPr>
      <w:r>
        <w:rPr>
          <w:rStyle w:val="CommentReference"/>
        </w:rPr>
        <w:annotationRef/>
      </w:r>
      <w:r w:rsidR="00305B97">
        <w:t xml:space="preserve">For the IOC: Should the IOC have the same rights as the OCOG to see all registrations and filter registrations by e.g. NOC, IF, Freelancers/individuals, etc.? </w:t>
      </w:r>
    </w:p>
  </w:comment>
  <w:comment w:id="34" w:author="Corless, Ken" w:date="2026-04-17T06:59:00Z" w:initials="KC">
    <w:p w14:paraId="67B92F83" w14:textId="77777777" w:rsidR="00EE2E1A" w:rsidRDefault="00EE2E1A" w:rsidP="00EE2E1A">
      <w:r>
        <w:rPr>
          <w:rStyle w:val="CommentReference"/>
        </w:rPr>
        <w:annotationRef/>
      </w:r>
      <w:r>
        <w:rPr>
          <w:sz w:val="20"/>
          <w:szCs w:val="20"/>
        </w:rPr>
        <w:t>that is the current design - at least for visibility.  but things like setting/approving the allocation is a OCOG only role currently.</w:t>
      </w:r>
    </w:p>
  </w:comment>
  <w:comment w:id="30" w:author="Martyn Cornish (External)" w:date="2026-04-16T21:22:00Z" w:initials="M(">
    <w:p w14:paraId="46E550BB" w14:textId="5233618F" w:rsidR="00C55A36" w:rsidRDefault="008E5F50">
      <w:r>
        <w:annotationRef/>
      </w:r>
      <w:r w:rsidRPr="07FD5D50">
        <w:t>LA28 ACR opinion: Expectation that one of the questions in the form will be organization type, with "freelance" being an option. NOCs/OCOG/IOC would then be able to use this field to filter/search for all freelancers.</w:t>
      </w:r>
    </w:p>
  </w:comment>
  <w:comment w:id="31" w:author="Corless, Ken" w:date="2026-04-17T07:02:00Z" w:initials="KC">
    <w:p w14:paraId="29A97169" w14:textId="77777777" w:rsidR="00132EC1" w:rsidRDefault="00132EC1" w:rsidP="00132EC1">
      <w:r>
        <w:rPr>
          <w:rStyle w:val="CommentReference"/>
        </w:rPr>
        <w:annotationRef/>
      </w:r>
      <w:r>
        <w:rPr>
          <w:sz w:val="20"/>
          <w:szCs w:val="20"/>
        </w:rPr>
        <w:t>ok, so if we make that an org type, we won't know if the freelancer is print/online media. broadcast or news agency.  I think that's ok because they most likely are the first.</w:t>
      </w:r>
    </w:p>
  </w:comment>
  <w:comment w:id="32" w:author="Martyn Cornish (External)" w:date="2026-04-17T09:37:00Z" w:initials="M(">
    <w:p w14:paraId="7E38F38E" w14:textId="105CF12C" w:rsidR="00F92313" w:rsidRDefault="00F92313">
      <w:pPr>
        <w:pStyle w:val="CommentText"/>
      </w:pPr>
      <w:r>
        <w:rPr>
          <w:rStyle w:val="CommentReference"/>
        </w:rPr>
        <w:annotationRef/>
      </w:r>
      <w:r w:rsidRPr="7B4E5F88">
        <w:t>You'll see in the list of fields from Emma the proposed options for the organization type field, including freelancer</w:t>
      </w:r>
    </w:p>
  </w:comment>
  <w:comment w:id="36" w:author="Martyn Cornish (External)" w:date="2026-04-16T21:30:00Z" w:initials="M(">
    <w:p w14:paraId="4A9C9AF0" w14:textId="627CA9C6" w:rsidR="00C55A36" w:rsidRDefault="008E5F50">
      <w:r>
        <w:annotationRef/>
      </w:r>
      <w:r w:rsidRPr="6A6EDA71">
        <w:t>LA28 ACR opinion: Maybe think about alternative terminology to "fast track". Perhaps just "Direct Entry"?</w:t>
      </w:r>
    </w:p>
  </w:comment>
  <w:comment w:id="37" w:author="Corless, Ken" w:date="2026-04-17T07:03:00Z" w:initials="KC">
    <w:p w14:paraId="7106CA5D" w14:textId="77777777" w:rsidR="00832B1A" w:rsidRDefault="00832B1A" w:rsidP="00832B1A">
      <w:r>
        <w:rPr>
          <w:rStyle w:val="CommentReference"/>
        </w:rPr>
        <w:annotationRef/>
      </w:r>
      <w:r>
        <w:rPr>
          <w:sz w:val="20"/>
          <w:szCs w:val="20"/>
        </w:rPr>
        <w:t>got it</w:t>
      </w:r>
    </w:p>
  </w:comment>
  <w:comment w:id="38" w:author="Randi BJERKAN" w:date="2026-04-17T13:15:00Z" w:initials="RB">
    <w:p w14:paraId="5D276F99" w14:textId="77777777" w:rsidR="003F5104" w:rsidRDefault="003F5104" w:rsidP="003F5104">
      <w:pPr>
        <w:pStyle w:val="CommentText"/>
      </w:pPr>
      <w:r>
        <w:rPr>
          <w:rStyle w:val="CommentReference"/>
        </w:rPr>
        <w:annotationRef/>
      </w:r>
      <w:r>
        <w:t>How would this work in case of DPA not being giving the possibility to request more accreditations than what they have requested and/or got approved at previous Games? In case of dispute or not getting “what we asked for”: how to manage the “agreement” of a proxy registration (any information required to be logged)?</w:t>
      </w:r>
    </w:p>
  </w:comment>
  <w:comment w:id="39" w:author="Martyn Cornish (External)" w:date="2026-04-17T09:39:00Z" w:initials="M(">
    <w:p w14:paraId="6DD69D4B" w14:textId="16802436" w:rsidR="00453255" w:rsidRDefault="00453255">
      <w:pPr>
        <w:pStyle w:val="CommentText"/>
      </w:pPr>
      <w:r>
        <w:rPr>
          <w:rStyle w:val="CommentReference"/>
        </w:rPr>
        <w:annotationRef/>
      </w:r>
      <w:r w:rsidRPr="2A16D5C6">
        <w:t>LA28 ACR view: I see the direct entry being used more for scenarios where a press organization struggles to use the EOI form and instead communicates with the NOC directly, or where the NOC realises after the EOI deadline that a key organization is missing (though equally they could use the invite function for this).</w:t>
      </w:r>
    </w:p>
  </w:comment>
  <w:comment w:id="40" w:author="Randi BJERKAN" w:date="2026-04-17T13:23:00Z" w:initials="RB">
    <w:p w14:paraId="52C3C7CA" w14:textId="77777777" w:rsidR="00993F0C" w:rsidRDefault="00993F0C" w:rsidP="00993F0C">
      <w:pPr>
        <w:pStyle w:val="CommentText"/>
      </w:pPr>
      <w:r>
        <w:rPr>
          <w:rStyle w:val="CommentReference"/>
        </w:rPr>
        <w:annotationRef/>
      </w:r>
      <w:r>
        <w:t>Is this a different scenario than descripted in the first section (NOC Admin fills in on behalf of DPA/Press organisation.</w:t>
      </w:r>
    </w:p>
    <w:p w14:paraId="65EC2592" w14:textId="77777777" w:rsidR="00993F0C" w:rsidRDefault="00993F0C" w:rsidP="00993F0C">
      <w:pPr>
        <w:pStyle w:val="CommentText"/>
      </w:pPr>
      <w:r>
        <w:t xml:space="preserve">For the IOC: will there be any issue should the Question for the IOC (possibly depending which are the form’s mandatory fields): Any impact for the transparency and registration dispute process/interaction by the IOC if not having all information `?  </w:t>
      </w:r>
    </w:p>
  </w:comment>
  <w:comment w:id="41" w:author="Martyn Cornish (External)" w:date="2026-04-16T21:36:00Z" w:initials="M(">
    <w:p w14:paraId="707AD968" w14:textId="5D527185" w:rsidR="00C55A36" w:rsidRDefault="008E5F50">
      <w:r>
        <w:annotationRef/>
      </w:r>
      <w:r w:rsidRPr="455B8E83">
        <w:t>LA28 ACR opinion: Let's make sure all of the fields mandatory for the Press by Number process are mandatory on this fast-track form.</w:t>
      </w:r>
    </w:p>
  </w:comment>
  <w:comment w:id="42" w:author="Chauvet, Damien Antoine" w:date="2026-04-17T09:35:00Z" w:initials="DC">
    <w:p w14:paraId="1AF3FF76" w14:textId="77777777" w:rsidR="006D2758" w:rsidRDefault="006D2758" w:rsidP="006D2758">
      <w:r>
        <w:rPr>
          <w:rStyle w:val="CommentReference"/>
        </w:rPr>
        <w:annotationRef/>
      </w:r>
      <w:r>
        <w:rPr>
          <w:sz w:val="20"/>
          <w:szCs w:val="20"/>
        </w:rPr>
        <w:t>How do we match a fast track and the organisation EoI?</w:t>
      </w:r>
    </w:p>
    <w:p w14:paraId="07416827" w14:textId="77777777" w:rsidR="006D2758" w:rsidRDefault="006D2758" w:rsidP="006D2758">
      <w:r>
        <w:rPr>
          <w:sz w:val="20"/>
          <w:szCs w:val="20"/>
        </w:rPr>
        <w:t>Based on organisation name, do we need to manage manual merge for mismatch?</w:t>
      </w:r>
    </w:p>
  </w:comment>
  <w:comment w:id="43" w:author="Corless, Ken" w:date="2026-04-17T07:10:00Z" w:initials="KC">
    <w:p w14:paraId="37263116" w14:textId="77777777" w:rsidR="00D96C54" w:rsidRDefault="00D96C54" w:rsidP="00D96C54">
      <w:r>
        <w:rPr>
          <w:rStyle w:val="CommentReference"/>
        </w:rPr>
        <w:annotationRef/>
      </w:r>
      <w:r>
        <w:rPr>
          <w:sz w:val="20"/>
          <w:szCs w:val="20"/>
        </w:rPr>
        <w:t>we have a general open topic of deduplicating.  when/where to check and within a NOC v cross-NOCs and across fast-track/invite/self-registration</w:t>
      </w:r>
    </w:p>
  </w:comment>
  <w:comment w:id="44" w:author="Martyn Cornish (External)" w:date="2026-04-17T09:41:00Z" w:initials="M(">
    <w:p w14:paraId="617A51EF" w14:textId="74FCF4BA" w:rsidR="0071448C" w:rsidRDefault="0071448C">
      <w:pPr>
        <w:pStyle w:val="CommentText"/>
      </w:pPr>
      <w:r>
        <w:rPr>
          <w:rStyle w:val="CommentReference"/>
        </w:rPr>
        <w:annotationRef/>
      </w:r>
      <w:r w:rsidRPr="7A6A3646">
        <w:t>Thanks for raising this Damien. It's something I was also going to ask, but certainly falls into the de-dupe conversation.</w:t>
      </w:r>
    </w:p>
  </w:comment>
  <w:comment w:id="45" w:author="Martyn Cornish (External)" w:date="2026-04-16T21:31:00Z" w:initials="M(">
    <w:p w14:paraId="03FD26B6" w14:textId="071B2069" w:rsidR="00C55A36" w:rsidRDefault="008E5F50">
      <w:r>
        <w:annotationRef/>
      </w:r>
      <w:r w:rsidRPr="2DE0A840">
        <w:t>LA28 ACR opinion: Is the prefix "noc" only for NOC users? Will a different prefix be used for IFs and NPCs? If not, then perhaps just rename to "direct_entry"?</w:t>
      </w:r>
    </w:p>
  </w:comment>
  <w:comment w:id="46" w:author="Martyn Cornish (External)" w:date="2026-04-16T21:25:00Z" w:initials="M(">
    <w:p w14:paraId="7E17B012" w14:textId="426FF391" w:rsidR="00C55A36" w:rsidRDefault="008E5F50">
      <w:r>
        <w:annotationRef/>
      </w:r>
      <w:r w:rsidRPr="16D6BB0A">
        <w:t>LA28 ACR opinion: I think this is acceptable, with no second approval before the organization is pushed through to the Press by Number. We will ensure that the user(s) for each  NOC are already authorized to process requests.</w:t>
      </w:r>
    </w:p>
  </w:comment>
  <w:comment w:id="47" w:author="Martyn Cornish (External)" w:date="2026-04-16T21:34:00Z" w:initials="M(">
    <w:p w14:paraId="31A703CA" w14:textId="0928B0FF" w:rsidR="00C55A36" w:rsidRDefault="008E5F50">
      <w:r>
        <w:annotationRef/>
      </w:r>
      <w:r w:rsidRPr="19FEAE45">
        <w:t>LA28 ACR opinion: I would say audit log is sufficient. However need to think about what would be the notification procedure for post-Press by Number entries when NOC requests to make changes/additions to their Press by Number submission.</w:t>
      </w:r>
    </w:p>
  </w:comment>
  <w:comment w:id="49" w:author="Randi BJERKAN" w:date="2026-04-17T13:33:00Z" w:initials="RB">
    <w:p w14:paraId="55ABB0CE" w14:textId="77777777" w:rsidR="00EA163A" w:rsidRDefault="00EA163A" w:rsidP="00EA163A">
      <w:pPr>
        <w:pStyle w:val="CommentText"/>
      </w:pPr>
      <w:r>
        <w:rPr>
          <w:rStyle w:val="CommentReference"/>
        </w:rPr>
        <w:annotationRef/>
      </w:r>
      <w:r>
        <w:t>Potentially having different views for different ways of registering seems to make more management overhead than just having an attribute indicating how the registration has been submitted. Must be possible to view all registration in the same view for quota, pre-allocation/allocation/approved management.</w:t>
      </w:r>
    </w:p>
    <w:p w14:paraId="5BCDD816" w14:textId="77777777" w:rsidR="00EA163A" w:rsidRDefault="00EA163A" w:rsidP="00EA163A">
      <w:pPr>
        <w:pStyle w:val="CommentText"/>
      </w:pPr>
      <w:r>
        <w:t>The possibility to filter “fast tracked” registrations.</w:t>
      </w:r>
    </w:p>
  </w:comment>
  <w:comment w:id="48" w:author="Martyn Cornish (External)" w:date="2026-04-16T21:35:00Z" w:initials="M(">
    <w:p w14:paraId="24EBEDAE" w14:textId="4FECDA4A" w:rsidR="00C55A36" w:rsidRDefault="008E5F50">
      <w:r>
        <w:annotationRef/>
      </w:r>
      <w:r w:rsidRPr="2A139893">
        <w:t>LA28 ACR opinion: Probably good to distinguish them somehow as it would explain why some of the fields are empty.</w:t>
      </w:r>
    </w:p>
  </w:comment>
  <w:comment w:id="52" w:author="Randi BJERKAN" w:date="2026-04-17T13:34:00Z" w:initials="RB">
    <w:p w14:paraId="15302A08" w14:textId="77777777" w:rsidR="0001264B" w:rsidRDefault="00C70471" w:rsidP="0001264B">
      <w:pPr>
        <w:pStyle w:val="CommentText"/>
      </w:pPr>
      <w:r>
        <w:rPr>
          <w:rStyle w:val="CommentReference"/>
        </w:rPr>
        <w:annotationRef/>
      </w:r>
      <w:r w:rsidR="0001264B">
        <w:t>What does “across different sessions” mean? What is a “session”? Are these activities/“to do” tasks for registrations management?</w:t>
      </w:r>
    </w:p>
    <w:p w14:paraId="1CC1C785" w14:textId="77777777" w:rsidR="0001264B" w:rsidRDefault="0001264B" w:rsidP="0001264B">
      <w:pPr>
        <w:pStyle w:val="CommentText"/>
      </w:pPr>
      <w:r>
        <w:t>You also use the terms “Mode 1” and “Mode 2”. I do understand the NOC/RO will have to assess a registration being a legitimate press organisation/request and would like to set a status accordingly with or without at the same time giving or not the organisation pre-allocation quota (not necessarily what the org. has requested). Does this mean there are different tabs/views for these modes? Would it make sense performing tasks within Mode 1 and Mode 2 at the same time and/or  from the same “tab”/view? My guess is that the NOC/RO would like to see the number of legitimate organisations (incl. pre-approved organisations) together with quota and pre-allocated/allocated quotas (possibly also see the number of not legitimate requests (per category))</w:t>
      </w:r>
    </w:p>
  </w:comment>
  <w:comment w:id="53" w:author="Corless, Ken" w:date="2026-04-17T07:12:00Z" w:initials="KC">
    <w:p w14:paraId="71A7B332" w14:textId="77777777" w:rsidR="00704A42" w:rsidRDefault="00704A42" w:rsidP="00704A42">
      <w:r>
        <w:rPr>
          <w:rStyle w:val="CommentReference"/>
        </w:rPr>
        <w:annotationRef/>
      </w:r>
      <w:r>
        <w:rPr>
          <w:sz w:val="20"/>
          <w:szCs w:val="20"/>
        </w:rPr>
        <w:t>sessions are meant to be different times when you went to use the application.  The concept is that early on you may be reviewing EoI queue only and doing first pass triage.  Or you may go to the app with intent to do "direct entry" for one or more organization.  later in the process you may start working on PbN.  There is no blockers in the app from doing what you want in a given session.</w:t>
      </w:r>
    </w:p>
  </w:comment>
  <w:comment w:id="54" w:author="Chauvet, Damien Antoine" w:date="2026-04-17T09:38:00Z" w:initials="DC">
    <w:p w14:paraId="0730525B" w14:textId="05DA37E4" w:rsidR="00D04BC8" w:rsidRDefault="00D04BC8" w:rsidP="00D04BC8">
      <w:r>
        <w:rPr>
          <w:rStyle w:val="CommentReference"/>
        </w:rPr>
        <w:annotationRef/>
      </w:r>
      <w:r>
        <w:rPr>
          <w:sz w:val="20"/>
          <w:szCs w:val="20"/>
        </w:rPr>
        <w:t>The status should not be visible to the press organisation, except for the “returned for correction” this is not clear hire this would work for organisations to correct their application.</w:t>
      </w:r>
    </w:p>
  </w:comment>
  <w:comment w:id="55" w:author="Martyn Cornish (External)" w:date="2026-04-16T21:49:00Z" w:initials="M(">
    <w:p w14:paraId="11E25F2B" w14:textId="115EF40F" w:rsidR="00C55A36" w:rsidRDefault="008E5F50">
      <w:r>
        <w:annotationRef/>
      </w:r>
      <w:r w:rsidRPr="6A586139">
        <w:t>LA28 ACR question: Confirm that the PbN screen only shows orgs that have been approved/validated (terminology TBC) through the EOI queue?</w:t>
      </w:r>
    </w:p>
  </w:comment>
  <w:comment w:id="57" w:author="Randi BJERKAN" w:date="2026-04-17T14:09:00Z" w:initials="RB">
    <w:p w14:paraId="180E1294" w14:textId="77777777" w:rsidR="00BA3C22" w:rsidRDefault="00BA3C22" w:rsidP="00BA3C22">
      <w:pPr>
        <w:pStyle w:val="CommentText"/>
      </w:pPr>
      <w:r>
        <w:rPr>
          <w:rStyle w:val="CommentReference"/>
        </w:rPr>
        <w:annotationRef/>
      </w:r>
      <w:r>
        <w:t>Stage 1, Stage 2 vs Mode 1 and Mo2? Scenario 2.1 vs 2.2.</w:t>
      </w:r>
    </w:p>
  </w:comment>
  <w:comment w:id="58" w:author="Corless, Ken" w:date="2026-04-17T07:17:00Z" w:initials="KC">
    <w:p w14:paraId="759A9374" w14:textId="77777777" w:rsidR="00715730" w:rsidRDefault="00715730" w:rsidP="00715730">
      <w:r>
        <w:rPr>
          <w:rStyle w:val="CommentReference"/>
        </w:rPr>
        <w:annotationRef/>
      </w:r>
      <w:r>
        <w:rPr>
          <w:sz w:val="20"/>
          <w:szCs w:val="20"/>
        </w:rPr>
        <w:t>the mode 1 mode 2 text above was about user intent when logging into the app.  this stage terminology is about the lifecycle of an org application</w:t>
      </w:r>
    </w:p>
  </w:comment>
  <w:comment w:id="60" w:author="Chauvet, Damien Antoine" w:date="2026-04-17T09:54:00Z" w:initials="DC">
    <w:p w14:paraId="5B2AC222" w14:textId="77777777" w:rsidR="00EB2A04" w:rsidRDefault="00EB2A04" w:rsidP="00EB2A04">
      <w:r>
        <w:rPr>
          <w:rStyle w:val="CommentReference"/>
        </w:rPr>
        <w:annotationRef/>
      </w:r>
      <w:r>
        <w:rPr>
          <w:sz w:val="20"/>
          <w:szCs w:val="20"/>
        </w:rPr>
        <w:t>As per meeting review wording, to distinguish the triage of the application being legitimate from the attribution of a quota.</w:t>
      </w:r>
    </w:p>
    <w:p w14:paraId="1A1A5EEC" w14:textId="77777777" w:rsidR="00EB2A04" w:rsidRDefault="00EB2A04" w:rsidP="00EB2A04"/>
  </w:comment>
  <w:comment w:id="61" w:author="Martyn Cornish (External)" w:date="2026-04-16T21:52:00Z" w:initials="M(">
    <w:p w14:paraId="7C6A5A50" w14:textId="01ACDECF" w:rsidR="00C55A36" w:rsidRDefault="008E5F50">
      <w:r>
        <w:annotationRef/>
      </w:r>
      <w:r w:rsidRPr="6DA204F7">
        <w:t>LA28 ACR clarification: OCOG unlikely to adjust any allocations for individual press orgs, unless there is written instruction via email from the NOC (though we would like to push them to do this in the portal, especially the large ones, through a change control process - maybe they ask us by email to re-open PbN so they make changes?).</w:t>
      </w:r>
    </w:p>
  </w:comment>
  <w:comment w:id="63" w:author="Randi BJERKAN" w:date="2026-04-17T18:55:00Z" w:initials="RB">
    <w:p w14:paraId="283111C8" w14:textId="77777777" w:rsidR="00750D5E" w:rsidRDefault="00750D5E" w:rsidP="00750D5E">
      <w:pPr>
        <w:pStyle w:val="CommentText"/>
      </w:pPr>
      <w:r>
        <w:rPr>
          <w:rStyle w:val="CommentReference"/>
        </w:rPr>
        <w:annotationRef/>
      </w:r>
      <w:r>
        <w:t>What is the reason behind the NOC/RO not having the possibility to “un-reject”?</w:t>
      </w:r>
    </w:p>
    <w:p w14:paraId="24FD9E7A" w14:textId="77777777" w:rsidR="00750D5E" w:rsidRDefault="00750D5E" w:rsidP="00750D5E">
      <w:pPr>
        <w:pStyle w:val="CommentText"/>
      </w:pPr>
      <w:r>
        <w:t xml:space="preserve">I do understand the need for a status “Rejected” but not why it’s permanent. “Approved” and “Rejected” email notification </w:t>
      </w:r>
    </w:p>
  </w:comment>
  <w:comment w:id="62" w:author="Martyn Cornish (External)" w:date="2026-04-16T21:54:00Z" w:initials="M(">
    <w:p w14:paraId="07BA4DE9" w14:textId="4897C338" w:rsidR="00C55A36" w:rsidRDefault="008E5F50">
      <w:r>
        <w:annotationRef/>
      </w:r>
      <w:r w:rsidRPr="10B2E96C">
        <w:t>LA28 ACR opinion: Perhaps let's revisit this based on Thursday's discussion about there not being any automatic email communication to press orgs upon rejection. There are potential use cases where an NOC initially rejects and EOI, but later reverses the decision - perhaps it was accidentally rejected, perhaps after out-of-system rejection communication the press org escalated/provided additional information and the NOC changed minds?</w:t>
      </w:r>
    </w:p>
  </w:comment>
  <w:comment w:id="64" w:author="Martyn Cornish (External)" w:date="2026-04-16T21:56:00Z" w:initials="M(">
    <w:p w14:paraId="14FFC20E" w14:textId="65AEC8ED" w:rsidR="00C55A36" w:rsidRDefault="008E5F50">
      <w:r>
        <w:annotationRef/>
      </w:r>
      <w:r w:rsidRPr="5514C28A">
        <w:t>LA28 ACR opinion: Refer to previous comment.</w:t>
      </w:r>
    </w:p>
    <w:p w14:paraId="25AFE345" w14:textId="21A8EE8C" w:rsidR="00C55A36" w:rsidRDefault="00C55A36"/>
    <w:p w14:paraId="12666410" w14:textId="7937B56B" w:rsidR="00C55A36" w:rsidRDefault="008E5F50">
      <w:r w:rsidRPr="7E4678F3">
        <w:t>I don't think OCOG approval would be required for reversing an EOI rejection. The intention is for EOI decisions and processing to be entirely the responsibility of the NOCs.</w:t>
      </w:r>
    </w:p>
  </w:comment>
  <w:comment w:id="65" w:author="Martyn Cornish (External)" w:date="2026-04-16T21:57:00Z" w:initials="M(">
    <w:p w14:paraId="7815C47E" w14:textId="1E4692C3" w:rsidR="00C55A36" w:rsidRDefault="008E5F50">
      <w:r>
        <w:annotationRef/>
      </w:r>
      <w:r w:rsidRPr="28454B30">
        <w:t>LA28 ACR opinion: I would think audit log is enough.</w:t>
      </w:r>
    </w:p>
  </w:comment>
  <w:comment w:id="66" w:author="Martyn Cornish (External)" w:date="2026-04-16T21:58:00Z" w:initials="M(">
    <w:p w14:paraId="32CE1436" w14:textId="6A8E3F0B" w:rsidR="00C55A36" w:rsidRDefault="008E5F50">
      <w:r>
        <w:annotationRef/>
      </w:r>
      <w:r w:rsidRPr="73168757">
        <w:t>LA28 ACR opinion: I think we need to talk through the post-PbN deadline/submission change control as there are various scenarios, and from experience there have been a LARGE number of changes by NOCs after the published deadline at previous Games!</w:t>
      </w:r>
    </w:p>
  </w:comment>
  <w:comment w:id="68" w:author="Martyn Cornish (External)" w:date="2026-04-16T22:01:00Z" w:initials="M(">
    <w:p w14:paraId="417ABA3E" w14:textId="0FFB5A83" w:rsidR="00C55A36" w:rsidRDefault="008E5F50">
      <w:r>
        <w:annotationRef/>
      </w:r>
      <w:r w:rsidRPr="778FCB22">
        <w:t>LA28 opinion: In principle we wouldn't be browsing/reviewing across all EOI submissions, except perhaps for overall statistical analysis, or to assist an NOC with a problem/enquiry.</w:t>
      </w:r>
    </w:p>
  </w:comment>
  <w:comment w:id="69" w:author="Martyn Cornish (External)" w:date="2026-04-16T22:02:00Z" w:initials="M(">
    <w:p w14:paraId="0677387E" w14:textId="66742353" w:rsidR="00C55A36" w:rsidRDefault="008E5F50">
      <w:r>
        <w:annotationRef/>
      </w:r>
      <w:r w:rsidRPr="0BD45201">
        <w:t>LA28 ACR opinion: As per comment above, I don't see the OCOG being involved in this during the EOI phase.</w:t>
      </w:r>
    </w:p>
  </w:comment>
  <w:comment w:id="70" w:author="Martyn Cornish (External)" w:date="2026-04-16T22:06:00Z" w:initials="M(">
    <w:p w14:paraId="406C85AD" w14:textId="638EE06B" w:rsidR="00C55A36" w:rsidRDefault="008E5F50">
      <w:r>
        <w:annotationRef/>
      </w:r>
      <w:r w:rsidRPr="43B6F496">
        <w:t xml:space="preserve">LA28 ACR opinion: I suspect that NOCs would be wanting to view/filter on any of the fields in the EOI form. Appreciate this would not be practical to display in the grid on the screen, but a) all EOI form fields should be in the export, and b) perhaps the additional form fields not available in the grid could be displayed as a pop-up when hovering over the organization name or when clicking on an icon in the grid - pop-up preferred rather than changing to a different screen to avoid users having to reapply </w:t>
      </w:r>
      <w:r w:rsidRPr="43B6F496">
        <w:t>any filters, or scroll back to their previous position in the list.</w:t>
      </w:r>
    </w:p>
    <w:p w14:paraId="3858D0D5" w14:textId="70820B67" w:rsidR="00C55A36" w:rsidRDefault="00C55A36"/>
    <w:p w14:paraId="4AE02037" w14:textId="3B6D86CD" w:rsidR="00C55A36" w:rsidRDefault="008E5F50">
      <w:r w:rsidRPr="4B306993">
        <w:t>Maybe the pop-up also has the approve/reject buttons at the bottom, and horizontal navigation to take the NOC user to the next EOI request in the queue rather than having to open a pop-up for each organization one-by-one?</w:t>
      </w:r>
    </w:p>
  </w:comment>
  <w:comment w:id="72" w:author="Martyn Cornish (External)" w:date="2026-04-16T22:13:00Z" w:initials="M(">
    <w:p w14:paraId="42C11FDD" w14:textId="0D6119EC" w:rsidR="00C55A36" w:rsidRDefault="008E5F50">
      <w:r>
        <w:annotationRef/>
      </w:r>
      <w:r w:rsidRPr="17FB57E9">
        <w:t>LA28 ACR question: What is the criteria to determine these true duplicates within the same NOC? Is it just organization name, or also the email address of the person filling in the EOI form?</w:t>
      </w:r>
    </w:p>
    <w:p w14:paraId="018DBBD4" w14:textId="5105493E" w:rsidR="00C55A36" w:rsidRDefault="00C55A36"/>
    <w:p w14:paraId="3992E419" w14:textId="295671E6" w:rsidR="00C55A36" w:rsidRDefault="008E5F50">
      <w:r w:rsidRPr="2C0A4C20">
        <w:t>Need to be aware that two different users from an organization may submit requests without talking to each other in advance - in these cases we (the NOC) probably should see both submissions and then seek clarification from the submitters on which EOI to keep and which to decline (or mark as a duplicate to differentiate from a decline).</w:t>
      </w:r>
    </w:p>
    <w:p w14:paraId="589568F7" w14:textId="4E3FDD64" w:rsidR="00C55A36" w:rsidRDefault="00C55A36"/>
    <w:p w14:paraId="17450230" w14:textId="16610C2F" w:rsidR="00C55A36" w:rsidRDefault="008E5F50">
      <w:r w:rsidRPr="57D1736D">
        <w:t xml:space="preserve">This raises another question: Can one user submit multiple EOI requests (for different organizations)? I've seen in previous Games some Press by Number submissions with the same contact name for multiple organizations - for example the desk editor for a newspaper publisher submitting separate requests for two different publications (e.g. daily newspaper vs. Sunday newspaper); or a magazine publishing company submitting separate requests for different publications. </w:t>
      </w:r>
    </w:p>
  </w:comment>
  <w:comment w:id="73" w:author="Corless, Ken" w:date="2026-04-17T07:25:00Z" w:initials="KC">
    <w:p w14:paraId="727B8810" w14:textId="77777777" w:rsidR="00D67BE7" w:rsidRDefault="00D67BE7" w:rsidP="00D67BE7">
      <w:r>
        <w:rPr>
          <w:rStyle w:val="CommentReference"/>
        </w:rPr>
        <w:annotationRef/>
      </w:r>
      <w:r>
        <w:rPr>
          <w:sz w:val="20"/>
          <w:szCs w:val="20"/>
        </w:rPr>
        <w:t>i'm working on a de-dupe logic proposal</w:t>
      </w:r>
    </w:p>
  </w:comment>
  <w:comment w:id="74" w:author="Martyn Cornish (External)" w:date="2026-04-16T22:15:00Z" w:initials="M(">
    <w:p w14:paraId="14B0BA25" w14:textId="7CEA78A9" w:rsidR="00C55A36" w:rsidRDefault="008E5F50">
      <w:r>
        <w:annotationRef/>
      </w:r>
      <w:r w:rsidRPr="604E21CD">
        <w:t>LA28 ACR opinion: When we review the PbN submissions this type of 'potential duplicate' report would be useful for the OCOG as part of the review process - e.g. same org name; same contact email address (I would avoid same domains as we'll end up with all the Gmail addresses flagged as potential duplicates) etc.</w:t>
      </w:r>
    </w:p>
  </w:comment>
  <w:comment w:id="75" w:author="Martyn Cornish (External)" w:date="2026-04-16T22:17:00Z" w:initials="M(">
    <w:p w14:paraId="6117529E" w14:textId="591EEC4F" w:rsidR="00C55A36" w:rsidRDefault="008E5F50">
      <w:r>
        <w:annotationRef/>
      </w:r>
      <w:r w:rsidRPr="5E65CFE2">
        <w:t>LA28 ACR opinion: During EOI, OCOG would probably not take any action, or really be monitoring such cases.</w:t>
      </w:r>
    </w:p>
    <w:p w14:paraId="64918B62" w14:textId="4E50BD7F" w:rsidR="00C55A36" w:rsidRDefault="00C55A36"/>
    <w:p w14:paraId="755C3715" w14:textId="593E943B" w:rsidR="00C55A36" w:rsidRDefault="008E5F50">
      <w:r w:rsidRPr="3002EBA0">
        <w:t>During the PbN review after NOC submission however we would address any concerns with the NOC(s) and ask them to clarify or adjust as needed for the specific situation (linking to ability to re-open the PbN for an NOC to make changes after the PbN deadline).</w:t>
      </w:r>
    </w:p>
  </w:comment>
  <w:comment w:id="76" w:author="Martyn Cornish (External)" w:date="2026-04-16T22:20:00Z" w:initials="M(">
    <w:p w14:paraId="2049D940" w14:textId="2E0CA757" w:rsidR="00C55A36" w:rsidRDefault="008E5F50">
      <w:r>
        <w:annotationRef/>
      </w:r>
      <w:r w:rsidRPr="5DD0E9AE">
        <w:t>LA28 ACR opinion: Maybe set a limit of 5 or 10 EOI submissions for each email address to prevent the system from being overloaded with spam/suspicious behaviour?</w:t>
      </w:r>
    </w:p>
  </w:comment>
  <w:comment w:id="79" w:author="Martyn Cornish (External)" w:date="2026-04-16T22:27:00Z" w:initials="M(">
    <w:p w14:paraId="1B73BDC9" w14:textId="5F87394A" w:rsidR="00C55A36" w:rsidRDefault="008E5F50">
      <w:r>
        <w:annotationRef/>
      </w:r>
      <w:r w:rsidRPr="2078375B">
        <w:t>LA28 ACR note: There are two parts/grouping under the IF quotas.</w:t>
      </w:r>
    </w:p>
    <w:p w14:paraId="1AB0D0D8" w14:textId="5DAE9086" w:rsidR="00C55A36" w:rsidRDefault="00C55A36"/>
    <w:p w14:paraId="00F5E55D" w14:textId="57049368" w:rsidR="00C55A36" w:rsidRDefault="008E5F50">
      <w:r w:rsidRPr="65DE2A97">
        <w:t>1. All IFs are granted some Es and EPs for staff journalists and photographers - perhaps these can be captured through the IOC-Direct/INO process, but with an 'IF-Staff' type flag as per the suggestion in my comment on the INO bullet point below.</w:t>
      </w:r>
    </w:p>
    <w:p w14:paraId="0FBECDC7" w14:textId="32A979CE" w:rsidR="00C55A36" w:rsidRDefault="00C55A36"/>
    <w:p w14:paraId="36A7E6B4" w14:textId="7D0C1F18" w:rsidR="00C55A36" w:rsidRDefault="008E5F50">
      <w:r w:rsidRPr="049A82F5">
        <w:t>2. The select group of IFs (approx 6-8) that act as a responsible organization much in the same way as an NOC with a quota of Es and EPs category accreditations to allocate to sport-specific press organizations.</w:t>
      </w:r>
    </w:p>
  </w:comment>
  <w:comment w:id="80" w:author="Martyn Cornish (External)" w:date="2026-04-16T22:23:00Z" w:initials="M(">
    <w:p w14:paraId="3EBB0957" w14:textId="3A9EE002" w:rsidR="00C55A36" w:rsidRDefault="008E5F50">
      <w:r>
        <w:annotationRef/>
      </w:r>
      <w:r w:rsidRPr="112B6762">
        <w:t>LA28 ACR opinion: Suggest these follow the same process as the IOC-Direct organizations above, but with some way to differentiate them between 'Worldwide Agency' and 'INO' to assist OCOG ACR with appropriate coding of the organizations prior to transfer to COD.</w:t>
      </w:r>
    </w:p>
  </w:comment>
  <w:comment w:id="81" w:author="Martyn Cornish (External)" w:date="2026-04-16T22:32:00Z" w:initials="M(">
    <w:p w14:paraId="745B8E4E" w14:textId="3EEDCBE7" w:rsidR="00C55A36" w:rsidRDefault="008E5F50">
      <w:r>
        <w:annotationRef/>
      </w:r>
      <w:r w:rsidRPr="1F2ADBF6">
        <w:t>LA28 ACR note: We need to talk about the process for NOC USA to idenfify press organizations to be granted accreditation in the Ex and EPx categories. The PbN for these categories runs on a different timeline (dates TBC - requires discussion with the NOC), but there will likely be cases where quota is allocated to organizations that submitted an original EOI (maybe need to think about making the Ex/EPx categories visible on the EOI form when NOC USA is selected?), as well as press organizations allocated qu</w:t>
      </w:r>
      <w:r w:rsidRPr="1F2ADBF6">
        <w:t>ota both in the regular E/EP categories, but also in Ex/EPx (e.g. New York Times considering LA28 has football in NYC).</w:t>
      </w:r>
    </w:p>
    <w:p w14:paraId="5C9D1716" w14:textId="53A52BA7" w:rsidR="00C55A36" w:rsidRDefault="008E5F50">
      <w:r w:rsidRPr="1095E584">
        <w:t>I'll try to find (and share) a PbN template for Ex/EPx for previous Games - typically we have asked for not only the quota allocation by category, but also by city to ensure that the host country NOC fairly distrubutes the overall Ex/EPx quota across all cities.</w:t>
      </w:r>
    </w:p>
  </w:comment>
  <w:comment w:id="82" w:author="Martyn Cornish (External)" w:date="2026-04-16T22:39:00Z" w:initials="M(">
    <w:p w14:paraId="0CA02A51" w14:textId="2E5CF384" w:rsidR="00C55A36" w:rsidRDefault="008E5F50">
      <w:r>
        <w:annotationRef/>
      </w:r>
      <w:r w:rsidRPr="32998E8D">
        <w:t>LA28 ACR question (for Emma/IOC): Do you allocate an overall press quota to EOR/Refugee Team, or treat any media requests specific to this delegation through the INO process? I don't think we would want EOR to appear in the dropdown of NOCs in the EOI form - or do we?</w:t>
      </w:r>
    </w:p>
  </w:comment>
  <w:comment w:id="84" w:author="Martyn Cornish (External)" w:date="2026-04-17T10:18:00Z" w:initials="M(">
    <w:p w14:paraId="7301A67A" w14:textId="66D9D9E8" w:rsidR="00C00332" w:rsidRDefault="00C00332">
      <w:pPr>
        <w:pStyle w:val="CommentText"/>
      </w:pPr>
      <w:r>
        <w:rPr>
          <w:rStyle w:val="CommentReference"/>
        </w:rPr>
        <w:annotationRef/>
      </w:r>
      <w:r w:rsidRPr="4F0F2CB5">
        <w:t>LA28 ACR question: Will this functionality of quota input for 206 NOCs also include:</w:t>
      </w:r>
    </w:p>
    <w:p w14:paraId="029DB15F" w14:textId="75867E10" w:rsidR="00C00332" w:rsidRDefault="00C00332">
      <w:pPr>
        <w:pStyle w:val="CommentText"/>
      </w:pPr>
      <w:r w:rsidRPr="786F6DDA">
        <w:t>1. Quota input for NOC USA for Ex and EPx categories (by city - TBD)</w:t>
      </w:r>
    </w:p>
    <w:p w14:paraId="19D2019B" w14:textId="2F7945F1" w:rsidR="00C00332" w:rsidRDefault="00C00332">
      <w:pPr>
        <w:pStyle w:val="CommentText"/>
      </w:pPr>
      <w:r w:rsidRPr="6BE64DF6">
        <w:t>2. Quota input for IOC to enter for the 6-8 IFs that have Es and EPs quota to allocate</w:t>
      </w:r>
    </w:p>
    <w:p w14:paraId="3E490374" w14:textId="7F2FAD1D" w:rsidR="00C00332" w:rsidRDefault="00C00332">
      <w:pPr>
        <w:pStyle w:val="CommentText"/>
      </w:pPr>
      <w:r w:rsidRPr="06F2035C">
        <w:t>3. When configuring the platform for Paralympic Games that the IPC will have a similar user profile to enter the quota for NPCs.</w:t>
      </w:r>
    </w:p>
  </w:comment>
  <w:comment w:id="85" w:author="Martyn Cornish (External)" w:date="2026-04-17T10:27:00Z" w:initials="M(">
    <w:p w14:paraId="6927C0A0" w14:textId="7C491687" w:rsidR="00C00332" w:rsidRDefault="00C00332">
      <w:pPr>
        <w:pStyle w:val="CommentText"/>
      </w:pPr>
      <w:r>
        <w:rPr>
          <w:rStyle w:val="CommentReference"/>
        </w:rPr>
        <w:annotationRef/>
      </w:r>
      <w:r w:rsidRPr="6AA1A6D1">
        <w:t>4. The overall quota for NOC-E and NOC-Es for each NOC (noted the separate section below about how NOCs indicate how/whether they will actually use this allocation).</w:t>
      </w:r>
    </w:p>
  </w:comment>
  <w:comment w:id="86" w:author="Martyn Cornish (External)" w:date="2026-04-17T10:22:00Z" w:initials="M(">
    <w:p w14:paraId="3F8AFC9A" w14:textId="35812B15" w:rsidR="00C00332" w:rsidRDefault="00C00332">
      <w:pPr>
        <w:pStyle w:val="CommentText"/>
      </w:pPr>
      <w:r>
        <w:rPr>
          <w:rStyle w:val="CommentReference"/>
        </w:rPr>
        <w:annotationRef/>
      </w:r>
      <w:r w:rsidRPr="5DE7D0B6">
        <w:t xml:space="preserve">LA28 ACR opinion: Prefer option A, especially considering the presence of the change log. </w:t>
      </w:r>
    </w:p>
    <w:p w14:paraId="25F693C7" w14:textId="3944322A" w:rsidR="00C00332" w:rsidRDefault="00C00332">
      <w:pPr>
        <w:pStyle w:val="CommentText"/>
      </w:pPr>
      <w:r w:rsidRPr="373B1F35">
        <w:t>Can we discuss how any changes (after the initial import/config) would be communicated to the NOC? Does IOC inform OCOG ACR by email that there are changes, then OCOG ACR informs the NOC by email, or can there be an automated email from the portal to the NOC indicating the change to the overall quota?</w:t>
      </w:r>
    </w:p>
    <w:p w14:paraId="7A0ED9BF" w14:textId="382240E9" w:rsidR="00C00332" w:rsidRDefault="00C00332">
      <w:pPr>
        <w:pStyle w:val="CommentText"/>
      </w:pPr>
    </w:p>
    <w:p w14:paraId="1051F13B" w14:textId="4BFA748D" w:rsidR="00C00332" w:rsidRDefault="00C00332">
      <w:pPr>
        <w:pStyle w:val="CommentText"/>
      </w:pPr>
      <w:r w:rsidRPr="409A94A3">
        <w:t>Perhaps for the LA28 cycle this communication is offline, and we have the automated communication from the portal in the backlog for a future Games edition?</w:t>
      </w:r>
    </w:p>
  </w:comment>
  <w:comment w:id="89" w:author="Martyn Cornish (External)" w:date="2026-04-17T10:40:00Z" w:initials="M(">
    <w:p w14:paraId="7806214C" w14:textId="0BDD1542" w:rsidR="00C00332" w:rsidRDefault="00C00332">
      <w:pPr>
        <w:pStyle w:val="CommentText"/>
      </w:pPr>
      <w:r>
        <w:rPr>
          <w:rStyle w:val="CommentReference"/>
        </w:rPr>
        <w:annotationRef/>
      </w:r>
      <w:r w:rsidRPr="3B332D85">
        <w:t>LA28 ACR opinion: This seems like a reasonable approach, noting however:</w:t>
      </w:r>
    </w:p>
    <w:p w14:paraId="5250C88F" w14:textId="582C04AC" w:rsidR="00C00332" w:rsidRDefault="00C00332">
      <w:pPr>
        <w:pStyle w:val="CommentText"/>
      </w:pPr>
      <w:r w:rsidRPr="31274DD9">
        <w:t>1. The overall quota of NOC-E and NOC-Es should be imported for each NOC by the IOC alongside the overall quotas for other categories (also noting the post-initial-import change control and communication)</w:t>
      </w:r>
    </w:p>
    <w:p w14:paraId="46953CC6" w14:textId="25D7E2D1" w:rsidR="00C00332" w:rsidRDefault="00C00332">
      <w:pPr>
        <w:pStyle w:val="CommentText"/>
      </w:pPr>
      <w:r w:rsidRPr="4C2A8F8A">
        <w:t>2. The NOC-E and NOC-Es categories should not appear in the list of available categories on the EOI form, however should be in the fast-track form.</w:t>
      </w:r>
    </w:p>
    <w:p w14:paraId="1D5FED18" w14:textId="07A04535" w:rsidR="00C00332" w:rsidRDefault="00C00332">
      <w:pPr>
        <w:pStyle w:val="CommentText"/>
      </w:pPr>
      <w:r w:rsidRPr="46292598">
        <w:t>3. The NOC-E and NOC-Es categories should appear on any exports.</w:t>
      </w:r>
    </w:p>
    <w:p w14:paraId="7D1344E1" w14:textId="28BCDC2F" w:rsidR="00C00332" w:rsidRDefault="00C00332">
      <w:pPr>
        <w:pStyle w:val="CommentText"/>
      </w:pPr>
      <w:r w:rsidRPr="4B14635D">
        <w:t>4. We should consider adding an organization type for these populations so aid filtering out in reporting, however this "noc" organisation type should not be visible on the EOI form - only on the fast-track form.</w:t>
      </w:r>
    </w:p>
  </w:comment>
  <w:comment w:id="90" w:author="Chauvet, Damien Antoine" w:date="2026-04-17T14:17:00Z" w:initials="CD">
    <w:p w14:paraId="354E6CC2" w14:textId="7DC8B2B3" w:rsidR="00082A7E" w:rsidRDefault="00082A7E">
      <w:pPr>
        <w:pStyle w:val="CommentText"/>
      </w:pPr>
      <w:r>
        <w:rPr>
          <w:rStyle w:val="CommentReference"/>
        </w:rPr>
        <w:annotationRef/>
      </w:r>
      <w:r w:rsidRPr="569AFC92">
        <w:t>The Team Size Calculator (the process which allocated quota based on delegation size) doesn't include the E.</w:t>
      </w:r>
    </w:p>
    <w:p w14:paraId="527E58D1" w14:textId="3C0A7627" w:rsidR="00082A7E" w:rsidRDefault="00082A7E">
      <w:pPr>
        <w:pStyle w:val="CommentText"/>
      </w:pPr>
      <w:r w:rsidRPr="5688783F">
        <w:t xml:space="preserve"> Also delegation sizes will be know only after DRM which doesn't align with this process. </w:t>
      </w:r>
    </w:p>
  </w:comment>
  <w:comment w:id="91" w:author="Martyn Cornish (External)" w:date="2026-04-17T10:48:00Z" w:initials="M(">
    <w:p w14:paraId="78059FF8" w14:textId="57587B78" w:rsidR="00C00332" w:rsidRDefault="00C00332">
      <w:pPr>
        <w:pStyle w:val="CommentText"/>
      </w:pPr>
      <w:r>
        <w:rPr>
          <w:rStyle w:val="CommentReference"/>
        </w:rPr>
        <w:annotationRef/>
      </w:r>
      <w:r w:rsidRPr="0A3E6F0A">
        <w:t>The NOC E/Es quotas are not intended to be based on the Team Size, so no real link to the DRM/DRP process and all that activity.</w:t>
      </w:r>
    </w:p>
    <w:p w14:paraId="7E5CE748" w14:textId="0922DAD8" w:rsidR="00C00332" w:rsidRDefault="00C00332">
      <w:pPr>
        <w:pStyle w:val="CommentText"/>
      </w:pPr>
      <w:r w:rsidRPr="260266CC">
        <w:t>My understanding is that the NOC E/Es quotas for each NOC will be based on factors including number of sports/disciplines where the NOC had athletes in previous Games, NOC usage of NOC E/Es quota in Paris, etc. I believe the intention is to define the calulcation methodology and the initial quotas for each NOC alongside the quotas for other categories at the upcoming IOC Press Committee meeting ahead of sharing with the NOCs in June/July.</w:t>
      </w:r>
    </w:p>
  </w:comment>
  <w:comment w:id="92" w:author="Martyn Cornish (External)" w:date="2026-04-17T11:55:00Z" w:initials="M(">
    <w:p w14:paraId="5871519B" w14:textId="1404AA59" w:rsidR="00C00332" w:rsidRDefault="00C00332">
      <w:pPr>
        <w:pStyle w:val="CommentText"/>
      </w:pPr>
      <w:r>
        <w:rPr>
          <w:rStyle w:val="CommentReference"/>
        </w:rPr>
        <w:annotationRef/>
      </w:r>
      <w:r w:rsidRPr="27B9676D">
        <w:t xml:space="preserve">LA28 ACR opinion: I don't think we should restrict NOCs to only submitting a single fast-track entry for this population, even though I would certainly prefer to only have a single entry per NOC. </w:t>
      </w:r>
    </w:p>
    <w:p w14:paraId="540C1D38" w14:textId="567C2A73" w:rsidR="00C00332" w:rsidRDefault="00C00332">
      <w:pPr>
        <w:pStyle w:val="CommentText"/>
      </w:pPr>
      <w:r w:rsidRPr="0C99E6AB">
        <w:t>Separate discussion required with IOC PRS about general principles of how NOCs should use this NOC E/Es category. We already know that they shouldn't be allocating the quota direct to their NFs/NGBs. This is something to be included in the Press by Number Guide rather than any particular functionality for the system.</w:t>
      </w:r>
    </w:p>
  </w:comment>
  <w:comment w:id="93" w:author="Martyn Cornish (External)" w:date="2026-04-17T11:56:00Z" w:initials="M(">
    <w:p w14:paraId="02CB5AFF" w14:textId="4FF1518B" w:rsidR="00C00332" w:rsidRDefault="00C00332">
      <w:pPr>
        <w:pStyle w:val="CommentText"/>
      </w:pPr>
      <w:r>
        <w:rPr>
          <w:rStyle w:val="CommentReference"/>
        </w:rPr>
        <w:annotationRef/>
      </w:r>
      <w:r w:rsidRPr="26D37BB7">
        <w:t>LA28 ACR opinion: Just the number of NOC E and NOC Es quotas that the NOC intends to use (slot allocation) from the overall quota granted by the IOC.</w:t>
      </w:r>
    </w:p>
  </w:comment>
  <w:comment w:id="94" w:author="Martyn Cornish (External)" w:date="2026-04-17T11:56:00Z" w:initials="M(">
    <w:p w14:paraId="1387A3C9" w14:textId="22641554" w:rsidR="00C00332" w:rsidRDefault="00C00332">
      <w:pPr>
        <w:pStyle w:val="CommentText"/>
      </w:pPr>
      <w:r>
        <w:rPr>
          <w:rStyle w:val="CommentReference"/>
        </w:rPr>
        <w:annotationRef/>
      </w:r>
      <w:r w:rsidRPr="16CA38BF">
        <w:t>Names will come in the Press by Name phase.</w:t>
      </w:r>
    </w:p>
  </w:comment>
  <w:comment w:id="95" w:author="Martyn Cornish (External)" w:date="2026-04-17T11:58:00Z" w:initials="M(">
    <w:p w14:paraId="230514CE" w14:textId="05FB78A1" w:rsidR="00C00332" w:rsidRDefault="00C00332">
      <w:pPr>
        <w:pStyle w:val="CommentText"/>
      </w:pPr>
      <w:r>
        <w:rPr>
          <w:rStyle w:val="CommentReference"/>
        </w:rPr>
        <w:annotationRef/>
      </w:r>
      <w:r w:rsidRPr="1AA5737C">
        <w:t>Side note: the NOC E and NOC Es categories are transferable, so we need to make it clear (probably in the Press by Number Guide) that the NOC needs to indicate in the fast-track/PbN the number of quota slots they wish to use, and not the number of people that will use the slot (not the number of people that will be rotated through the quota slot).</w:t>
      </w:r>
    </w:p>
  </w:comment>
  <w:comment w:id="97" w:author="Martyn Cornish (External)" w:date="2026-04-17T12:46:00Z" w:initials="M(">
    <w:p w14:paraId="6AA40AEA" w14:textId="4F742804" w:rsidR="00C00332" w:rsidRDefault="00C00332">
      <w:pPr>
        <w:pStyle w:val="CommentText"/>
      </w:pPr>
      <w:r>
        <w:rPr>
          <w:rStyle w:val="CommentReference"/>
        </w:rPr>
        <w:annotationRef/>
      </w:r>
      <w:r w:rsidRPr="2990242F">
        <w:t>LA28 ACR opinion: Ideally I would say that IOC Media Ops would act in a similar way to an NOC to enter the details of these organizations using the fast-track functionality, but without an overall quota, and without any need for additional approvals. The same change management of quota allocations for each organization would then be possible (e.g. when IOC agree to a change of quota, add a new organization, etc.)</w:t>
      </w:r>
    </w:p>
    <w:p w14:paraId="116BCFEA" w14:textId="35AF5321" w:rsidR="00C00332" w:rsidRDefault="00C00332">
      <w:pPr>
        <w:pStyle w:val="CommentText"/>
      </w:pPr>
      <w:r w:rsidRPr="4B2D893D">
        <w:t>However for the LA28 cycle I would be okay with OCOG ACR to perform the data entry for this group after receiving from IOC Media Ops offline. Definitely strong preference for all of these organizations to be captured in the PRP so we have a standard workflow for press organization identification and setup in the ACR system (flow of orgs into COD and quotas into ACR).</w:t>
      </w:r>
    </w:p>
    <w:p w14:paraId="0B861BD3" w14:textId="43723FEC" w:rsidR="00C00332" w:rsidRDefault="00C00332">
      <w:pPr>
        <w:pStyle w:val="CommentText"/>
      </w:pPr>
    </w:p>
    <w:p w14:paraId="3C208750" w14:textId="6DF0FCA7" w:rsidR="00C00332" w:rsidRDefault="00C00332">
      <w:pPr>
        <w:pStyle w:val="CommentText"/>
      </w:pPr>
      <w:r w:rsidRPr="57A056D0">
        <w:t>Note previous comments about needing to identify the IFs (for staff journalists/photographers) and INOs through the same approach.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9E46B5" w15:done="0"/>
  <w15:commentEx w15:paraId="7A01E589" w15:done="0"/>
  <w15:commentEx w15:paraId="5BC24C11" w15:done="0"/>
  <w15:commentEx w15:paraId="071735B9" w15:paraIdParent="5BC24C11" w15:done="0"/>
  <w15:commentEx w15:paraId="07172443" w15:paraIdParent="5BC24C11" w15:done="0"/>
  <w15:commentEx w15:paraId="366AD4B8" w15:done="0"/>
  <w15:commentEx w15:paraId="5500CF3E" w15:paraIdParent="366AD4B8" w15:done="0"/>
  <w15:commentEx w15:paraId="750AFA25" w15:done="0"/>
  <w15:commentEx w15:paraId="1A08C0B5" w15:done="0"/>
  <w15:commentEx w15:paraId="071D2BEF" w15:done="0"/>
  <w15:commentEx w15:paraId="37334F46" w15:paraIdParent="071D2BEF" w15:done="0"/>
  <w15:commentEx w15:paraId="73F4E59B" w15:paraIdParent="071D2BEF" w15:done="0"/>
  <w15:commentEx w15:paraId="38EC8186" w15:done="0"/>
  <w15:commentEx w15:paraId="35DCD3B5" w15:paraIdParent="38EC8186" w15:done="0"/>
  <w15:commentEx w15:paraId="3EF350A4" w15:done="0"/>
  <w15:commentEx w15:paraId="60C23166" w15:paraIdParent="3EF350A4" w15:done="0"/>
  <w15:commentEx w15:paraId="7C673BD9" w15:done="0"/>
  <w15:commentEx w15:paraId="422CC4F3" w15:done="0"/>
  <w15:commentEx w15:paraId="67B92F83" w15:paraIdParent="422CC4F3" w15:done="0"/>
  <w15:commentEx w15:paraId="46E550BB" w15:done="0"/>
  <w15:commentEx w15:paraId="29A97169" w15:paraIdParent="46E550BB" w15:done="0"/>
  <w15:commentEx w15:paraId="7E38F38E" w15:paraIdParent="46E550BB" w15:done="0"/>
  <w15:commentEx w15:paraId="4A9C9AF0" w15:done="0"/>
  <w15:commentEx w15:paraId="7106CA5D" w15:paraIdParent="4A9C9AF0" w15:done="0"/>
  <w15:commentEx w15:paraId="5D276F99" w15:done="0"/>
  <w15:commentEx w15:paraId="6DD69D4B" w15:paraIdParent="5D276F99" w15:done="0"/>
  <w15:commentEx w15:paraId="65EC2592" w15:done="0"/>
  <w15:commentEx w15:paraId="707AD968" w15:done="0"/>
  <w15:commentEx w15:paraId="07416827" w15:done="0"/>
  <w15:commentEx w15:paraId="37263116" w15:paraIdParent="07416827" w15:done="0"/>
  <w15:commentEx w15:paraId="617A51EF" w15:paraIdParent="07416827" w15:done="0"/>
  <w15:commentEx w15:paraId="03FD26B6" w15:done="0"/>
  <w15:commentEx w15:paraId="7E17B012" w15:done="0"/>
  <w15:commentEx w15:paraId="31A703CA" w15:done="0"/>
  <w15:commentEx w15:paraId="5BCDD816" w15:done="0"/>
  <w15:commentEx w15:paraId="24EBEDAE" w15:done="0"/>
  <w15:commentEx w15:paraId="1CC1C785" w15:done="0"/>
  <w15:commentEx w15:paraId="71A7B332" w15:paraIdParent="1CC1C785" w15:done="0"/>
  <w15:commentEx w15:paraId="0730525B" w15:done="0"/>
  <w15:commentEx w15:paraId="11E25F2B" w15:done="0"/>
  <w15:commentEx w15:paraId="180E1294" w15:done="0"/>
  <w15:commentEx w15:paraId="759A9374" w15:paraIdParent="180E1294" w15:done="0"/>
  <w15:commentEx w15:paraId="1A1A5EEC" w15:done="0"/>
  <w15:commentEx w15:paraId="7C6A5A50" w15:done="0"/>
  <w15:commentEx w15:paraId="24FD9E7A" w15:done="0"/>
  <w15:commentEx w15:paraId="07BA4DE9" w15:done="0"/>
  <w15:commentEx w15:paraId="12666410" w15:done="0"/>
  <w15:commentEx w15:paraId="7815C47E" w15:done="0"/>
  <w15:commentEx w15:paraId="32CE1436" w15:done="0"/>
  <w15:commentEx w15:paraId="417ABA3E" w15:done="0"/>
  <w15:commentEx w15:paraId="0677387E" w15:done="0"/>
  <w15:commentEx w15:paraId="4AE02037" w15:done="0"/>
  <w15:commentEx w15:paraId="17450230" w15:done="0"/>
  <w15:commentEx w15:paraId="727B8810" w15:paraIdParent="17450230" w15:done="0"/>
  <w15:commentEx w15:paraId="14B0BA25" w15:done="0"/>
  <w15:commentEx w15:paraId="755C3715" w15:done="0"/>
  <w15:commentEx w15:paraId="2049D940" w15:done="0"/>
  <w15:commentEx w15:paraId="36A7E6B4" w15:done="0"/>
  <w15:commentEx w15:paraId="3EBB0957" w15:done="0"/>
  <w15:commentEx w15:paraId="5C9D1716" w15:done="0"/>
  <w15:commentEx w15:paraId="0CA02A51" w15:paraIdParent="5C9D1716" w15:done="0"/>
  <w15:commentEx w15:paraId="3E490374" w15:done="0"/>
  <w15:commentEx w15:paraId="6927C0A0" w15:paraIdParent="3E490374" w15:done="0"/>
  <w15:commentEx w15:paraId="1051F13B" w15:done="0"/>
  <w15:commentEx w15:paraId="7D1344E1" w15:done="0"/>
  <w15:commentEx w15:paraId="527E58D1" w15:done="0"/>
  <w15:commentEx w15:paraId="7E5CE748" w15:paraIdParent="527E58D1" w15:done="0"/>
  <w15:commentEx w15:paraId="540C1D38" w15:done="0"/>
  <w15:commentEx w15:paraId="02CB5AFF" w15:done="0"/>
  <w15:commentEx w15:paraId="1387A3C9" w15:paraIdParent="02CB5AFF" w15:done="0"/>
  <w15:commentEx w15:paraId="230514CE" w15:paraIdParent="02CB5AFF" w15:done="0"/>
  <w15:commentEx w15:paraId="3C20875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7CDFA5" w16cex:dateUtc="2026-04-17T09:54:00Z"/>
  <w16cex:commentExtensible w16cex:durableId="76FD98B4" w16cex:dateUtc="2026-04-17T04:01:00Z"/>
  <w16cex:commentExtensible w16cex:durableId="0E1EB2D9" w16cex:dateUtc="2026-04-17T08:56:00Z"/>
  <w16cex:commentExtensible w16cex:durableId="3A3EBF00" w16cex:dateUtc="2026-04-17T11:56:00Z"/>
  <w16cex:commentExtensible w16cex:durableId="543C007F" w16cex:dateUtc="2026-04-17T16:57:00Z"/>
  <w16cex:commentExtensible w16cex:durableId="70FB2BFF" w16cex:dateUtc="2026-04-17T09:03:00Z"/>
  <w16cex:commentExtensible w16cex:durableId="290A31D4" w16cex:dateUtc="2026-04-17T11:58:00Z"/>
  <w16cex:commentExtensible w16cex:durableId="4E8FDEFE" w16cex:dateUtc="2026-04-17T09:28:00Z"/>
  <w16cex:commentExtensible w16cex:durableId="3FC07333" w16cex:dateUtc="2026-04-17T09:42:00Z"/>
  <w16cex:commentExtensible w16cex:durableId="784F53FD" w16cex:dateUtc="2026-04-17T04:10:00Z"/>
  <w16cex:commentExtensible w16cex:durableId="298B84F9" w16cex:dateUtc="2026-04-17T09:41:00Z"/>
  <w16cex:commentExtensible w16cex:durableId="00D5E506" w16cex:dateUtc="2026-04-17T15:56:00Z"/>
  <w16cex:commentExtensible w16cex:durableId="24B80B0C" w16cex:dateUtc="2026-04-17T09:56:00Z"/>
  <w16cex:commentExtensible w16cex:durableId="355C3BFC" w16cex:dateUtc="2026-04-17T15:58:00Z"/>
  <w16cex:commentExtensible w16cex:durableId="05348D61" w16cex:dateUtc="2026-04-17T04:14:00Z"/>
  <w16cex:commentExtensible w16cex:durableId="0FEDE97D" w16cex:dateUtc="2026-04-17T04:21:00Z"/>
  <w16cex:commentExtensible w16cex:durableId="5C5423F4" w16cex:dateUtc="2026-04-17T04:21:00Z"/>
  <w16cex:commentExtensible w16cex:durableId="319A469B" w16cex:dateUtc="2026-04-17T09:47:00Z"/>
  <w16cex:commentExtensible w16cex:durableId="5E543695" w16cex:dateUtc="2026-04-17T11:59:00Z"/>
  <w16cex:commentExtensible w16cex:durableId="257942EA" w16cex:dateUtc="2026-04-17T04:22:00Z"/>
  <w16cex:commentExtensible w16cex:durableId="4A189E09" w16cex:dateUtc="2026-04-17T12:02:00Z"/>
  <w16cex:commentExtensible w16cex:durableId="474AA706" w16cex:dateUtc="2026-04-17T16:37:00Z"/>
  <w16cex:commentExtensible w16cex:durableId="18759632" w16cex:dateUtc="2026-04-17T04:30:00Z"/>
  <w16cex:commentExtensible w16cex:durableId="6EABCBDD" w16cex:dateUtc="2026-04-17T12:03:00Z"/>
  <w16cex:commentExtensible w16cex:durableId="645F083D" w16cex:dateUtc="2026-04-17T11:15:00Z"/>
  <w16cex:commentExtensible w16cex:durableId="20C1E1DE" w16cex:dateUtc="2026-04-17T16:39:00Z"/>
  <w16cex:commentExtensible w16cex:durableId="521FC3A8" w16cex:dateUtc="2026-04-17T11:23:00Z"/>
  <w16cex:commentExtensible w16cex:durableId="11D06A47" w16cex:dateUtc="2026-04-17T04:36:00Z"/>
  <w16cex:commentExtensible w16cex:durableId="3530C4E2" w16cex:dateUtc="2026-04-17T07:35:00Z"/>
  <w16cex:commentExtensible w16cex:durableId="167F809A" w16cex:dateUtc="2026-04-17T12:10:00Z"/>
  <w16cex:commentExtensible w16cex:durableId="02BEBA48" w16cex:dateUtc="2026-04-17T16:41:00Z"/>
  <w16cex:commentExtensible w16cex:durableId="361BFC42" w16cex:dateUtc="2026-04-17T04:31:00Z"/>
  <w16cex:commentExtensible w16cex:durableId="629CC66C" w16cex:dateUtc="2026-04-17T04:25:00Z"/>
  <w16cex:commentExtensible w16cex:durableId="3A5304CA" w16cex:dateUtc="2026-04-17T04:34:00Z"/>
  <w16cex:commentExtensible w16cex:durableId="5968BA9D" w16cex:dateUtc="2026-04-17T11:33:00Z"/>
  <w16cex:commentExtensible w16cex:durableId="439E71EA" w16cex:dateUtc="2026-04-17T04:35:00Z"/>
  <w16cex:commentExtensible w16cex:durableId="0B2C9D33" w16cex:dateUtc="2026-04-17T11:34:00Z"/>
  <w16cex:commentExtensible w16cex:durableId="00C1A5CD" w16cex:dateUtc="2026-04-17T12:12:00Z"/>
  <w16cex:commentExtensible w16cex:durableId="739B7E01" w16cex:dateUtc="2026-04-17T07:38:00Z"/>
  <w16cex:commentExtensible w16cex:durableId="0E4EBF8E" w16cex:dateUtc="2026-04-17T04:49:00Z"/>
  <w16cex:commentExtensible w16cex:durableId="224397DB" w16cex:dateUtc="2026-04-17T12:09:00Z"/>
  <w16cex:commentExtensible w16cex:durableId="644521E9" w16cex:dateUtc="2026-04-17T12:17:00Z"/>
  <w16cex:commentExtensible w16cex:durableId="28B7E732" w16cex:dateUtc="2026-04-17T07:54:00Z"/>
  <w16cex:commentExtensible w16cex:durableId="0C38E989" w16cex:dateUtc="2026-04-17T04:52:00Z"/>
  <w16cex:commentExtensible w16cex:durableId="23CE297B" w16cex:dateUtc="2026-04-17T16:55:00Z"/>
  <w16cex:commentExtensible w16cex:durableId="34FB52B7" w16cex:dateUtc="2026-04-17T04:54:00Z"/>
  <w16cex:commentExtensible w16cex:durableId="045358D2" w16cex:dateUtc="2026-04-17T04:56:00Z"/>
  <w16cex:commentExtensible w16cex:durableId="278AE0CF" w16cex:dateUtc="2026-04-17T04:57:00Z"/>
  <w16cex:commentExtensible w16cex:durableId="7B5D7B6C" w16cex:dateUtc="2026-04-17T04:58:00Z"/>
  <w16cex:commentExtensible w16cex:durableId="3AEB2148" w16cex:dateUtc="2026-04-17T05:01:00Z"/>
  <w16cex:commentExtensible w16cex:durableId="7A4443D8" w16cex:dateUtc="2026-04-17T05:02:00Z"/>
  <w16cex:commentExtensible w16cex:durableId="19E512EA" w16cex:dateUtc="2026-04-17T05:06:00Z"/>
  <w16cex:commentExtensible w16cex:durableId="4B70BF2E" w16cex:dateUtc="2026-04-17T05:13:00Z"/>
  <w16cex:commentExtensible w16cex:durableId="4430D73B" w16cex:dateUtc="2026-04-17T12:25:00Z"/>
  <w16cex:commentExtensible w16cex:durableId="2B847F9B" w16cex:dateUtc="2026-04-17T05:15:00Z"/>
  <w16cex:commentExtensible w16cex:durableId="27202760" w16cex:dateUtc="2026-04-17T05:17:00Z"/>
  <w16cex:commentExtensible w16cex:durableId="2B2BFC2B" w16cex:dateUtc="2026-04-17T05:20:00Z"/>
  <w16cex:commentExtensible w16cex:durableId="02EEDB85" w16cex:dateUtc="2026-04-17T05:27:00Z"/>
  <w16cex:commentExtensible w16cex:durableId="7E3D54A0" w16cex:dateUtc="2026-04-17T05:23:00Z"/>
  <w16cex:commentExtensible w16cex:durableId="3A4F019F" w16cex:dateUtc="2026-04-17T05:32:00Z"/>
  <w16cex:commentExtensible w16cex:durableId="1CD63D3B" w16cex:dateUtc="2026-04-17T05:39:00Z"/>
  <w16cex:commentExtensible w16cex:durableId="03EFC239" w16cex:dateUtc="2026-04-17T17:18:00Z"/>
  <w16cex:commentExtensible w16cex:durableId="3C588BA9" w16cex:dateUtc="2026-04-17T17:27:00Z"/>
  <w16cex:commentExtensible w16cex:durableId="176547F4" w16cex:dateUtc="2026-04-17T17:22:00Z"/>
  <w16cex:commentExtensible w16cex:durableId="013EA998" w16cex:dateUtc="2026-04-17T17:40:00Z"/>
  <w16cex:commentExtensible w16cex:durableId="48F2B682" w16cex:dateUtc="2026-04-17T12:17:00Z"/>
  <w16cex:commentExtensible w16cex:durableId="59224CFB" w16cex:dateUtc="2026-04-17T17:48:00Z"/>
  <w16cex:commentExtensible w16cex:durableId="6DF5117C" w16cex:dateUtc="2026-04-17T18:55:00Z"/>
  <w16cex:commentExtensible w16cex:durableId="002DCA4B" w16cex:dateUtc="2026-04-17T18:56:00Z"/>
  <w16cex:commentExtensible w16cex:durableId="5C689E76" w16cex:dateUtc="2026-04-17T18:56:00Z"/>
  <w16cex:commentExtensible w16cex:durableId="4E81E4E2" w16cex:dateUtc="2026-04-17T18:58:00Z"/>
  <w16cex:commentExtensible w16cex:durableId="1C1D4E03" w16cex:dateUtc="2026-04-17T19: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9E46B5" w16cid:durableId="4A7CDFA5"/>
  <w16cid:commentId w16cid:paraId="7A01E589" w16cid:durableId="76FD98B4"/>
  <w16cid:commentId w16cid:paraId="5BC24C11" w16cid:durableId="0E1EB2D9"/>
  <w16cid:commentId w16cid:paraId="071735B9" w16cid:durableId="3A3EBF00"/>
  <w16cid:commentId w16cid:paraId="07172443" w16cid:durableId="543C007F"/>
  <w16cid:commentId w16cid:paraId="366AD4B8" w16cid:durableId="70FB2BFF"/>
  <w16cid:commentId w16cid:paraId="5500CF3E" w16cid:durableId="290A31D4"/>
  <w16cid:commentId w16cid:paraId="750AFA25" w16cid:durableId="4E8FDEFE"/>
  <w16cid:commentId w16cid:paraId="1A08C0B5" w16cid:durableId="3FC07333"/>
  <w16cid:commentId w16cid:paraId="071D2BEF" w16cid:durableId="784F53FD"/>
  <w16cid:commentId w16cid:paraId="37334F46" w16cid:durableId="298B84F9"/>
  <w16cid:commentId w16cid:paraId="73F4E59B" w16cid:durableId="00D5E506"/>
  <w16cid:commentId w16cid:paraId="38EC8186" w16cid:durableId="24B80B0C"/>
  <w16cid:commentId w16cid:paraId="35DCD3B5" w16cid:durableId="355C3BFC"/>
  <w16cid:commentId w16cid:paraId="3EF350A4" w16cid:durableId="05348D61"/>
  <w16cid:commentId w16cid:paraId="60C23166" w16cid:durableId="0FEDE97D"/>
  <w16cid:commentId w16cid:paraId="7C673BD9" w16cid:durableId="5C5423F4"/>
  <w16cid:commentId w16cid:paraId="422CC4F3" w16cid:durableId="319A469B"/>
  <w16cid:commentId w16cid:paraId="67B92F83" w16cid:durableId="5E543695"/>
  <w16cid:commentId w16cid:paraId="46E550BB" w16cid:durableId="257942EA"/>
  <w16cid:commentId w16cid:paraId="29A97169" w16cid:durableId="4A189E09"/>
  <w16cid:commentId w16cid:paraId="7E38F38E" w16cid:durableId="474AA706"/>
  <w16cid:commentId w16cid:paraId="4A9C9AF0" w16cid:durableId="18759632"/>
  <w16cid:commentId w16cid:paraId="7106CA5D" w16cid:durableId="6EABCBDD"/>
  <w16cid:commentId w16cid:paraId="5D276F99" w16cid:durableId="645F083D"/>
  <w16cid:commentId w16cid:paraId="6DD69D4B" w16cid:durableId="20C1E1DE"/>
  <w16cid:commentId w16cid:paraId="65EC2592" w16cid:durableId="521FC3A8"/>
  <w16cid:commentId w16cid:paraId="707AD968" w16cid:durableId="11D06A47"/>
  <w16cid:commentId w16cid:paraId="07416827" w16cid:durableId="3530C4E2"/>
  <w16cid:commentId w16cid:paraId="37263116" w16cid:durableId="167F809A"/>
  <w16cid:commentId w16cid:paraId="617A51EF" w16cid:durableId="02BEBA48"/>
  <w16cid:commentId w16cid:paraId="03FD26B6" w16cid:durableId="361BFC42"/>
  <w16cid:commentId w16cid:paraId="7E17B012" w16cid:durableId="629CC66C"/>
  <w16cid:commentId w16cid:paraId="31A703CA" w16cid:durableId="3A5304CA"/>
  <w16cid:commentId w16cid:paraId="5BCDD816" w16cid:durableId="5968BA9D"/>
  <w16cid:commentId w16cid:paraId="24EBEDAE" w16cid:durableId="439E71EA"/>
  <w16cid:commentId w16cid:paraId="1CC1C785" w16cid:durableId="0B2C9D33"/>
  <w16cid:commentId w16cid:paraId="71A7B332" w16cid:durableId="00C1A5CD"/>
  <w16cid:commentId w16cid:paraId="0730525B" w16cid:durableId="739B7E01"/>
  <w16cid:commentId w16cid:paraId="11E25F2B" w16cid:durableId="0E4EBF8E"/>
  <w16cid:commentId w16cid:paraId="180E1294" w16cid:durableId="224397DB"/>
  <w16cid:commentId w16cid:paraId="759A9374" w16cid:durableId="644521E9"/>
  <w16cid:commentId w16cid:paraId="1A1A5EEC" w16cid:durableId="28B7E732"/>
  <w16cid:commentId w16cid:paraId="7C6A5A50" w16cid:durableId="0C38E989"/>
  <w16cid:commentId w16cid:paraId="24FD9E7A" w16cid:durableId="23CE297B"/>
  <w16cid:commentId w16cid:paraId="07BA4DE9" w16cid:durableId="34FB52B7"/>
  <w16cid:commentId w16cid:paraId="12666410" w16cid:durableId="045358D2"/>
  <w16cid:commentId w16cid:paraId="7815C47E" w16cid:durableId="278AE0CF"/>
  <w16cid:commentId w16cid:paraId="32CE1436" w16cid:durableId="7B5D7B6C"/>
  <w16cid:commentId w16cid:paraId="417ABA3E" w16cid:durableId="3AEB2148"/>
  <w16cid:commentId w16cid:paraId="0677387E" w16cid:durableId="7A4443D8"/>
  <w16cid:commentId w16cid:paraId="4AE02037" w16cid:durableId="19E512EA"/>
  <w16cid:commentId w16cid:paraId="17450230" w16cid:durableId="4B70BF2E"/>
  <w16cid:commentId w16cid:paraId="727B8810" w16cid:durableId="4430D73B"/>
  <w16cid:commentId w16cid:paraId="14B0BA25" w16cid:durableId="2B847F9B"/>
  <w16cid:commentId w16cid:paraId="755C3715" w16cid:durableId="27202760"/>
  <w16cid:commentId w16cid:paraId="2049D940" w16cid:durableId="2B2BFC2B"/>
  <w16cid:commentId w16cid:paraId="36A7E6B4" w16cid:durableId="02EEDB85"/>
  <w16cid:commentId w16cid:paraId="3EBB0957" w16cid:durableId="7E3D54A0"/>
  <w16cid:commentId w16cid:paraId="5C9D1716" w16cid:durableId="3A4F019F"/>
  <w16cid:commentId w16cid:paraId="0CA02A51" w16cid:durableId="1CD63D3B"/>
  <w16cid:commentId w16cid:paraId="3E490374" w16cid:durableId="03EFC239"/>
  <w16cid:commentId w16cid:paraId="6927C0A0" w16cid:durableId="3C588BA9"/>
  <w16cid:commentId w16cid:paraId="1051F13B" w16cid:durableId="176547F4"/>
  <w16cid:commentId w16cid:paraId="7D1344E1" w16cid:durableId="013EA998"/>
  <w16cid:commentId w16cid:paraId="527E58D1" w16cid:durableId="48F2B682"/>
  <w16cid:commentId w16cid:paraId="7E5CE748" w16cid:durableId="59224CFB"/>
  <w16cid:commentId w16cid:paraId="540C1D38" w16cid:durableId="6DF5117C"/>
  <w16cid:commentId w16cid:paraId="02CB5AFF" w16cid:durableId="002DCA4B"/>
  <w16cid:commentId w16cid:paraId="1387A3C9" w16cid:durableId="5C689E76"/>
  <w16cid:commentId w16cid:paraId="230514CE" w16cid:durableId="4E81E4E2"/>
  <w16cid:commentId w16cid:paraId="3C208750" w16cid:durableId="1C1D4E0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FFFFFF"/>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FFFFFFF"/>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74664018">
    <w:abstractNumId w:val="0"/>
  </w:num>
  <w:num w:numId="2" w16cid:durableId="6841308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280501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494308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181851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839879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373696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50711628">
    <w:abstractNumId w:val="1"/>
  </w:num>
  <w:num w:numId="9" w16cid:durableId="14424108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58148811">
    <w:abstractNumId w:val="1"/>
  </w:num>
  <w:num w:numId="11" w16cid:durableId="1329364859">
    <w:abstractNumId w:val="1"/>
  </w:num>
  <w:num w:numId="12" w16cid:durableId="1712877724">
    <w:abstractNumId w:val="1"/>
  </w:num>
  <w:num w:numId="13" w16cid:durableId="762340120">
    <w:abstractNumId w:val="1"/>
  </w:num>
  <w:num w:numId="14" w16cid:durableId="13430434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24332306">
    <w:abstractNumId w:val="1"/>
  </w:num>
  <w:num w:numId="16" w16cid:durableId="18937345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03925544">
    <w:abstractNumId w:val="1"/>
  </w:num>
  <w:num w:numId="18" w16cid:durableId="140468640">
    <w:abstractNumId w:val="1"/>
  </w:num>
  <w:num w:numId="19" w16cid:durableId="1781991280">
    <w:abstractNumId w:val="1"/>
  </w:num>
  <w:num w:numId="20" w16cid:durableId="19428358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931799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89463973">
    <w:abstractNumId w:val="1"/>
  </w:num>
  <w:num w:numId="23" w16cid:durableId="19877824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ndi BJERKAN">
    <w15:presenceInfo w15:providerId="AD" w15:userId="S::randi.bjerkan@olympic.org::7dcb5b5f-043a-4339-abd3-73776b0d36ba"/>
  </w15:person>
  <w15:person w15:author="Martyn Cornish (External)">
    <w15:presenceInfo w15:providerId="AD" w15:userId="S::martyn.gs.int_gmail.com#ext#@deloitte.onmicrosoft.com::72432011-8a00-4f25-87bf-174e01e535ae"/>
  </w15:person>
  <w15:person w15:author="Corless, Ken">
    <w15:presenceInfo w15:providerId="AD" w15:userId="S::kcorless@deloitte.com::3480f490-1ee2-4608-961e-1b4242c87b3f"/>
  </w15:person>
  <w15:person w15:author="Chauvet, Damien Antoine">
    <w15:presenceInfo w15:providerId="AD" w15:userId="S::dachauvet@deloitte.es::19b7300c-4161-4b23-977a-06ebc103afb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EB8154D"/>
    <w:rsid w:val="00001F86"/>
    <w:rsid w:val="0001264B"/>
    <w:rsid w:val="00043807"/>
    <w:rsid w:val="000617FF"/>
    <w:rsid w:val="00064C0D"/>
    <w:rsid w:val="00082A7E"/>
    <w:rsid w:val="00086644"/>
    <w:rsid w:val="000A573A"/>
    <w:rsid w:val="000B0E67"/>
    <w:rsid w:val="000D363D"/>
    <w:rsid w:val="000E5A0C"/>
    <w:rsid w:val="00107FF5"/>
    <w:rsid w:val="001129FA"/>
    <w:rsid w:val="001207DE"/>
    <w:rsid w:val="00132EC1"/>
    <w:rsid w:val="001362FF"/>
    <w:rsid w:val="0014178A"/>
    <w:rsid w:val="001542F1"/>
    <w:rsid w:val="00165D71"/>
    <w:rsid w:val="00170B2E"/>
    <w:rsid w:val="001F7118"/>
    <w:rsid w:val="002157AE"/>
    <w:rsid w:val="002228C4"/>
    <w:rsid w:val="00223EBC"/>
    <w:rsid w:val="002415EC"/>
    <w:rsid w:val="00254EC8"/>
    <w:rsid w:val="00265E61"/>
    <w:rsid w:val="002866ED"/>
    <w:rsid w:val="002E5794"/>
    <w:rsid w:val="00301ABB"/>
    <w:rsid w:val="00305B97"/>
    <w:rsid w:val="00313E55"/>
    <w:rsid w:val="00315766"/>
    <w:rsid w:val="00325686"/>
    <w:rsid w:val="0035457A"/>
    <w:rsid w:val="003A40BB"/>
    <w:rsid w:val="003B77B6"/>
    <w:rsid w:val="003C0872"/>
    <w:rsid w:val="003D240E"/>
    <w:rsid w:val="003F5104"/>
    <w:rsid w:val="00403004"/>
    <w:rsid w:val="004052A9"/>
    <w:rsid w:val="0040751D"/>
    <w:rsid w:val="00453255"/>
    <w:rsid w:val="00462886"/>
    <w:rsid w:val="004640E2"/>
    <w:rsid w:val="004851BA"/>
    <w:rsid w:val="004903A1"/>
    <w:rsid w:val="0049483C"/>
    <w:rsid w:val="004968F6"/>
    <w:rsid w:val="004A5372"/>
    <w:rsid w:val="004C45ED"/>
    <w:rsid w:val="004D4B3F"/>
    <w:rsid w:val="004D5FDA"/>
    <w:rsid w:val="004E5B23"/>
    <w:rsid w:val="00504F2E"/>
    <w:rsid w:val="00514C1E"/>
    <w:rsid w:val="00515779"/>
    <w:rsid w:val="00516880"/>
    <w:rsid w:val="00530105"/>
    <w:rsid w:val="00536DCF"/>
    <w:rsid w:val="00576AE1"/>
    <w:rsid w:val="005A5507"/>
    <w:rsid w:val="005B43B3"/>
    <w:rsid w:val="005F7003"/>
    <w:rsid w:val="00651044"/>
    <w:rsid w:val="006514FD"/>
    <w:rsid w:val="00651D46"/>
    <w:rsid w:val="00652235"/>
    <w:rsid w:val="006542D6"/>
    <w:rsid w:val="00664468"/>
    <w:rsid w:val="006703A8"/>
    <w:rsid w:val="00670B09"/>
    <w:rsid w:val="00673CB1"/>
    <w:rsid w:val="006A27D4"/>
    <w:rsid w:val="006C26C8"/>
    <w:rsid w:val="006C6BEC"/>
    <w:rsid w:val="006D2758"/>
    <w:rsid w:val="00704A42"/>
    <w:rsid w:val="0071448C"/>
    <w:rsid w:val="00715730"/>
    <w:rsid w:val="00720640"/>
    <w:rsid w:val="00721921"/>
    <w:rsid w:val="00724AE3"/>
    <w:rsid w:val="007308EE"/>
    <w:rsid w:val="007324A2"/>
    <w:rsid w:val="00732E65"/>
    <w:rsid w:val="00750B44"/>
    <w:rsid w:val="00750D5E"/>
    <w:rsid w:val="00752CB5"/>
    <w:rsid w:val="00786C32"/>
    <w:rsid w:val="007F1313"/>
    <w:rsid w:val="00832B1A"/>
    <w:rsid w:val="00837306"/>
    <w:rsid w:val="0085292F"/>
    <w:rsid w:val="00853D95"/>
    <w:rsid w:val="008564B5"/>
    <w:rsid w:val="00880FFC"/>
    <w:rsid w:val="008B07DC"/>
    <w:rsid w:val="008E5F50"/>
    <w:rsid w:val="009150FC"/>
    <w:rsid w:val="009230D0"/>
    <w:rsid w:val="00944C02"/>
    <w:rsid w:val="00970687"/>
    <w:rsid w:val="00993F0C"/>
    <w:rsid w:val="009A3961"/>
    <w:rsid w:val="009B4F0A"/>
    <w:rsid w:val="009D0742"/>
    <w:rsid w:val="009D35F1"/>
    <w:rsid w:val="00A5354D"/>
    <w:rsid w:val="00A93B45"/>
    <w:rsid w:val="00A96DE3"/>
    <w:rsid w:val="00AD254A"/>
    <w:rsid w:val="00AE1D98"/>
    <w:rsid w:val="00B000DA"/>
    <w:rsid w:val="00B059A4"/>
    <w:rsid w:val="00B139CB"/>
    <w:rsid w:val="00B40188"/>
    <w:rsid w:val="00B6051D"/>
    <w:rsid w:val="00B83129"/>
    <w:rsid w:val="00B90660"/>
    <w:rsid w:val="00BA3C22"/>
    <w:rsid w:val="00C00332"/>
    <w:rsid w:val="00C346F5"/>
    <w:rsid w:val="00C55A36"/>
    <w:rsid w:val="00C60057"/>
    <w:rsid w:val="00C70471"/>
    <w:rsid w:val="00CD7987"/>
    <w:rsid w:val="00D04BC8"/>
    <w:rsid w:val="00D12684"/>
    <w:rsid w:val="00D23EC4"/>
    <w:rsid w:val="00D3020E"/>
    <w:rsid w:val="00D432C3"/>
    <w:rsid w:val="00D6607C"/>
    <w:rsid w:val="00D67BE7"/>
    <w:rsid w:val="00D76098"/>
    <w:rsid w:val="00D96C54"/>
    <w:rsid w:val="00DA44DE"/>
    <w:rsid w:val="00DC4129"/>
    <w:rsid w:val="00DD4C4C"/>
    <w:rsid w:val="00E04485"/>
    <w:rsid w:val="00E076CC"/>
    <w:rsid w:val="00E47516"/>
    <w:rsid w:val="00E47558"/>
    <w:rsid w:val="00E66681"/>
    <w:rsid w:val="00E666C4"/>
    <w:rsid w:val="00E916AA"/>
    <w:rsid w:val="00EA163A"/>
    <w:rsid w:val="00EB2A04"/>
    <w:rsid w:val="00EB41B4"/>
    <w:rsid w:val="00ED2463"/>
    <w:rsid w:val="00EE2E1A"/>
    <w:rsid w:val="00EE6D48"/>
    <w:rsid w:val="00F1244E"/>
    <w:rsid w:val="00F4214D"/>
    <w:rsid w:val="00F56654"/>
    <w:rsid w:val="00F623B4"/>
    <w:rsid w:val="00F76DD0"/>
    <w:rsid w:val="00F910AC"/>
    <w:rsid w:val="00F92313"/>
    <w:rsid w:val="00FC0B42"/>
    <w:rsid w:val="00FE20EA"/>
    <w:rsid w:val="01D95FA5"/>
    <w:rsid w:val="051C0418"/>
    <w:rsid w:val="07B54CF2"/>
    <w:rsid w:val="091B6470"/>
    <w:rsid w:val="0AFEA6A2"/>
    <w:rsid w:val="0D1602DC"/>
    <w:rsid w:val="0F614573"/>
    <w:rsid w:val="12AF1580"/>
    <w:rsid w:val="1DB27C30"/>
    <w:rsid w:val="1E2F85E5"/>
    <w:rsid w:val="2442A9F0"/>
    <w:rsid w:val="248B27EC"/>
    <w:rsid w:val="24B5FAA4"/>
    <w:rsid w:val="256E981C"/>
    <w:rsid w:val="2697E432"/>
    <w:rsid w:val="291430B4"/>
    <w:rsid w:val="2B8C0F1E"/>
    <w:rsid w:val="2D691221"/>
    <w:rsid w:val="34CF1D31"/>
    <w:rsid w:val="3823867A"/>
    <w:rsid w:val="3904A325"/>
    <w:rsid w:val="3909C199"/>
    <w:rsid w:val="3F7054F7"/>
    <w:rsid w:val="3F8E27DF"/>
    <w:rsid w:val="49A18B4A"/>
    <w:rsid w:val="4EDABBDA"/>
    <w:rsid w:val="5324EAAC"/>
    <w:rsid w:val="5EB8154D"/>
    <w:rsid w:val="6D8B82D4"/>
    <w:rsid w:val="6E1DD50F"/>
    <w:rsid w:val="7266C2BD"/>
    <w:rsid w:val="759F931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8DB6F"/>
  <w15:docId w15:val="{CAB5612C-64F0-7F4E-BB74-1706612F4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rPr>
      <w:sz w:val="20"/>
      <w:szCs w:val="20"/>
    </w:rPr>
  </w:style>
  <w:style w:type="character" w:styleId="CommentReference">
    <w:name w:val="annotation reference"/>
    <w:basedOn w:val="DefaultParagraphFont"/>
    <w:rPr>
      <w:sz w:val="16"/>
      <w:szCs w:val="16"/>
    </w:rPr>
  </w:style>
  <w:style w:type="paragraph" w:styleId="CommentSubject">
    <w:name w:val="annotation subject"/>
    <w:basedOn w:val="CommentText"/>
    <w:next w:val="CommentText"/>
    <w:link w:val="CommentSubjectChar"/>
    <w:rsid w:val="006D2758"/>
    <w:rPr>
      <w:b/>
      <w:bCs/>
    </w:rPr>
  </w:style>
  <w:style w:type="character" w:customStyle="1" w:styleId="CommentSubjectChar">
    <w:name w:val="Comment Subject Char"/>
    <w:basedOn w:val="CommentTextChar"/>
    <w:link w:val="CommentSubject"/>
    <w:rsid w:val="006D2758"/>
    <w:rPr>
      <w:b/>
      <w:bCs/>
      <w:sz w:val="20"/>
      <w:szCs w:val="20"/>
    </w:rPr>
  </w:style>
  <w:style w:type="paragraph" w:styleId="Revision">
    <w:name w:val="Revision"/>
    <w:hidden/>
    <w:rsid w:val="00F623B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0E48ED8A0B201489CC29DD20EF055FD" ma:contentTypeVersion="19" ma:contentTypeDescription="Create a new document." ma:contentTypeScope="" ma:versionID="2f70cfcbbb96486d341e0b5e92521bcf">
  <xsd:schema xmlns:xsd="http://www.w3.org/2001/XMLSchema" xmlns:xs="http://www.w3.org/2001/XMLSchema" xmlns:p="http://schemas.microsoft.com/office/2006/metadata/properties" xmlns:ns2="a5e813d5-1684-4394-b877-38c0cfc4d753" xmlns:ns3="dbf0dae1-6374-4a2b-b26d-28bb2a96b993" targetNamespace="http://schemas.microsoft.com/office/2006/metadata/properties" ma:root="true" ma:fieldsID="81d99a789fdafee05972a80809bad264" ns2:_="" ns3:_="">
    <xsd:import namespace="a5e813d5-1684-4394-b877-38c0cfc4d753"/>
    <xsd:import namespace="dbf0dae1-6374-4a2b-b26d-28bb2a96b993"/>
    <xsd:element name="properties">
      <xsd:complexType>
        <xsd:sequence>
          <xsd:element name="documentManagement">
            <xsd:complexType>
              <xsd:all>
                <xsd:element ref="ns2:FolderContent" minOccurs="0"/>
                <xsd:element ref="ns2:Notes" minOccurs="0"/>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SearchPropertie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e813d5-1684-4394-b877-38c0cfc4d753" elementFormDefault="qualified">
    <xsd:import namespace="http://schemas.microsoft.com/office/2006/documentManagement/types"/>
    <xsd:import namespace="http://schemas.microsoft.com/office/infopath/2007/PartnerControls"/>
    <xsd:element name="FolderContent" ma:index="3" nillable="true" ma:displayName="Folder Content" ma:description="Describes what content should be saved in the folder" ma:format="Dropdown" ma:internalName="FolderContent" ma:readOnly="false">
      <xsd:simpleType>
        <xsd:restriction base="dms:Note">
          <xsd:maxLength value="255"/>
        </xsd:restriction>
      </xsd:simpleType>
    </xsd:element>
    <xsd:element name="Notes" ma:index="4"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hidden="true" ma:internalName="MediaServiceOCR"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f0dae1-6374-4a2b-b26d-28bb2a96b993" elementFormDefault="qualified">
    <xsd:import namespace="http://schemas.microsoft.com/office/2006/documentManagement/types"/>
    <xsd:import namespace="http://schemas.microsoft.com/office/infopath/2007/PartnerControls"/>
    <xsd:element name="SharedWithUsers" ma:index="10"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hidden="true" ma:internalName="SharedWithDetails" ma:readOnly="true">
      <xsd:simpleType>
        <xsd:restriction base="dms:Note"/>
      </xsd:simpleType>
    </xsd:element>
    <xsd:element name="TaxCatchAll" ma:index="19" nillable="true" ma:displayName="Taxonomy Catch All Column" ma:hidden="true" ma:list="{f37c261b-4489-480d-b726-2132e3d37f16}" ma:internalName="TaxCatchAll" ma:readOnly="false" ma:showField="CatchAllData" ma:web="dbf0dae1-6374-4a2b-b26d-28bb2a96b9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FolderContent xmlns="a5e813d5-1684-4394-b877-38c0cfc4d753" xsi:nil="true"/>
    <Notes xmlns="a5e813d5-1684-4394-b877-38c0cfc4d753" xsi:nil="true"/>
    <lcf76f155ced4ddcb4097134ff3c332f xmlns="a5e813d5-1684-4394-b877-38c0cfc4d753">
      <Terms xmlns="http://schemas.microsoft.com/office/infopath/2007/PartnerControls"/>
    </lcf76f155ced4ddcb4097134ff3c332f>
    <TaxCatchAll xmlns="dbf0dae1-6374-4a2b-b26d-28bb2a96b993" xsi:nil="true"/>
  </documentManagement>
</p:properties>
</file>

<file path=customXml/itemProps1.xml><?xml version="1.0" encoding="utf-8"?>
<ds:datastoreItem xmlns:ds="http://schemas.openxmlformats.org/officeDocument/2006/customXml" ds:itemID="{865CEFCE-A801-487A-A429-0C52FA0E3F0D}">
  <ds:schemaRefs>
    <ds:schemaRef ds:uri="http://schemas.microsoft.com/sharepoint/v3/contenttype/forms"/>
  </ds:schemaRefs>
</ds:datastoreItem>
</file>

<file path=customXml/itemProps2.xml><?xml version="1.0" encoding="utf-8"?>
<ds:datastoreItem xmlns:ds="http://schemas.openxmlformats.org/officeDocument/2006/customXml" ds:itemID="{D5E096F4-42B3-4247-876F-EFCDBC1627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e813d5-1684-4394-b877-38c0cfc4d753"/>
    <ds:schemaRef ds:uri="dbf0dae1-6374-4a2b-b26d-28bb2a96b9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4C109FB-9B7A-4B5F-B45B-474F905652B8}">
  <ds:schemaRefs>
    <ds:schemaRef ds:uri="http://schemas.microsoft.com/office/2006/metadata/properties"/>
    <ds:schemaRef ds:uri="http://schemas.microsoft.com/office/infopath/2007/PartnerControls"/>
    <ds:schemaRef ds:uri="a5e813d5-1684-4394-b877-38c0cfc4d753"/>
    <ds:schemaRef ds:uri="dbf0dae1-6374-4a2b-b26d-28bb2a96b993"/>
  </ds:schemaRefs>
</ds:datastoreItem>
</file>

<file path=docMetadata/LabelInfo.xml><?xml version="1.0" encoding="utf-8"?>
<clbl:labelList xmlns:clbl="http://schemas.microsoft.com/office/2020/mipLabelMetadata">
  <clbl:label id="{728e38f7-19fe-4052-9f95-09a6074a026b}" enabled="1" method="Standard" siteId="{506d4541-f9c2-40c2-a103-1aa4736de230}" removed="0"/>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29</Pages>
  <Words>10495</Words>
  <Characters>55625</Characters>
  <Application>Microsoft Office Word</Application>
  <DocSecurity>0</DocSecurity>
  <Lines>1090</Lines>
  <Paragraphs>482</Paragraphs>
  <ScaleCrop>false</ScaleCrop>
  <Company/>
  <LinksUpToDate>false</LinksUpToDate>
  <CharactersWithSpaces>65638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Corless, Ken</dc:creator>
  <cp:keywords/>
  <cp:lastModifiedBy>Randi BJERKAN</cp:lastModifiedBy>
  <cp:revision>2</cp:revision>
  <dcterms:created xsi:type="dcterms:W3CDTF">2026-04-17T23:24:00Z</dcterms:created>
  <dcterms:modified xsi:type="dcterms:W3CDTF">2026-04-17T23:24:00Z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0x010100D0E48ED8A0B201489CC29DD20EF055FD</vt:lpwstr>
  </property>
  <property fmtid="{D5CDD505-2E9C-101B-9397-08002B2CF9AE}" pid="4" name="docLang">
    <vt:lpwstr>en</vt:lpwstr>
  </property>
</Properties>
</file>