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F4C5" w14:textId="77777777" w:rsidR="00C851D3" w:rsidRDefault="00333005">
      <w:pPr>
        <w:pStyle w:val="FirstParagraph"/>
      </w:pPr>
      <w:r>
        <w:rPr>
          <w:b/>
          <w:bCs/>
        </w:rPr>
        <w:t>Last updated: 21-Apr-2026</w:t>
      </w:r>
    </w:p>
    <w:p w14:paraId="69D1098C" w14:textId="77777777" w:rsidR="00C851D3" w:rsidRDefault="00333005">
      <w:pPr>
        <w:pStyle w:val="Heading1"/>
      </w:pPr>
      <w:bookmarkStart w:id="0" w:name="X03401c85f40a70a89f4e22c5c7ff4e146ed4d11"/>
      <w:r>
        <w:t>LA28 Press Registration Portal (PRP) — Open Questions for Stakeholders</w:t>
      </w:r>
    </w:p>
    <w:p w14:paraId="136833DA" w14:textId="77777777" w:rsidR="00C851D3" w:rsidRDefault="00333005">
      <w:pPr>
        <w:pStyle w:val="FirstParagraph"/>
      </w:pPr>
      <w:r>
        <w:rPr>
          <w:b/>
          <w:bCs/>
        </w:rPr>
        <w:t>Date:</w:t>
      </w:r>
      <w:r>
        <w:t xml:space="preserve"> 2026-04-11 (restructured 2026-04-21)</w:t>
      </w:r>
    </w:p>
    <w:p w14:paraId="1F99EC91" w14:textId="5DA759E6" w:rsidR="00C851D3" w:rsidRDefault="00333005">
      <w:pPr>
        <w:pStyle w:val="BodyText"/>
      </w:pPr>
      <w:r>
        <w:rPr>
          <w:b/>
          <w:bCs/>
        </w:rPr>
        <w:t>From:</w:t>
      </w:r>
      <w:r>
        <w:t xml:space="preserve"> D.TEC </w:t>
      </w:r>
      <w:r w:rsidR="003C341E">
        <w:t>PRP</w:t>
      </w:r>
    </w:p>
    <w:p w14:paraId="6F153D41" w14:textId="752CA106" w:rsidR="00C851D3" w:rsidRDefault="00333005">
      <w:pPr>
        <w:pStyle w:val="BodyText"/>
      </w:pPr>
      <w:r w:rsidRPr="0C98BDBF">
        <w:rPr>
          <w:b/>
          <w:bCs/>
        </w:rPr>
        <w:t>To:</w:t>
      </w:r>
      <w:r>
        <w:t xml:space="preserve"> IOC Media Operations (Emma / IOC </w:t>
      </w:r>
      <w:del w:id="1" w:author="Emma Morris (External)" w:date="2026-04-24T07:58:00Z" w16du:dateUtc="2026-04-24T07:58:58Z">
        <w:r w:rsidDel="00333005">
          <w:delText>OI</w:delText>
        </w:r>
        <w:r w:rsidDel="6063100E">
          <w:delText>S</w:delText>
        </w:r>
      </w:del>
      <w:r>
        <w:t>), LA28 Accreditation Lead (Martyn / OCOG)</w:t>
      </w:r>
    </w:p>
    <w:p w14:paraId="1CDBEADD" w14:textId="77777777" w:rsidR="00C851D3" w:rsidRDefault="00333005">
      <w:pPr>
        <w:pStyle w:val="BodyText"/>
      </w:pPr>
      <w:r>
        <w:rPr>
          <w:b/>
          <w:bCs/>
        </w:rPr>
        <w:t>Purpose:</w:t>
      </w:r>
      <w:r>
        <w:t xml:space="preserve"> Confirm, choose, or discuss the items below so we can finalise the portal design before the August 24 launch.</w:t>
      </w:r>
    </w:p>
    <w:p w14:paraId="3BCDEAB1" w14:textId="77777777" w:rsidR="00C851D3" w:rsidRDefault="00333005">
      <w:pPr>
        <w:pStyle w:val="BodyText"/>
      </w:pPr>
      <w:r>
        <w:rPr>
          <w:b/>
          <w:bCs/>
        </w:rPr>
        <w:t>How to use this document (updated 2026-04-21):</w:t>
      </w:r>
      <w:r>
        <w:t xml:space="preserve"> This document has been restructured into two parts, and the focus is Part 1.</w:t>
      </w:r>
    </w:p>
    <w:p w14:paraId="65B149F0" w14:textId="77777777" w:rsidR="00C851D3" w:rsidRDefault="00333005">
      <w:pPr>
        <w:pStyle w:val="Compact"/>
        <w:numPr>
          <w:ilvl w:val="0"/>
          <w:numId w:val="3"/>
        </w:numPr>
      </w:pPr>
      <w:r>
        <w:rPr>
          <w:b/>
          <w:bCs/>
        </w:rPr>
        <w:t>Part 1 — Open Questions (Requires Discussion):</w:t>
      </w:r>
      <w:r>
        <w:t xml:space="preserve"> Items that need a decision. Each item carries a clear D.TEC recommendation or proposed path so the meeting starts from a concrete position. These are the agenda items for the next stakeholder meeting.</w:t>
      </w:r>
    </w:p>
    <w:p w14:paraId="5D6E5A85" w14:textId="77777777" w:rsidR="00C851D3" w:rsidRDefault="00333005">
      <w:pPr>
        <w:pStyle w:val="Compact"/>
        <w:numPr>
          <w:ilvl w:val="0"/>
          <w:numId w:val="3"/>
        </w:numPr>
      </w:pPr>
      <w:r>
        <w:rPr>
          <w:b/>
          <w:bCs/>
        </w:rPr>
        <w:t>Part 2 — Resolved Design (Awaiting Business Sign-Off):</w:t>
      </w:r>
      <w:r>
        <w:t xml:space="preserve"> Everything previously marked CLOSED, RESOLVED, CONFIRMED, PROVISIONAL, or DEFERRED. Every item here is now labelled </w:t>
      </w:r>
      <w:r>
        <w:rPr>
          <w:b/>
          <w:bCs/>
        </w:rPr>
        <w:t>RESOLVED</w:t>
      </w:r>
      <w:r>
        <w:t xml:space="preserve">. A separate walkthrough meeting will be scheduled to confirm Part 2 as a block — RESOLVED items will become </w:t>
      </w:r>
      <w:r>
        <w:rPr>
          <w:b/>
          <w:bCs/>
        </w:rPr>
        <w:t>CLOSED / CONFIRMED</w:t>
      </w:r>
      <w:r>
        <w:t xml:space="preserve"> at the end of that walkthrough. Please focus on Part 1 first. If you want to reopen any Part 2 item ahead of the walkthrough, flag it and we will pull it into Part 1.</w:t>
      </w:r>
    </w:p>
    <w:p w14:paraId="6D939474" w14:textId="77777777" w:rsidR="00C851D3" w:rsidRDefault="00333005">
      <w:pPr>
        <w:pStyle w:val="FirstParagraph"/>
      </w:pPr>
      <w:r>
        <w:t>Item numbering is preserved from the previous version so cross-references still resolve. Appendix A (questions for Martyn) and most of Appendix B have been folded into the body of the document to remove redundancy.</w:t>
      </w:r>
    </w:p>
    <w:p w14:paraId="51B314CF" w14:textId="77777777" w:rsidR="00C851D3" w:rsidRDefault="00333005">
      <w:pPr>
        <w:pStyle w:val="BlockText"/>
      </w:pPr>
      <w:r>
        <w:rPr>
          <w:b/>
          <w:bCs/>
        </w:rPr>
        <w:t>IOC feedback received 2026-04-02:</w:t>
      </w:r>
      <w:r>
        <w:t xml:space="preserve"> Emma Morris (IOC Media Operations) has reviewed the design confirmation document and provided 29 inline comments plus written feedback. Key themes from that review are reflected throughout this document. Items updated or added based on Emma’s feedback are marked [EM 2026-04-02] in their description where applicable.</w:t>
      </w:r>
    </w:p>
    <w:p w14:paraId="5E322DFA" w14:textId="77777777" w:rsidR="00C851D3" w:rsidRDefault="00333005">
      <w:pPr>
        <w:pStyle w:val="FirstParagraph"/>
      </w:pPr>
      <w:r>
        <w:rPr>
          <w:b/>
          <w:bCs/>
        </w:rPr>
        <w:t>Where NOC input would help:</w:t>
      </w:r>
      <w:r>
        <w:t xml:space="preserve"> Some questions affect how NOC administrators experience the portal day-to-day. We’ve flagged these — you may want to run them past 2–3 NOC representatives (ideally one large territory like USA/GBR/FRA and one smaller territory) to validate that the workflow makes sense from their side.</w:t>
      </w:r>
    </w:p>
    <w:p w14:paraId="461AB56C" w14:textId="77777777" w:rsidR="00C851D3" w:rsidRDefault="00333005">
      <w:pPr>
        <w:pStyle w:val="BodyText"/>
      </w:pPr>
      <w:r w:rsidRPr="0C98BDBF">
        <w:rPr>
          <w:b/>
          <w:bCs/>
        </w:rPr>
        <w:lastRenderedPageBreak/>
        <w:t>A note on roles:</w:t>
      </w:r>
      <w:r>
        <w:t xml:space="preserve"> Throughout this document, please keep in mind the general </w:t>
      </w:r>
      <w:commentRangeStart w:id="2"/>
      <w:r>
        <w:t>role</w:t>
      </w:r>
      <w:commentRangeEnd w:id="2"/>
      <w:r>
        <w:rPr>
          <w:rStyle w:val="CommentReference"/>
          <w:sz w:val="24"/>
          <w:szCs w:val="24"/>
        </w:rPr>
        <w:commentReference w:id="2"/>
      </w:r>
      <w:r>
        <w:t xml:space="preserve"> boundaries: - </w:t>
      </w:r>
      <w:r w:rsidRPr="0C98BDBF">
        <w:rPr>
          <w:b/>
          <w:bCs/>
        </w:rPr>
        <w:t>OCOG (LA28)</w:t>
      </w:r>
      <w:r>
        <w:t xml:space="preserve"> is the primary review and approval authority for most workflows — EoI visibility across NOCs, PbN formal approval, and cross-NOC oversight. - </w:t>
      </w:r>
      <w:commentRangeStart w:id="3"/>
      <w:r w:rsidRPr="0C98BDBF">
        <w:rPr>
          <w:b/>
          <w:bCs/>
        </w:rPr>
        <w:t>IOC</w:t>
      </w:r>
      <w:commentRangeEnd w:id="3"/>
      <w:r>
        <w:rPr>
          <w:rStyle w:val="CommentReference"/>
          <w:sz w:val="24"/>
          <w:szCs w:val="24"/>
        </w:rPr>
        <w:commentReference w:id="3"/>
      </w:r>
      <w:r>
        <w:t xml:space="preserve"> oversees the process but generally does not approve — with specific carved-out exceptions: ENR grants from the holdback pool, IOC-Direct reserved organisations, and setting per-category quota totals. - </w:t>
      </w:r>
      <w:r w:rsidRPr="0C98BDBF">
        <w:rPr>
          <w:b/>
          <w:bCs/>
        </w:rPr>
        <w:t>NOC</w:t>
      </w:r>
      <w:r>
        <w:t xml:space="preserve"> owns their territory’s EoI review and PbN slot allocation.</w:t>
      </w:r>
      <w:commentRangeStart w:id="4"/>
      <w:commentRangeEnd w:id="4"/>
      <w:r>
        <w:rPr>
          <w:rStyle w:val="CommentReference"/>
          <w:sz w:val="24"/>
          <w:szCs w:val="24"/>
        </w:rPr>
        <w:commentReference w:id="4"/>
      </w:r>
    </w:p>
    <w:p w14:paraId="09AED5C4" w14:textId="77777777" w:rsidR="00C851D3" w:rsidRDefault="00333005">
      <w:pPr>
        <w:pStyle w:val="BodyText"/>
      </w:pPr>
      <w:r w:rsidRPr="0C98BDBF">
        <w:rPr>
          <w:b/>
          <w:bCs/>
        </w:rPr>
        <w:t>Terminology note [EM 2026-04-02]:</w:t>
      </w:r>
      <w:r>
        <w:t xml:space="preserve"> Emma Morris (IOC) requests that the term </w:t>
      </w:r>
      <w:r w:rsidRPr="0C98BDBF">
        <w:rPr>
          <w:b/>
          <w:bCs/>
        </w:rPr>
        <w:t>“Responsible Organisation”</w:t>
      </w:r>
      <w:r>
        <w:t xml:space="preserve"> be used instead of “sponsoring organisation” throughout the portal and documentation. This applies wherever we previously described one organisation as “sponsoring” or acting as the owning body for another, particularly in the IOC-Direct context.</w:t>
      </w:r>
      <w:commentRangeStart w:id="5"/>
      <w:commentRangeEnd w:id="5"/>
      <w:r>
        <w:rPr>
          <w:rStyle w:val="CommentReference"/>
          <w:sz w:val="24"/>
          <w:szCs w:val="24"/>
        </w:rPr>
        <w:commentReference w:id="5"/>
      </w:r>
    </w:p>
    <w:p w14:paraId="134B7867" w14:textId="77777777" w:rsidR="00C851D3" w:rsidRDefault="00333005">
      <w:pPr>
        <w:pStyle w:val="Heading1"/>
      </w:pPr>
      <w:bookmarkStart w:id="6" w:name="X4a8f3a10982fb462680f827610309387a4bd4dd"/>
      <w:bookmarkEnd w:id="0"/>
      <w:r>
        <w:t>Part 1 — Open Questions (Requires Discussion)</w:t>
      </w:r>
    </w:p>
    <w:p w14:paraId="5156C3BC" w14:textId="77777777" w:rsidR="00C851D3" w:rsidRDefault="00333005">
      <w:pPr>
        <w:pStyle w:val="FirstParagraph"/>
      </w:pPr>
      <w:r>
        <w:t>The items below need a decision. Each item carries a clear D.TEC recommendation or proposed path so the meeting starts from a concrete position. 4.4b, 2.3b, and 5.2 are new to Part 1 as of 2026-04-21.</w:t>
      </w:r>
    </w:p>
    <w:p w14:paraId="089FE59B" w14:textId="77777777" w:rsidR="00C851D3" w:rsidRDefault="00333005">
      <w:pPr>
        <w:pStyle w:val="Heading2"/>
      </w:pPr>
      <w:bookmarkStart w:id="7" w:name="X7f6ce1e58e6ce814fc6235c0e04536f166ee97b"/>
      <w:r>
        <w:t>4.4b NOC Direct Entry ⇄ Inline PbN Entry — Align to the Same Minimum? [New 2026-04-21]</w:t>
      </w:r>
      <w:commentRangeStart w:id="8"/>
      <w:commentRangeStart w:id="9"/>
      <w:commentRangeEnd w:id="8"/>
      <w:r>
        <w:rPr>
          <w:rStyle w:val="CommentReference"/>
          <w:sz w:val="32"/>
          <w:szCs w:val="32"/>
        </w:rPr>
        <w:commentReference w:id="8"/>
      </w:r>
      <w:commentRangeEnd w:id="9"/>
      <w:r>
        <w:rPr>
          <w:rStyle w:val="CommentReference"/>
          <w:sz w:val="32"/>
          <w:szCs w:val="32"/>
        </w:rPr>
        <w:commentReference w:id="9"/>
      </w:r>
    </w:p>
    <w:p w14:paraId="79382AC5" w14:textId="77777777" w:rsidR="00C851D3" w:rsidRDefault="00333005">
      <w:pPr>
        <w:pStyle w:val="FirstParagraph"/>
      </w:pPr>
      <w:r>
        <w:rPr>
          <w:b/>
          <w:bCs/>
        </w:rPr>
        <w:t>Status:</w:t>
      </w:r>
      <w:r>
        <w:t xml:space="preserve"> OPEN — decision needed before implementation of 4.4 completes.</w:t>
      </w:r>
    </w:p>
    <w:p w14:paraId="7ACDC1FF" w14:textId="77777777" w:rsidR="00C851D3" w:rsidRDefault="00333005">
      <w:pPr>
        <w:pStyle w:val="BodyText"/>
      </w:pPr>
      <w:r>
        <w:rPr>
          <w:b/>
          <w:bCs/>
        </w:rPr>
        <w:t>D.TEC recommendation: Option A.</w:t>
      </w:r>
      <w:r>
        <w:t xml:space="preserve"> Strip Direct Entry down to the same four required fields as Inline PbN Entry (org name, type, country, category) so both paths use one validation surface, one audit pattern, and one place to evolve the minimum record. We are asking the meeting to confirm or reject this recommendation.</w:t>
      </w:r>
    </w:p>
    <w:p w14:paraId="42984C32" w14:textId="77777777" w:rsidR="00C851D3" w:rsidRDefault="00333005">
      <w:pPr>
        <w:pStyle w:val="BodyText"/>
      </w:pPr>
      <w:r>
        <w:rPr>
          <w:b/>
          <w:bCs/>
        </w:rPr>
        <w:t>Scenario.</w:t>
      </w:r>
      <w:r>
        <w:t xml:space="preserve"> Sections 1.5 (NOC Direct Entry) and 4.4 (NOC Direct-Entry into PbN) describe two different ways a NOC admin can add a known organisation to the system without a public EoI submission:</w:t>
      </w:r>
    </w:p>
    <w:p w14:paraId="67AFFE0B" w14:textId="77777777" w:rsidR="00C851D3" w:rsidRDefault="00333005">
      <w:pPr>
        <w:pStyle w:val="Compact"/>
        <w:numPr>
          <w:ilvl w:val="0"/>
          <w:numId w:val="4"/>
        </w:numPr>
      </w:pPr>
      <w:r>
        <w:rPr>
          <w:b/>
          <w:bCs/>
        </w:rPr>
        <w:t>Direct Entry</w:t>
      </w:r>
      <w:r>
        <w:t xml:space="preserve"> (</w:t>
      </w:r>
      <w:r>
        <w:rPr>
          <w:rStyle w:val="VerbatimChar"/>
        </w:rPr>
        <w:t>/admin/noc/direct-entry</w:t>
      </w:r>
      <w:r>
        <w:t>): a fuller form that creates the org, creates an EoI-equivalent application record marked as a candidate, and immediately makes it eligible for PbN allocation. Required fields today: org name, type, country, primary contact full name, primary contact email, plus category selection with requested slot counts (and sport if Es or EPs is selected).</w:t>
      </w:r>
    </w:p>
    <w:p w14:paraId="65B1CAB4" w14:textId="77777777" w:rsidR="00C851D3" w:rsidRDefault="00333005">
      <w:pPr>
        <w:pStyle w:val="Compact"/>
        <w:numPr>
          <w:ilvl w:val="0"/>
          <w:numId w:val="4"/>
        </w:numPr>
      </w:pPr>
      <w:r>
        <w:rPr>
          <w:b/>
          <w:bCs/>
        </w:rPr>
        <w:t>Inline PbN Entry</w:t>
      </w:r>
      <w:r>
        <w:t xml:space="preserve"> (</w:t>
      </w:r>
      <w:r>
        <w:rPr>
          <w:rStyle w:val="VerbatimChar"/>
        </w:rPr>
        <w:t>AddOrgToPbnPanel</w:t>
      </w:r>
      <w:r>
        <w:t>, shown inline in the PbN allocation table): a slim panel that creates the org and drops it into PbN in one step. Required fields today: org name and type only; country is optional; categories and slot counts are allocated inline in the PbN table after the org row is created.</w:t>
      </w:r>
    </w:p>
    <w:p w14:paraId="70BA4C01" w14:textId="77777777" w:rsidR="00C851D3" w:rsidRDefault="00333005">
      <w:pPr>
        <w:pStyle w:val="FirstParagraph"/>
      </w:pPr>
      <w:r>
        <w:lastRenderedPageBreak/>
        <w:t>These are materially different today. Emma’s request (Comments 96 and 98, and the 2026-04-02 email) was specifically for a fast inline path so NOC press officers don’t have to fill out a full EoI on behalf of orgs they already know. But we now have two entry paths for the same conceptual action (“NOC vouches for this org”), with two validation surfaces, two audit-log patterns, and two places where future field changes must land.</w:t>
      </w:r>
    </w:p>
    <w:p w14:paraId="3602C2CB" w14:textId="77777777" w:rsidR="00C851D3" w:rsidRDefault="00333005">
      <w:pPr>
        <w:pStyle w:val="BodyText"/>
      </w:pPr>
      <w:r>
        <w:rPr>
          <w:b/>
          <w:bCs/>
        </w:rPr>
        <w:t>Options:</w:t>
      </w:r>
    </w:p>
    <w:p w14:paraId="22F7A5F6" w14:textId="77777777" w:rsidR="00C851D3" w:rsidRDefault="00333005">
      <w:pPr>
        <w:numPr>
          <w:ilvl w:val="0"/>
          <w:numId w:val="5"/>
        </w:numPr>
      </w:pPr>
      <w:r>
        <w:rPr>
          <w:b/>
          <w:bCs/>
        </w:rPr>
        <w:t>Option A (recommended): reduce Direct Entry to the inline minimum.</w:t>
      </w:r>
      <w:r>
        <w:t xml:space="preserve"> Trim the Direct Entry form to require only org name, type, country, and category. Primary contact, slot counts, website, and secondary contact become optional at entry time, collectable later inside the EoI / PbN workflow. Both entry paths validate the same minimum, write the same shape of org record, and share one audit-log pattern. Inline PbN Entry would also require </w:t>
      </w:r>
      <w:r>
        <w:rPr>
          <w:rStyle w:val="VerbatimChar"/>
        </w:rPr>
        <w:t>country</w:t>
      </w:r>
      <w:r>
        <w:t xml:space="preserve"> (currently optional) so the minimum is truly identical. NOC press officers get the fast experience from either entry point, and a future field change lands in one place. Cost: candidate records entered via Direct Entry no longer carry contact info until the NOC chooses to add it. Downstream workflows that currently assume contact info is present on a direct-entered candidate need to handle “no contact yet.”</w:t>
      </w:r>
    </w:p>
    <w:p w14:paraId="11A69B66" w14:textId="77777777" w:rsidR="00C851D3" w:rsidRDefault="00333005">
      <w:pPr>
        <w:numPr>
          <w:ilvl w:val="0"/>
          <w:numId w:val="5"/>
        </w:numPr>
      </w:pPr>
      <w:r>
        <w:rPr>
          <w:b/>
          <w:bCs/>
        </w:rPr>
        <w:t>Option B: leave Direct Entry as is; keep both paths distinct.</w:t>
      </w:r>
      <w:r>
        <w:t xml:space="preserve"> Direct Entry remains the heavier route that collects contact info and category counts up front, producing a fuller candidate record. Inline PbN Entry remains the lightweight route for NOCs who want to add an org straight into the allocation table. NOC admins choose per org. Preserves today’s candidate-record fidelity for Direct Entry, keeps two code paths to maintain, and leaves “two ways to do the same thing” as a known property of the design.</w:t>
      </w:r>
    </w:p>
    <w:p w14:paraId="3FA4410A" w14:textId="77777777" w:rsidR="00C851D3" w:rsidRDefault="00333005">
      <w:pPr>
        <w:pStyle w:val="FirstParagraph"/>
      </w:pPr>
      <w:r>
        <w:rPr>
          <w:b/>
          <w:bCs/>
        </w:rPr>
        <w:t>What stakeholders will see if Option A is adopted.</w:t>
      </w:r>
      <w:r>
        <w:t xml:space="preserve"> The inline PbN add-org panel described in 4.4 behaves exactly as today: the NOC adds an org inline with name, type, country, and category. The only visible change is on the Direct Entry page, which becomes a shorter form with the same four required fields and everything else optional. No behaviour change for OCOG or IOC. If Option B is adopted, 4.4 ships as described today alongside the existing longer Direct Entry form.</w:t>
      </w:r>
    </w:p>
    <w:p w14:paraId="1B600430" w14:textId="77777777" w:rsidR="00C851D3" w:rsidRDefault="00333005">
      <w:pPr>
        <w:pStyle w:val="BodyText"/>
      </w:pPr>
      <w:r>
        <w:rPr>
          <w:b/>
          <w:bCs/>
        </w:rPr>
        <w:t>Why D.TEC recommends Option A.</w:t>
      </w:r>
      <w:r>
        <w:t xml:space="preserve"> One validation surface, one audit pattern, one place to evolve the minimum record. Aligns with Emma’s stated goal of a fast inline UX without creating a parallel data path. The “contact info optional at entry time” cost is small: contact info is collectable in PbN before allocation, and downstream ACR handoff only needs it at Press by Name time.</w:t>
      </w:r>
    </w:p>
    <w:p w14:paraId="4D8D59F6" w14:textId="77777777" w:rsidR="00C851D3" w:rsidRDefault="00333005">
      <w:pPr>
        <w:pStyle w:val="BodyText"/>
      </w:pPr>
      <w:r>
        <w:rPr>
          <w:b/>
          <w:bCs/>
        </w:rPr>
        <w:t>Roles impacted:</w:t>
      </w:r>
      <w:r>
        <w:t xml:space="preserve"> NOC Admin (primary: both paths), OCOG Admin (sees the resulting PbN entries), IOC Admin (audit visibility).</w:t>
      </w:r>
    </w:p>
    <w:p w14:paraId="42C118DF" w14:textId="77777777" w:rsidR="00C851D3" w:rsidRDefault="00333005">
      <w:pPr>
        <w:pStyle w:val="BodyText"/>
      </w:pPr>
      <w:r>
        <w:rPr>
          <w:b/>
          <w:bCs/>
        </w:rPr>
        <w:t>NOC input recommended:</w:t>
      </w:r>
      <w:r>
        <w:t xml:space="preserve"> see Engagement Plan at the end of this document.</w:t>
      </w:r>
    </w:p>
    <w:p w14:paraId="04E3E913" w14:textId="77777777" w:rsidR="00C851D3" w:rsidRDefault="00333005">
      <w:pPr>
        <w:pStyle w:val="Heading2"/>
      </w:pPr>
      <w:bookmarkStart w:id="10" w:name="X7b1593690a41c50bfb0f554a9d42fccd9217240"/>
      <w:bookmarkEnd w:id="7"/>
      <w:r>
        <w:lastRenderedPageBreak/>
        <w:t>2.5 EoI Close, PbN Finalisation, and ACR Push — Dates and Control</w:t>
      </w:r>
    </w:p>
    <w:p w14:paraId="36712B03" w14:textId="77777777" w:rsidR="00C851D3" w:rsidRDefault="00333005">
      <w:pPr>
        <w:pStyle w:val="FirstParagraph"/>
      </w:pPr>
      <w:r>
        <w:rPr>
          <w:b/>
          <w:bCs/>
        </w:rPr>
        <w:t>Status:</w:t>
      </w:r>
      <w:r>
        <w:t xml:space="preserve"> OPEN.</w:t>
      </w:r>
    </w:p>
    <w:p w14:paraId="2E8BD2E7" w14:textId="77777777" w:rsidR="00C851D3" w:rsidRDefault="00333005">
      <w:pPr>
        <w:pStyle w:val="BodyText"/>
      </w:pPr>
      <w:r>
        <w:rPr>
          <w:b/>
          <w:bCs/>
        </w:rPr>
        <w:t>Two things we are asking the meeting to do:</w:t>
      </w:r>
    </w:p>
    <w:p w14:paraId="4526C654" w14:textId="77777777" w:rsidR="00C851D3" w:rsidRDefault="00333005">
      <w:pPr>
        <w:pStyle w:val="Compact"/>
        <w:numPr>
          <w:ilvl w:val="0"/>
          <w:numId w:val="6"/>
        </w:numPr>
      </w:pPr>
      <w:r w:rsidRPr="0C98BDBF">
        <w:rPr>
          <w:b/>
          <w:bCs/>
        </w:rPr>
        <w:t>A. Confirm the proposed design</w:t>
      </w:r>
      <w:r>
        <w:t xml:space="preserve"> (Part 1 below) for how EoI close, PbN finalisation</w:t>
      </w:r>
      <w:commentRangeStart w:id="11"/>
      <w:commentRangeStart w:id="12"/>
      <w:r>
        <w:t>,</w:t>
      </w:r>
      <w:commentRangeEnd w:id="12"/>
      <w:r>
        <w:rPr>
          <w:rStyle w:val="CommentReference"/>
          <w:sz w:val="24"/>
          <w:szCs w:val="24"/>
        </w:rPr>
        <w:commentReference w:id="12"/>
      </w:r>
      <w:commentRangeEnd w:id="11"/>
      <w:r>
        <w:rPr>
          <w:rStyle w:val="CommentReference"/>
          <w:sz w:val="24"/>
          <w:szCs w:val="24"/>
        </w:rPr>
        <w:commentReference w:id="11"/>
      </w:r>
      <w:r>
        <w:t xml:space="preserve"> and ACR push are triggered.</w:t>
      </w:r>
    </w:p>
    <w:p w14:paraId="7B935942" w14:textId="77777777" w:rsidR="00C851D3" w:rsidRDefault="00333005">
      <w:pPr>
        <w:pStyle w:val="Compact"/>
        <w:numPr>
          <w:ilvl w:val="0"/>
          <w:numId w:val="6"/>
        </w:numPr>
      </w:pPr>
      <w:r>
        <w:rPr>
          <w:b/>
          <w:bCs/>
        </w:rPr>
        <w:t>B. Answer three remaining questions</w:t>
      </w:r>
      <w:r>
        <w:t xml:space="preserve"> (Part 2 below) that D.TEC cannot resolve internally.</w:t>
      </w:r>
    </w:p>
    <w:p w14:paraId="5ED42386" w14:textId="77777777" w:rsidR="00C851D3" w:rsidRDefault="00333005">
      <w:pPr>
        <w:pStyle w:val="Heading3"/>
      </w:pPr>
      <w:bookmarkStart w:id="13" w:name="X26d4e8f387be4d9963f7926431add24dfd701cd"/>
      <w:r>
        <w:t xml:space="preserve">Known dates (already published externally; also referenced in </w:t>
      </w:r>
      <w:r>
        <w:rPr>
          <w:rStyle w:val="VerbatimChar"/>
        </w:rPr>
        <w:t>docs/PRP-rq.md</w:t>
      </w:r>
      <w:r>
        <w:t>)</w:t>
      </w:r>
    </w:p>
    <w:p w14:paraId="0B63B0C3" w14:textId="1E30B16B" w:rsidR="00C851D3" w:rsidRDefault="00333005">
      <w:pPr>
        <w:pStyle w:val="Compact"/>
        <w:numPr>
          <w:ilvl w:val="0"/>
          <w:numId w:val="7"/>
        </w:numPr>
      </w:pPr>
      <w:r w:rsidRPr="0C98BDBF">
        <w:rPr>
          <w:b/>
          <w:bCs/>
        </w:rPr>
        <w:t xml:space="preserve">August </w:t>
      </w:r>
      <w:ins w:id="14" w:author="Emma Morris (External)" w:date="2026-04-24T09:30:00Z" w16du:dateUtc="2026-04-24T09:30:58Z">
        <w:r w:rsidR="42954489" w:rsidRPr="0C98BDBF">
          <w:rPr>
            <w:b/>
            <w:bCs/>
          </w:rPr>
          <w:t>31</w:t>
        </w:r>
      </w:ins>
      <w:del w:id="15" w:author="Emma Morris (External)" w:date="2026-04-24T09:30:00Z" w16du:dateUtc="2026-04-24T09:30:55Z">
        <w:r w:rsidRPr="0C98BDBF" w:rsidDel="00333005">
          <w:rPr>
            <w:b/>
            <w:bCs/>
          </w:rPr>
          <w:delText>24</w:delText>
        </w:r>
      </w:del>
      <w:r w:rsidRPr="0C98BDBF">
        <w:rPr>
          <w:b/>
          <w:bCs/>
        </w:rPr>
        <w:t>, 2026</w:t>
      </w:r>
      <w:r>
        <w:t>: PRP goes live; EoI window opens.</w:t>
      </w:r>
    </w:p>
    <w:p w14:paraId="0A80DD98" w14:textId="77777777" w:rsidR="00C851D3" w:rsidRDefault="00333005">
      <w:pPr>
        <w:pStyle w:val="Compact"/>
        <w:numPr>
          <w:ilvl w:val="0"/>
          <w:numId w:val="7"/>
        </w:numPr>
      </w:pPr>
      <w:r>
        <w:rPr>
          <w:b/>
          <w:bCs/>
        </w:rPr>
        <w:t>October 5, 2026</w:t>
      </w:r>
      <w:r>
        <w:t>: Press by Number process launches.</w:t>
      </w:r>
    </w:p>
    <w:p w14:paraId="0CC1BEE7" w14:textId="77777777" w:rsidR="00C851D3" w:rsidRDefault="00333005">
      <w:pPr>
        <w:pStyle w:val="Compact"/>
        <w:numPr>
          <w:ilvl w:val="0"/>
          <w:numId w:val="7"/>
        </w:numPr>
      </w:pPr>
      <w:r>
        <w:rPr>
          <w:b/>
          <w:bCs/>
        </w:rPr>
        <w:t>October 23, 2026</w:t>
      </w:r>
      <w:r>
        <w:t>: EoI global close date (OCOG-controlled).</w:t>
      </w:r>
    </w:p>
    <w:p w14:paraId="7FC55D9C" w14:textId="422EFC12" w:rsidR="00C851D3" w:rsidRDefault="00333005">
      <w:pPr>
        <w:pStyle w:val="Compact"/>
        <w:numPr>
          <w:ilvl w:val="0"/>
          <w:numId w:val="7"/>
        </w:numPr>
      </w:pPr>
      <w:r w:rsidRPr="0C98BDBF">
        <w:rPr>
          <w:b/>
          <w:bCs/>
        </w:rPr>
        <w:t>December 18, 2026</w:t>
      </w:r>
      <w:r>
        <w:t>: Press by Number close date (OCOG-controlled)</w:t>
      </w:r>
      <w:ins w:id="16" w:author="Emma Morris (External)" w:date="2026-04-24T09:31:00Z" w16du:dateUtc="2026-04-24T09:31:37Z">
        <w:r w:rsidR="40867DFE">
          <w:t xml:space="preserve"> and closure of ENR submissions by NOCs</w:t>
        </w:r>
      </w:ins>
      <w:del w:id="17" w:author="Emma Morris (External)" w:date="2026-04-24T09:31:00Z" w16du:dateUtc="2026-04-24T09:31:23Z">
        <w:r w:rsidDel="00333005">
          <w:delText>.</w:delText>
        </w:r>
      </w:del>
    </w:p>
    <w:p w14:paraId="51A524A1" w14:textId="77777777" w:rsidR="00C851D3" w:rsidRDefault="00333005">
      <w:pPr>
        <w:pStyle w:val="FirstParagraph"/>
      </w:pPr>
      <w:r>
        <w:rPr>
          <w:b/>
          <w:bCs/>
        </w:rPr>
        <w:t>Who controls the dates.</w:t>
      </w:r>
      <w:r>
        <w:t xml:space="preserve"> The OCOG. Each date is stored in PRP and editable by the OCOG Admin (EoI open/close dates are already built per 1.3).</w:t>
      </w:r>
    </w:p>
    <w:p w14:paraId="477B112D" w14:textId="77777777" w:rsidR="00C851D3" w:rsidRDefault="00333005">
      <w:pPr>
        <w:pStyle w:val="Heading3"/>
      </w:pPr>
      <w:bookmarkStart w:id="18" w:name="Xa61fa58414b74f7bb271595003f04913346ea3c"/>
      <w:bookmarkEnd w:id="13"/>
      <w:r>
        <w:t>Part A: proposed design (please confirm or amend)</w:t>
      </w:r>
    </w:p>
    <w:p w14:paraId="574EB946" w14:textId="77777777" w:rsidR="00C851D3" w:rsidRDefault="00333005">
      <w:pPr>
        <w:pStyle w:val="Compact"/>
        <w:numPr>
          <w:ilvl w:val="0"/>
          <w:numId w:val="8"/>
        </w:numPr>
      </w:pPr>
      <w:r>
        <w:rPr>
          <w:b/>
          <w:bCs/>
        </w:rPr>
        <w:t>Dates configure when the button becomes available; they do not close the phase automatically.</w:t>
      </w:r>
      <w:r>
        <w:t xml:space="preserve"> Closing each phase requires a manual button click by the OCOG. This avoids anything firing by accident if a date is missed or mis-set. Before the date arrives, the corresponding close / finalise / push button is visible but disabled in the OCOG admin screen, with a tooltip stating the earliest date it will be clickable.</w:t>
      </w:r>
    </w:p>
    <w:p w14:paraId="022688AD" w14:textId="77777777" w:rsidR="00C851D3" w:rsidRDefault="00333005">
      <w:pPr>
        <w:pStyle w:val="Compact"/>
        <w:numPr>
          <w:ilvl w:val="0"/>
          <w:numId w:val="8"/>
        </w:numPr>
      </w:pPr>
      <w:r>
        <w:rPr>
          <w:b/>
          <w:bCs/>
        </w:rPr>
        <w:t>EoI global close (Oct 23).</w:t>
      </w:r>
      <w:r>
        <w:t xml:space="preserve"> At or after the date, the OCOG clicks “Close EoI window globally” in PRP. All NOC EoI windows close. Any per-NOC override (e.g. a pilot NOC kept open beyond the global date) that the OCOG has set in the Windows screen stays active until the OCOG manually clears it; overrides are not automatically expired by the global close.</w:t>
      </w:r>
    </w:p>
    <w:p w14:paraId="1B560AF3" w14:textId="77777777" w:rsidR="00C851D3" w:rsidRDefault="00333005">
      <w:pPr>
        <w:pStyle w:val="Compact"/>
        <w:numPr>
          <w:ilvl w:val="0"/>
          <w:numId w:val="8"/>
        </w:numPr>
      </w:pPr>
      <w:r>
        <w:rPr>
          <w:b/>
          <w:bCs/>
        </w:rPr>
        <w:t>PbN finalisation (Dec 18).</w:t>
      </w:r>
      <w:r>
        <w:t xml:space="preserve"> At or after the date, the OCOG clicks “Finalise PbN” per NOC / IF submission once they have formally approved it. This transitions the allocation to </w:t>
      </w:r>
      <w:r>
        <w:rPr>
          <w:rStyle w:val="VerbatimChar"/>
        </w:rPr>
        <w:t>ocog_approved</w:t>
      </w:r>
      <w:r>
        <w:t xml:space="preserve"> and makes the ACR push available.</w:t>
      </w:r>
    </w:p>
    <w:p w14:paraId="4EEEC54D" w14:textId="77777777" w:rsidR="00C851D3" w:rsidRDefault="00333005">
      <w:pPr>
        <w:pStyle w:val="Compact"/>
        <w:numPr>
          <w:ilvl w:val="0"/>
          <w:numId w:val="8"/>
        </w:numPr>
      </w:pPr>
      <w:r>
        <w:rPr>
          <w:b/>
          <w:bCs/>
        </w:rPr>
        <w:t>ACR push: serial handoff, per allocation.</w:t>
      </w:r>
      <w:r>
        <w:t xml:space="preserve"> Once </w:t>
      </w:r>
      <w:r>
        <w:rPr>
          <w:rStyle w:val="VerbatimChar"/>
        </w:rPr>
        <w:t>ocog_approved</w:t>
      </w:r>
      <w:r>
        <w:t xml:space="preserve">, the OCOG clicks “Send to ACR” per allocation. State transitions to </w:t>
      </w:r>
      <w:r>
        <w:rPr>
          <w:rStyle w:val="VerbatimChar"/>
        </w:rPr>
        <w:t>sent_to_acr</w:t>
      </w:r>
      <w:r>
        <w:t>; the allocation then becomes a historical record in PRP (Model A, per 4.3). There is no single “global ACR push” date. Allocations flow to ACR one at a time as the OCOG approves and pushes each.</w:t>
      </w:r>
    </w:p>
    <w:p w14:paraId="3913EE38" w14:textId="77777777" w:rsidR="00C851D3" w:rsidRDefault="00333005" w:rsidP="0C98BDBF">
      <w:pPr>
        <w:pStyle w:val="Compact"/>
        <w:numPr>
          <w:ilvl w:val="0"/>
          <w:numId w:val="8"/>
        </w:numPr>
        <w:rPr>
          <w:color w:val="FF0000"/>
          <w:highlight w:val="yellow"/>
          <w:rPrChange w:id="19" w:author="Emma Morris (External)" w:date="2026-04-24T09:38:00Z">
            <w:rPr/>
          </w:rPrChange>
        </w:rPr>
      </w:pPr>
      <w:r w:rsidRPr="0C98BDBF">
        <w:rPr>
          <w:b/>
          <w:bCs/>
          <w:color w:val="FF0000"/>
          <w:rPrChange w:id="20" w:author="Emma Morris (External)" w:date="2026-04-24T09:38:00Z" w16du:dateUtc="2026-04-24T09:38:23Z">
            <w:rPr>
              <w:b/>
              <w:bCs/>
            </w:rPr>
          </w:rPrChange>
        </w:rPr>
        <w:t>B</w:t>
      </w:r>
      <w:r w:rsidRPr="0C98BDBF">
        <w:rPr>
          <w:b/>
          <w:bCs/>
          <w:color w:val="FF0000"/>
          <w:highlight w:val="yellow"/>
          <w:rPrChange w:id="21" w:author="Emma Morris (External)" w:date="2026-04-24T09:38:00Z" w16du:dateUtc="2026-04-24T09:38:16Z">
            <w:rPr>
              <w:b/>
              <w:bCs/>
            </w:rPr>
          </w:rPrChange>
        </w:rPr>
        <w:t>atch communications</w:t>
      </w:r>
      <w:r w:rsidRPr="0C98BDBF">
        <w:rPr>
          <w:color w:val="FF0000"/>
          <w:highlight w:val="yellow"/>
          <w:rPrChange w:id="22" w:author="Emma Morris (External)" w:date="2026-04-24T09:38:00Z" w16du:dateUtc="2026-04-24T09:38:16Z">
            <w:rPr/>
          </w:rPrChange>
        </w:rPr>
        <w:t xml:space="preserve"> </w:t>
      </w:r>
      <w:commentRangeStart w:id="23"/>
      <w:r w:rsidRPr="0C98BDBF">
        <w:rPr>
          <w:color w:val="FF0000"/>
          <w:highlight w:val="yellow"/>
          <w:rPrChange w:id="24" w:author="Emma Morris (External)" w:date="2026-04-24T09:38:00Z" w16du:dateUtc="2026-04-24T09:38:16Z">
            <w:rPr/>
          </w:rPrChange>
        </w:rPr>
        <w:t>(</w:t>
      </w:r>
      <w:commentRangeEnd w:id="23"/>
      <w:r w:rsidRPr="0C98BDBF">
        <w:rPr>
          <w:rStyle w:val="CommentReference"/>
          <w:color w:val="FF0000"/>
          <w:sz w:val="24"/>
          <w:szCs w:val="24"/>
          <w:highlight w:val="yellow"/>
          <w:rPrChange w:id="25" w:author="Emma Morris (External)" w:date="2026-04-24T09:38:00Z" w16du:dateUtc="2026-04-24T09:38:16Z">
            <w:rPr>
              <w:rStyle w:val="CommentReference"/>
              <w:sz w:val="24"/>
              <w:szCs w:val="24"/>
            </w:rPr>
          </w:rPrChange>
        </w:rPr>
        <w:commentReference w:id="23"/>
      </w:r>
      <w:r w:rsidRPr="0C98BDBF">
        <w:rPr>
          <w:color w:val="FF0000"/>
          <w:highlight w:val="yellow"/>
          <w:rPrChange w:id="26" w:author="Emma Morris (External)" w:date="2026-04-24T09:38:00Z" w16du:dateUtc="2026-04-24T09:38:16Z">
            <w:rPr/>
          </w:rPrChange>
        </w:rPr>
        <w:t>rejection notifications, approval-as-candidate letters, PbN result letters) fire when the OCOG clicks the corresponding button, not when the date arrives. This gives the OCOG full control over the exact release moment.</w:t>
      </w:r>
    </w:p>
    <w:p w14:paraId="4CA6AC9D" w14:textId="77777777" w:rsidR="00C851D3" w:rsidRDefault="00333005">
      <w:pPr>
        <w:pStyle w:val="Heading3"/>
      </w:pPr>
      <w:bookmarkStart w:id="27" w:name="part-b-three-remaining-questions"/>
      <w:bookmarkEnd w:id="18"/>
      <w:r>
        <w:lastRenderedPageBreak/>
        <w:t>Part B: three remaining questions</w:t>
      </w:r>
    </w:p>
    <w:p w14:paraId="3138EDCF" w14:textId="77777777" w:rsidR="00C851D3" w:rsidRDefault="00333005">
      <w:pPr>
        <w:pStyle w:val="Compact"/>
        <w:numPr>
          <w:ilvl w:val="0"/>
          <w:numId w:val="9"/>
        </w:numPr>
      </w:pPr>
      <w:r>
        <w:t xml:space="preserve">Who signs off on the </w:t>
      </w:r>
      <w:r>
        <w:rPr>
          <w:b/>
          <w:bCs/>
        </w:rPr>
        <w:t>content of each batch communication template</w:t>
      </w:r>
      <w:r>
        <w:t xml:space="preserve"> (OCOG, IOC, or D.TEC)?</w:t>
      </w:r>
    </w:p>
    <w:p w14:paraId="7007F1D1" w14:textId="77777777" w:rsidR="00C851D3" w:rsidRDefault="00333005">
      <w:pPr>
        <w:pStyle w:val="Compact"/>
        <w:numPr>
          <w:ilvl w:val="0"/>
          <w:numId w:val="9"/>
        </w:numPr>
      </w:pPr>
      <w:r>
        <w:t xml:space="preserve">Should the OCOG be allowed to </w:t>
      </w:r>
      <w:r w:rsidRPr="0C98BDBF">
        <w:rPr>
          <w:b/>
          <w:bCs/>
        </w:rPr>
        <w:t>extend the global EoI or PbN close dates</w:t>
      </w:r>
      <w:r>
        <w:t xml:space="preserve"> after they are set? With or without IOC notification?</w:t>
      </w:r>
    </w:p>
    <w:p w14:paraId="7BD4D409" w14:textId="77777777" w:rsidR="00C851D3" w:rsidRDefault="00333005">
      <w:pPr>
        <w:pStyle w:val="Compact"/>
        <w:numPr>
          <w:ilvl w:val="0"/>
          <w:numId w:val="9"/>
        </w:numPr>
      </w:pPr>
      <w:r>
        <w:t xml:space="preserve">Are any downstream systems (Common Codes, ACR) </w:t>
      </w:r>
      <w:r>
        <w:rPr>
          <w:b/>
          <w:bCs/>
        </w:rPr>
        <w:t>coupled to the date of EoI close</w:t>
      </w:r>
      <w:r>
        <w:t xml:space="preserve"> rather than to the OCOG pushing a button? If so, those handoffs need to match the manual-button model and we need to confirm that now.</w:t>
      </w:r>
    </w:p>
    <w:p w14:paraId="2ED759E0" w14:textId="77777777" w:rsidR="00C851D3" w:rsidRDefault="00333005">
      <w:pPr>
        <w:pStyle w:val="FirstParagraph"/>
      </w:pPr>
      <w:r>
        <w:rPr>
          <w:b/>
          <w:bCs/>
        </w:rPr>
        <w:t>Roles impacted:</w:t>
      </w:r>
      <w:r>
        <w:t xml:space="preserve"> Applicants (receive communications), NOC Admin (awaits EoI close; submits PbN before finalisation), OCOG Admin (owns dates and buttons), IOC Admin (visibility), D.TEC (PRP orchestration).</w:t>
      </w:r>
    </w:p>
    <w:p w14:paraId="169FC2EA" w14:textId="77777777" w:rsidR="00C851D3" w:rsidRDefault="00333005">
      <w:pPr>
        <w:pStyle w:val="Heading2"/>
      </w:pPr>
      <w:bookmarkStart w:id="28" w:name="raci-draft-for-review"/>
      <w:bookmarkEnd w:id="10"/>
      <w:bookmarkEnd w:id="27"/>
      <w:r>
        <w:t>6.1 RACI — Draft for Review</w:t>
      </w:r>
    </w:p>
    <w:p w14:paraId="0A054B00" w14:textId="77777777" w:rsidR="00C851D3" w:rsidRDefault="00333005">
      <w:pPr>
        <w:pStyle w:val="FirstParagraph"/>
      </w:pPr>
      <w:r>
        <w:rPr>
          <w:b/>
          <w:bCs/>
        </w:rPr>
        <w:t>Status:</w:t>
      </w:r>
      <w:r>
        <w:t xml:space="preserve"> OPEN — D.TEC has drafted the table below from current understanding. Please confirm, amend, or replace cells marked </w:t>
      </w:r>
      <w:r>
        <w:rPr>
          <w:rStyle w:val="VerbatimChar"/>
        </w:rPr>
        <w:t>??</w:t>
      </w:r>
      <w:r>
        <w:t>. Any cell you want to change, please leave a note in the row.</w:t>
      </w:r>
    </w:p>
    <w:p w14:paraId="081AF720" w14:textId="77777777" w:rsidR="00C851D3" w:rsidRDefault="00333005">
      <w:pPr>
        <w:pStyle w:val="BodyText"/>
      </w:pPr>
      <w:r>
        <w:t xml:space="preserve">Legend: </w:t>
      </w:r>
      <w:r>
        <w:rPr>
          <w:b/>
          <w:bCs/>
        </w:rPr>
        <w:t>R</w:t>
      </w:r>
      <w:r>
        <w:t xml:space="preserve"> = Responsible (does the work), </w:t>
      </w:r>
      <w:r>
        <w:rPr>
          <w:b/>
          <w:bCs/>
        </w:rPr>
        <w:t>A</w:t>
      </w:r>
      <w:r>
        <w:t xml:space="preserve"> = Accountable (single signer), </w:t>
      </w:r>
      <w:r>
        <w:rPr>
          <w:b/>
          <w:bCs/>
        </w:rPr>
        <w:t>C</w:t>
      </w:r>
      <w:r>
        <w:t xml:space="preserve"> = Consulted, </w:t>
      </w:r>
      <w:r>
        <w:rPr>
          <w:b/>
          <w:bCs/>
        </w:rPr>
        <w:t>I</w:t>
      </w:r>
      <w:r>
        <w:t xml:space="preserve"> = Informed.</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C851D3" w14:paraId="5BE33F9B" w14:textId="77777777" w:rsidTr="0C98BDB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D873BFA" w14:textId="77777777" w:rsidR="00C851D3" w:rsidRDefault="00333005">
            <w:pPr>
              <w:pStyle w:val="Compact"/>
            </w:pPr>
            <w:r>
              <w:t>Activity</w:t>
            </w:r>
          </w:p>
        </w:tc>
        <w:tc>
          <w:tcPr>
            <w:tcW w:w="1584" w:type="dxa"/>
          </w:tcPr>
          <w:p w14:paraId="1814A5E3" w14:textId="77777777" w:rsidR="00C851D3" w:rsidRDefault="00333005">
            <w:pPr>
              <w:pStyle w:val="Compact"/>
            </w:pPr>
            <w:r>
              <w:t>R</w:t>
            </w:r>
          </w:p>
        </w:tc>
        <w:tc>
          <w:tcPr>
            <w:tcW w:w="1584" w:type="dxa"/>
          </w:tcPr>
          <w:p w14:paraId="6B2CB48D" w14:textId="77777777" w:rsidR="00C851D3" w:rsidRDefault="00333005">
            <w:pPr>
              <w:pStyle w:val="Compact"/>
            </w:pPr>
            <w:r>
              <w:t>A</w:t>
            </w:r>
          </w:p>
        </w:tc>
        <w:tc>
          <w:tcPr>
            <w:tcW w:w="1584" w:type="dxa"/>
          </w:tcPr>
          <w:p w14:paraId="2D17832E" w14:textId="77777777" w:rsidR="00C851D3" w:rsidRDefault="00333005">
            <w:pPr>
              <w:pStyle w:val="Compact"/>
            </w:pPr>
            <w:r>
              <w:t>C</w:t>
            </w:r>
          </w:p>
        </w:tc>
        <w:tc>
          <w:tcPr>
            <w:tcW w:w="1584" w:type="dxa"/>
          </w:tcPr>
          <w:p w14:paraId="7A103C39" w14:textId="77777777" w:rsidR="00C851D3" w:rsidRDefault="00333005">
            <w:pPr>
              <w:pStyle w:val="Compact"/>
            </w:pPr>
            <w:r>
              <w:t>I</w:t>
            </w:r>
          </w:p>
        </w:tc>
      </w:tr>
      <w:tr w:rsidR="00C851D3" w14:paraId="287B64F7" w14:textId="77777777" w:rsidTr="0C98BDBF">
        <w:tc>
          <w:tcPr>
            <w:tcW w:w="1584" w:type="dxa"/>
          </w:tcPr>
          <w:p w14:paraId="380C028A" w14:textId="77777777" w:rsidR="00C851D3" w:rsidRDefault="00333005">
            <w:pPr>
              <w:pStyle w:val="Compact"/>
            </w:pPr>
            <w:r>
              <w:t>EoI form field list / field changes</w:t>
            </w:r>
          </w:p>
        </w:tc>
        <w:tc>
          <w:tcPr>
            <w:tcW w:w="1584" w:type="dxa"/>
          </w:tcPr>
          <w:p w14:paraId="3FCA2AD2" w14:textId="77777777" w:rsidR="00C851D3" w:rsidRDefault="00333005">
            <w:pPr>
              <w:pStyle w:val="Compact"/>
            </w:pPr>
            <w:r>
              <w:t>D.TEC</w:t>
            </w:r>
          </w:p>
        </w:tc>
        <w:tc>
          <w:tcPr>
            <w:tcW w:w="1584" w:type="dxa"/>
          </w:tcPr>
          <w:p w14:paraId="49D98717" w14:textId="25CAF151" w:rsidR="00C851D3" w:rsidRDefault="00333005">
            <w:pPr>
              <w:pStyle w:val="Compact"/>
            </w:pPr>
            <w:r>
              <w:t>OCOG</w:t>
            </w:r>
          </w:p>
        </w:tc>
        <w:tc>
          <w:tcPr>
            <w:tcW w:w="1584" w:type="dxa"/>
          </w:tcPr>
          <w:p w14:paraId="39205E2A" w14:textId="2ED1D88F" w:rsidR="00C851D3" w:rsidRDefault="00333005">
            <w:pPr>
              <w:pStyle w:val="Compact"/>
            </w:pPr>
            <w:r>
              <w:t>IOC</w:t>
            </w:r>
            <w:r w:rsidR="003C341E">
              <w:t>/NOCs</w:t>
            </w:r>
          </w:p>
        </w:tc>
        <w:tc>
          <w:tcPr>
            <w:tcW w:w="1584" w:type="dxa"/>
          </w:tcPr>
          <w:p w14:paraId="29C93ECF" w14:textId="77777777" w:rsidR="00C851D3" w:rsidRDefault="00333005">
            <w:pPr>
              <w:pStyle w:val="Compact"/>
            </w:pPr>
            <w:r>
              <w:t>NOCs</w:t>
            </w:r>
            <w:commentRangeStart w:id="29"/>
            <w:commentRangeEnd w:id="29"/>
            <w:r>
              <w:rPr>
                <w:rStyle w:val="CommentReference"/>
                <w:sz w:val="24"/>
                <w:szCs w:val="24"/>
              </w:rPr>
              <w:commentReference w:id="29"/>
            </w:r>
          </w:p>
        </w:tc>
      </w:tr>
      <w:tr w:rsidR="00C851D3" w14:paraId="5D154611" w14:textId="77777777" w:rsidTr="0C98BDBF">
        <w:tc>
          <w:tcPr>
            <w:tcW w:w="1584" w:type="dxa"/>
          </w:tcPr>
          <w:p w14:paraId="20DD2270" w14:textId="77777777" w:rsidR="00C851D3" w:rsidRDefault="00333005">
            <w:pPr>
              <w:pStyle w:val="Compact"/>
            </w:pPr>
            <w:r>
              <w:t>EoI window open/close date (global)</w:t>
            </w:r>
          </w:p>
        </w:tc>
        <w:tc>
          <w:tcPr>
            <w:tcW w:w="1584" w:type="dxa"/>
          </w:tcPr>
          <w:p w14:paraId="5E7ED9D5" w14:textId="77777777" w:rsidR="00C851D3" w:rsidRDefault="00333005">
            <w:pPr>
              <w:pStyle w:val="Compact"/>
            </w:pPr>
            <w:r>
              <w:t>OCOG</w:t>
            </w:r>
          </w:p>
        </w:tc>
        <w:tc>
          <w:tcPr>
            <w:tcW w:w="1584" w:type="dxa"/>
          </w:tcPr>
          <w:p w14:paraId="4377B498" w14:textId="3CA73AF5" w:rsidR="00C851D3" w:rsidRDefault="10E6BE9E">
            <w:pPr>
              <w:pStyle w:val="Compact"/>
            </w:pPr>
            <w:r>
              <w:t>IOC</w:t>
            </w:r>
          </w:p>
        </w:tc>
        <w:tc>
          <w:tcPr>
            <w:tcW w:w="1584" w:type="dxa"/>
          </w:tcPr>
          <w:p w14:paraId="6257FA7E" w14:textId="61A030BA" w:rsidR="00C851D3" w:rsidRDefault="00333005">
            <w:pPr>
              <w:pStyle w:val="Compact"/>
            </w:pPr>
            <w:r>
              <w:t>IOC</w:t>
            </w:r>
          </w:p>
        </w:tc>
        <w:tc>
          <w:tcPr>
            <w:tcW w:w="1584" w:type="dxa"/>
          </w:tcPr>
          <w:p w14:paraId="6431945B" w14:textId="77777777" w:rsidR="00C851D3" w:rsidRDefault="00333005">
            <w:pPr>
              <w:pStyle w:val="Compact"/>
            </w:pPr>
            <w:r>
              <w:t>NOCs</w:t>
            </w:r>
          </w:p>
        </w:tc>
      </w:tr>
      <w:tr w:rsidR="00C851D3" w14:paraId="33B7095D" w14:textId="77777777" w:rsidTr="0C98BDBF">
        <w:tc>
          <w:tcPr>
            <w:tcW w:w="1584" w:type="dxa"/>
          </w:tcPr>
          <w:p w14:paraId="142DE04E" w14:textId="77777777" w:rsidR="00C851D3" w:rsidRDefault="00333005">
            <w:pPr>
              <w:pStyle w:val="Compact"/>
            </w:pPr>
            <w:r>
              <w:t>EoI window per-NOC override (pilot / exception)</w:t>
            </w:r>
          </w:p>
        </w:tc>
        <w:tc>
          <w:tcPr>
            <w:tcW w:w="1584" w:type="dxa"/>
          </w:tcPr>
          <w:p w14:paraId="3F02D9EA" w14:textId="77777777" w:rsidR="00C851D3" w:rsidRDefault="00333005">
            <w:pPr>
              <w:pStyle w:val="Compact"/>
            </w:pPr>
            <w:r>
              <w:t>OCOG</w:t>
            </w:r>
          </w:p>
        </w:tc>
        <w:tc>
          <w:tcPr>
            <w:tcW w:w="1584" w:type="dxa"/>
          </w:tcPr>
          <w:p w14:paraId="6B6ECE15" w14:textId="77777777" w:rsidR="00C851D3" w:rsidRDefault="00333005">
            <w:pPr>
              <w:pStyle w:val="Compact"/>
            </w:pPr>
            <w:r>
              <w:t>OCOG</w:t>
            </w:r>
          </w:p>
        </w:tc>
        <w:tc>
          <w:tcPr>
            <w:tcW w:w="1584" w:type="dxa"/>
          </w:tcPr>
          <w:p w14:paraId="14E4E0EF" w14:textId="77777777" w:rsidR="00C851D3" w:rsidRDefault="00333005">
            <w:pPr>
              <w:pStyle w:val="Compact"/>
            </w:pPr>
            <w:r>
              <w:t>IOC</w:t>
            </w:r>
          </w:p>
        </w:tc>
        <w:tc>
          <w:tcPr>
            <w:tcW w:w="1584" w:type="dxa"/>
          </w:tcPr>
          <w:p w14:paraId="2B95FA7B" w14:textId="77777777" w:rsidR="00C851D3" w:rsidRDefault="00333005">
            <w:pPr>
              <w:pStyle w:val="Compact"/>
            </w:pPr>
            <w:r>
              <w:t>affected NOC</w:t>
            </w:r>
          </w:p>
        </w:tc>
      </w:tr>
      <w:tr w:rsidR="00C851D3" w14:paraId="744F9BF5" w14:textId="77777777" w:rsidTr="0C98BDBF">
        <w:tc>
          <w:tcPr>
            <w:tcW w:w="1584" w:type="dxa"/>
          </w:tcPr>
          <w:p w14:paraId="0FEF15F8" w14:textId="77777777" w:rsidR="00C851D3" w:rsidRDefault="00333005">
            <w:pPr>
              <w:pStyle w:val="Compact"/>
            </w:pPr>
            <w:r>
              <w:t>EoI queue decisions (accept / return / reject)</w:t>
            </w:r>
          </w:p>
        </w:tc>
        <w:tc>
          <w:tcPr>
            <w:tcW w:w="1584" w:type="dxa"/>
          </w:tcPr>
          <w:p w14:paraId="622A951F" w14:textId="77777777" w:rsidR="00C851D3" w:rsidRDefault="00333005">
            <w:pPr>
              <w:pStyle w:val="Compact"/>
            </w:pPr>
            <w:r>
              <w:t>NOC</w:t>
            </w:r>
          </w:p>
        </w:tc>
        <w:tc>
          <w:tcPr>
            <w:tcW w:w="1584" w:type="dxa"/>
          </w:tcPr>
          <w:p w14:paraId="16A7B1C9" w14:textId="77777777" w:rsidR="00C851D3" w:rsidRDefault="00333005">
            <w:pPr>
              <w:pStyle w:val="Compact"/>
            </w:pPr>
            <w:r>
              <w:t>NOC</w:t>
            </w:r>
          </w:p>
        </w:tc>
        <w:tc>
          <w:tcPr>
            <w:tcW w:w="1584" w:type="dxa"/>
          </w:tcPr>
          <w:p w14:paraId="3A5C3899" w14:textId="77777777" w:rsidR="00C851D3" w:rsidRDefault="00333005">
            <w:pPr>
              <w:pStyle w:val="Compact"/>
            </w:pPr>
            <w:r>
              <w:t>OCOG</w:t>
            </w:r>
          </w:p>
        </w:tc>
        <w:tc>
          <w:tcPr>
            <w:tcW w:w="1584" w:type="dxa"/>
          </w:tcPr>
          <w:p w14:paraId="7EF4117B" w14:textId="77777777" w:rsidR="00C851D3" w:rsidRDefault="00333005">
            <w:pPr>
              <w:pStyle w:val="Compact"/>
            </w:pPr>
            <w:r>
              <w:t>IOC</w:t>
            </w:r>
          </w:p>
        </w:tc>
      </w:tr>
      <w:tr w:rsidR="00C851D3" w14:paraId="18E928CF" w14:textId="77777777" w:rsidTr="0C98BDBF">
        <w:tc>
          <w:tcPr>
            <w:tcW w:w="1584" w:type="dxa"/>
          </w:tcPr>
          <w:p w14:paraId="2D1F0502" w14:textId="77777777" w:rsidR="00C851D3" w:rsidRDefault="00333005">
            <w:pPr>
              <w:pStyle w:val="Compact"/>
            </w:pPr>
            <w:r>
              <w:t>Cross-NOC EoI visibility + duplicate flags</w:t>
            </w:r>
          </w:p>
        </w:tc>
        <w:tc>
          <w:tcPr>
            <w:tcW w:w="1584" w:type="dxa"/>
          </w:tcPr>
          <w:p w14:paraId="1A0FF313" w14:textId="77777777" w:rsidR="00C851D3" w:rsidRDefault="00333005">
            <w:pPr>
              <w:pStyle w:val="Compact"/>
            </w:pPr>
            <w:r>
              <w:t>OCOG</w:t>
            </w:r>
          </w:p>
        </w:tc>
        <w:tc>
          <w:tcPr>
            <w:tcW w:w="1584" w:type="dxa"/>
          </w:tcPr>
          <w:p w14:paraId="70ECCF1B" w14:textId="77777777" w:rsidR="00C851D3" w:rsidRDefault="00333005">
            <w:pPr>
              <w:pStyle w:val="Compact"/>
            </w:pPr>
            <w:r>
              <w:t>OCOG</w:t>
            </w:r>
          </w:p>
        </w:tc>
        <w:tc>
          <w:tcPr>
            <w:tcW w:w="1584" w:type="dxa"/>
          </w:tcPr>
          <w:p w14:paraId="47D22948" w14:textId="77777777" w:rsidR="00C851D3" w:rsidRDefault="00333005">
            <w:pPr>
              <w:pStyle w:val="Compact"/>
            </w:pPr>
            <w:r>
              <w:t>IOC</w:t>
            </w:r>
          </w:p>
        </w:tc>
        <w:tc>
          <w:tcPr>
            <w:tcW w:w="1584" w:type="dxa"/>
          </w:tcPr>
          <w:p w14:paraId="64868D57" w14:textId="77777777" w:rsidR="00C851D3" w:rsidRDefault="00333005">
            <w:pPr>
              <w:pStyle w:val="Compact"/>
            </w:pPr>
            <w:r>
              <w:t>NOCs</w:t>
            </w:r>
          </w:p>
        </w:tc>
      </w:tr>
      <w:tr w:rsidR="00C851D3" w14:paraId="754D48F0" w14:textId="77777777" w:rsidTr="0C98BDBF">
        <w:tc>
          <w:tcPr>
            <w:tcW w:w="1584" w:type="dxa"/>
          </w:tcPr>
          <w:p w14:paraId="43CF5DBF" w14:textId="77777777" w:rsidR="00C851D3" w:rsidRDefault="00333005">
            <w:pPr>
              <w:pStyle w:val="Compact"/>
            </w:pPr>
            <w:r>
              <w:t>Quota totals per NOC / IF (per category)</w:t>
            </w:r>
          </w:p>
        </w:tc>
        <w:tc>
          <w:tcPr>
            <w:tcW w:w="1584" w:type="dxa"/>
          </w:tcPr>
          <w:p w14:paraId="054C4C58" w14:textId="77777777" w:rsidR="00C851D3" w:rsidRDefault="00333005">
            <w:pPr>
              <w:pStyle w:val="Compact"/>
            </w:pPr>
            <w:r>
              <w:t>IOC</w:t>
            </w:r>
          </w:p>
        </w:tc>
        <w:tc>
          <w:tcPr>
            <w:tcW w:w="1584" w:type="dxa"/>
          </w:tcPr>
          <w:p w14:paraId="5B198B48" w14:textId="77777777" w:rsidR="00C851D3" w:rsidRDefault="00333005">
            <w:pPr>
              <w:pStyle w:val="Compact"/>
            </w:pPr>
            <w:r>
              <w:t>IOC</w:t>
            </w:r>
          </w:p>
        </w:tc>
        <w:tc>
          <w:tcPr>
            <w:tcW w:w="1584" w:type="dxa"/>
          </w:tcPr>
          <w:p w14:paraId="7E0135A6" w14:textId="77777777" w:rsidR="00C851D3" w:rsidRDefault="00333005">
            <w:pPr>
              <w:pStyle w:val="Compact"/>
            </w:pPr>
            <w:r>
              <w:t>OCOG</w:t>
            </w:r>
          </w:p>
        </w:tc>
        <w:tc>
          <w:tcPr>
            <w:tcW w:w="1584" w:type="dxa"/>
          </w:tcPr>
          <w:p w14:paraId="0F74221C" w14:textId="77777777" w:rsidR="00C851D3" w:rsidRDefault="00333005">
            <w:pPr>
              <w:pStyle w:val="Compact"/>
            </w:pPr>
            <w:r>
              <w:t>NOCs / IFs</w:t>
            </w:r>
          </w:p>
        </w:tc>
      </w:tr>
      <w:tr w:rsidR="00C851D3" w14:paraId="5B60329C" w14:textId="77777777" w:rsidTr="0C98BDBF">
        <w:tc>
          <w:tcPr>
            <w:tcW w:w="1584" w:type="dxa"/>
          </w:tcPr>
          <w:p w14:paraId="30F404F1" w14:textId="77777777" w:rsidR="00C851D3" w:rsidRDefault="00333005">
            <w:pPr>
              <w:pStyle w:val="Compact"/>
            </w:pPr>
            <w:r>
              <w:lastRenderedPageBreak/>
              <w:t>PbN allocations (NOC / IF submits to OCOG)</w:t>
            </w:r>
          </w:p>
        </w:tc>
        <w:tc>
          <w:tcPr>
            <w:tcW w:w="1584" w:type="dxa"/>
          </w:tcPr>
          <w:p w14:paraId="1C6E5EA8" w14:textId="77777777" w:rsidR="00C851D3" w:rsidRDefault="00333005">
            <w:pPr>
              <w:pStyle w:val="Compact"/>
            </w:pPr>
            <w:r>
              <w:t>NOC / IF</w:t>
            </w:r>
          </w:p>
        </w:tc>
        <w:tc>
          <w:tcPr>
            <w:tcW w:w="1584" w:type="dxa"/>
          </w:tcPr>
          <w:p w14:paraId="513202FC" w14:textId="77777777" w:rsidR="00C851D3" w:rsidRDefault="00333005">
            <w:pPr>
              <w:pStyle w:val="Compact"/>
            </w:pPr>
            <w:r>
              <w:t>OCOG</w:t>
            </w:r>
          </w:p>
        </w:tc>
        <w:tc>
          <w:tcPr>
            <w:tcW w:w="1584" w:type="dxa"/>
          </w:tcPr>
          <w:p w14:paraId="06A960FB" w14:textId="77777777" w:rsidR="00C851D3" w:rsidRDefault="00333005">
            <w:pPr>
              <w:pStyle w:val="Compact"/>
            </w:pPr>
            <w:r>
              <w:t>IOC</w:t>
            </w:r>
          </w:p>
        </w:tc>
        <w:tc>
          <w:tcPr>
            <w:tcW w:w="1584" w:type="dxa"/>
          </w:tcPr>
          <w:p w14:paraId="2AFA3216" w14:textId="77777777" w:rsidR="00C851D3" w:rsidRDefault="00333005">
            <w:pPr>
              <w:pStyle w:val="Compact"/>
            </w:pPr>
            <w:r>
              <w:t>D.TEC</w:t>
            </w:r>
          </w:p>
        </w:tc>
      </w:tr>
      <w:tr w:rsidR="00C851D3" w14:paraId="0D2427D0" w14:textId="77777777" w:rsidTr="0C98BDBF">
        <w:tc>
          <w:tcPr>
            <w:tcW w:w="1584" w:type="dxa"/>
          </w:tcPr>
          <w:p w14:paraId="1482627E" w14:textId="77777777" w:rsidR="00C851D3" w:rsidRDefault="00333005">
            <w:pPr>
              <w:pStyle w:val="Compact"/>
            </w:pPr>
            <w:r>
              <w:t>PbN formal approval</w:t>
            </w:r>
          </w:p>
        </w:tc>
        <w:tc>
          <w:tcPr>
            <w:tcW w:w="1584" w:type="dxa"/>
          </w:tcPr>
          <w:p w14:paraId="69092AC0" w14:textId="77777777" w:rsidR="00C851D3" w:rsidRDefault="00333005">
            <w:pPr>
              <w:pStyle w:val="Compact"/>
            </w:pPr>
            <w:r>
              <w:t>OCOG</w:t>
            </w:r>
          </w:p>
        </w:tc>
        <w:tc>
          <w:tcPr>
            <w:tcW w:w="1584" w:type="dxa"/>
          </w:tcPr>
          <w:p w14:paraId="1FBA03AF" w14:textId="77777777" w:rsidR="00C851D3" w:rsidRDefault="00333005">
            <w:pPr>
              <w:pStyle w:val="Compact"/>
            </w:pPr>
            <w:r>
              <w:t>OCOG</w:t>
            </w:r>
          </w:p>
        </w:tc>
        <w:tc>
          <w:tcPr>
            <w:tcW w:w="1584" w:type="dxa"/>
          </w:tcPr>
          <w:p w14:paraId="3E2C14AF" w14:textId="77777777" w:rsidR="00C851D3" w:rsidRDefault="00333005">
            <w:pPr>
              <w:pStyle w:val="Compact"/>
            </w:pPr>
            <w:r>
              <w:t>IOC</w:t>
            </w:r>
          </w:p>
        </w:tc>
        <w:tc>
          <w:tcPr>
            <w:tcW w:w="1584" w:type="dxa"/>
          </w:tcPr>
          <w:p w14:paraId="3C225BAF" w14:textId="77777777" w:rsidR="00C851D3" w:rsidRDefault="00333005">
            <w:pPr>
              <w:pStyle w:val="Compact"/>
            </w:pPr>
            <w:r>
              <w:t>NOCs / IFs</w:t>
            </w:r>
          </w:p>
        </w:tc>
      </w:tr>
      <w:tr w:rsidR="00C851D3" w14:paraId="47388FB8" w14:textId="77777777" w:rsidTr="0C98BDBF">
        <w:tc>
          <w:tcPr>
            <w:tcW w:w="1584" w:type="dxa"/>
          </w:tcPr>
          <w:p w14:paraId="3F1804DE" w14:textId="77777777" w:rsidR="00C851D3" w:rsidRDefault="00333005">
            <w:pPr>
              <w:pStyle w:val="Compact"/>
            </w:pPr>
            <w:r>
              <w:t>PbN close date (global)</w:t>
            </w:r>
          </w:p>
        </w:tc>
        <w:tc>
          <w:tcPr>
            <w:tcW w:w="1584" w:type="dxa"/>
          </w:tcPr>
          <w:p w14:paraId="177F9C3B" w14:textId="77777777" w:rsidR="00C851D3" w:rsidRDefault="00333005">
            <w:pPr>
              <w:pStyle w:val="Compact"/>
            </w:pPr>
            <w:r>
              <w:t>OCOG</w:t>
            </w:r>
          </w:p>
        </w:tc>
        <w:tc>
          <w:tcPr>
            <w:tcW w:w="1584" w:type="dxa"/>
          </w:tcPr>
          <w:p w14:paraId="15994646" w14:textId="77777777" w:rsidR="00C851D3" w:rsidRDefault="00333005">
            <w:pPr>
              <w:pStyle w:val="Compact"/>
            </w:pPr>
            <w:r>
              <w:t>OCOG</w:t>
            </w:r>
          </w:p>
        </w:tc>
        <w:tc>
          <w:tcPr>
            <w:tcW w:w="1584" w:type="dxa"/>
          </w:tcPr>
          <w:p w14:paraId="34299FCE" w14:textId="77777777" w:rsidR="00C851D3" w:rsidRDefault="00333005">
            <w:pPr>
              <w:pStyle w:val="Compact"/>
            </w:pPr>
            <w:r>
              <w:t>IOC</w:t>
            </w:r>
          </w:p>
        </w:tc>
        <w:tc>
          <w:tcPr>
            <w:tcW w:w="1584" w:type="dxa"/>
          </w:tcPr>
          <w:p w14:paraId="3BE47A67" w14:textId="77777777" w:rsidR="00C851D3" w:rsidRDefault="00333005">
            <w:pPr>
              <w:pStyle w:val="Compact"/>
            </w:pPr>
            <w:r>
              <w:t>NOCs / IFs</w:t>
            </w:r>
          </w:p>
        </w:tc>
      </w:tr>
      <w:tr w:rsidR="00C851D3" w14:paraId="554E39E7" w14:textId="77777777" w:rsidTr="0C98BDBF">
        <w:tc>
          <w:tcPr>
            <w:tcW w:w="1584" w:type="dxa"/>
          </w:tcPr>
          <w:p w14:paraId="5FEE5890" w14:textId="77777777" w:rsidR="00C851D3" w:rsidRDefault="00333005">
            <w:pPr>
              <w:pStyle w:val="Compact"/>
            </w:pPr>
            <w:r>
              <w:t>IOC-Direct org list (AFP, AP, Reuters, etc.)</w:t>
            </w:r>
          </w:p>
        </w:tc>
        <w:tc>
          <w:tcPr>
            <w:tcW w:w="1584" w:type="dxa"/>
          </w:tcPr>
          <w:p w14:paraId="55C87A88" w14:textId="77777777" w:rsidR="00C851D3" w:rsidRDefault="00333005">
            <w:pPr>
              <w:pStyle w:val="Compact"/>
            </w:pPr>
            <w:r>
              <w:t>IOC</w:t>
            </w:r>
          </w:p>
        </w:tc>
        <w:tc>
          <w:tcPr>
            <w:tcW w:w="1584" w:type="dxa"/>
          </w:tcPr>
          <w:p w14:paraId="071194AB" w14:textId="77777777" w:rsidR="00C851D3" w:rsidRDefault="00333005">
            <w:pPr>
              <w:pStyle w:val="Compact"/>
            </w:pPr>
            <w:r>
              <w:t>IOC</w:t>
            </w:r>
          </w:p>
        </w:tc>
        <w:tc>
          <w:tcPr>
            <w:tcW w:w="1584" w:type="dxa"/>
          </w:tcPr>
          <w:p w14:paraId="48810EC1" w14:textId="77777777" w:rsidR="00C851D3" w:rsidRDefault="00333005">
            <w:pPr>
              <w:pStyle w:val="Compact"/>
            </w:pPr>
            <w:r>
              <w:t>OCOG</w:t>
            </w:r>
          </w:p>
        </w:tc>
        <w:tc>
          <w:tcPr>
            <w:tcW w:w="1584" w:type="dxa"/>
          </w:tcPr>
          <w:p w14:paraId="1A1FE984" w14:textId="77777777" w:rsidR="00C851D3" w:rsidRDefault="00333005">
            <w:pPr>
              <w:pStyle w:val="Compact"/>
            </w:pPr>
            <w:r>
              <w:t>D.TEC</w:t>
            </w:r>
          </w:p>
        </w:tc>
      </w:tr>
      <w:tr w:rsidR="00C851D3" w14:paraId="7382C780" w14:textId="77777777" w:rsidTr="0C98BDBF">
        <w:tc>
          <w:tcPr>
            <w:tcW w:w="1584" w:type="dxa"/>
          </w:tcPr>
          <w:p w14:paraId="351041AA" w14:textId="77777777" w:rsidR="00C851D3" w:rsidRDefault="00333005">
            <w:pPr>
              <w:pStyle w:val="Compact"/>
            </w:pPr>
            <w:r>
              <w:t>IOC-Direct PbN allocations</w:t>
            </w:r>
          </w:p>
        </w:tc>
        <w:tc>
          <w:tcPr>
            <w:tcW w:w="1584" w:type="dxa"/>
          </w:tcPr>
          <w:p w14:paraId="4BB3DC11" w14:textId="77777777" w:rsidR="00C851D3" w:rsidRDefault="00333005">
            <w:pPr>
              <w:pStyle w:val="Compact"/>
            </w:pPr>
            <w:r>
              <w:t>IOC</w:t>
            </w:r>
          </w:p>
        </w:tc>
        <w:tc>
          <w:tcPr>
            <w:tcW w:w="1584" w:type="dxa"/>
          </w:tcPr>
          <w:p w14:paraId="4E0E52B0" w14:textId="77777777" w:rsidR="00C851D3" w:rsidRDefault="00333005">
            <w:pPr>
              <w:pStyle w:val="Compact"/>
            </w:pPr>
            <w:r>
              <w:t>OCOG</w:t>
            </w:r>
          </w:p>
        </w:tc>
        <w:tc>
          <w:tcPr>
            <w:tcW w:w="1584" w:type="dxa"/>
          </w:tcPr>
          <w:p w14:paraId="168713F7" w14:textId="77777777" w:rsidR="00C851D3" w:rsidRDefault="00333005">
            <w:pPr>
              <w:pStyle w:val="Compact"/>
            </w:pPr>
            <w:r>
              <w:t>—</w:t>
            </w:r>
          </w:p>
        </w:tc>
        <w:tc>
          <w:tcPr>
            <w:tcW w:w="1584" w:type="dxa"/>
          </w:tcPr>
          <w:p w14:paraId="57159F08" w14:textId="77777777" w:rsidR="00C851D3" w:rsidRDefault="00333005">
            <w:pPr>
              <w:pStyle w:val="Compact"/>
            </w:pPr>
            <w:r>
              <w:t>D.TEC</w:t>
            </w:r>
          </w:p>
        </w:tc>
      </w:tr>
      <w:tr w:rsidR="00C851D3" w14:paraId="6D47AB00" w14:textId="77777777" w:rsidTr="0C98BDBF">
        <w:tc>
          <w:tcPr>
            <w:tcW w:w="1584" w:type="dxa"/>
          </w:tcPr>
          <w:p w14:paraId="7B2C7248" w14:textId="77777777" w:rsidR="00C851D3" w:rsidRDefault="00333005">
            <w:pPr>
              <w:pStyle w:val="Compact"/>
            </w:pPr>
            <w:r>
              <w:t>ENR nominations (NOC list)</w:t>
            </w:r>
          </w:p>
        </w:tc>
        <w:tc>
          <w:tcPr>
            <w:tcW w:w="1584" w:type="dxa"/>
          </w:tcPr>
          <w:p w14:paraId="73292CDD" w14:textId="77777777" w:rsidR="00C851D3" w:rsidRDefault="00333005">
            <w:pPr>
              <w:pStyle w:val="Compact"/>
            </w:pPr>
            <w:r>
              <w:t>NOC</w:t>
            </w:r>
          </w:p>
        </w:tc>
        <w:tc>
          <w:tcPr>
            <w:tcW w:w="1584" w:type="dxa"/>
          </w:tcPr>
          <w:p w14:paraId="0DAB0C1B" w14:textId="77777777" w:rsidR="00C851D3" w:rsidRDefault="00333005">
            <w:pPr>
              <w:pStyle w:val="Compact"/>
            </w:pPr>
            <w:r>
              <w:t>NOC</w:t>
            </w:r>
          </w:p>
        </w:tc>
        <w:tc>
          <w:tcPr>
            <w:tcW w:w="1584" w:type="dxa"/>
          </w:tcPr>
          <w:p w14:paraId="75FC17FC" w14:textId="77777777" w:rsidR="00C851D3" w:rsidRDefault="00333005">
            <w:pPr>
              <w:pStyle w:val="Compact"/>
            </w:pPr>
            <w:r>
              <w:t>IOC</w:t>
            </w:r>
          </w:p>
        </w:tc>
        <w:tc>
          <w:tcPr>
            <w:tcW w:w="1584" w:type="dxa"/>
          </w:tcPr>
          <w:p w14:paraId="633116E1" w14:textId="77777777" w:rsidR="00C851D3" w:rsidRDefault="00333005">
            <w:pPr>
              <w:pStyle w:val="Compact"/>
            </w:pPr>
            <w:r>
              <w:t>D.TEC</w:t>
            </w:r>
          </w:p>
        </w:tc>
      </w:tr>
      <w:tr w:rsidR="00C851D3" w14:paraId="7F53566E" w14:textId="77777777" w:rsidTr="0C98BDBF">
        <w:tc>
          <w:tcPr>
            <w:tcW w:w="1584" w:type="dxa"/>
          </w:tcPr>
          <w:p w14:paraId="7178031A" w14:textId="77777777" w:rsidR="00C851D3" w:rsidRDefault="00333005">
            <w:pPr>
              <w:pStyle w:val="Compact"/>
            </w:pPr>
            <w:r>
              <w:t>ENR grants from holdback pool</w:t>
            </w:r>
          </w:p>
        </w:tc>
        <w:tc>
          <w:tcPr>
            <w:tcW w:w="1584" w:type="dxa"/>
          </w:tcPr>
          <w:p w14:paraId="241BF010" w14:textId="77777777" w:rsidR="00C851D3" w:rsidRDefault="00333005">
            <w:pPr>
              <w:pStyle w:val="Compact"/>
            </w:pPr>
            <w:r>
              <w:t>IOC</w:t>
            </w:r>
          </w:p>
        </w:tc>
        <w:tc>
          <w:tcPr>
            <w:tcW w:w="1584" w:type="dxa"/>
          </w:tcPr>
          <w:p w14:paraId="5ED553C7" w14:textId="77777777" w:rsidR="00C851D3" w:rsidRDefault="00333005">
            <w:pPr>
              <w:pStyle w:val="Compact"/>
            </w:pPr>
            <w:r>
              <w:t>IOC</w:t>
            </w:r>
          </w:p>
        </w:tc>
        <w:tc>
          <w:tcPr>
            <w:tcW w:w="1584" w:type="dxa"/>
          </w:tcPr>
          <w:p w14:paraId="38FBDB73" w14:textId="77777777" w:rsidR="00C851D3" w:rsidRDefault="00333005">
            <w:pPr>
              <w:pStyle w:val="Compact"/>
            </w:pPr>
            <w:r>
              <w:t>OCOG</w:t>
            </w:r>
          </w:p>
        </w:tc>
        <w:tc>
          <w:tcPr>
            <w:tcW w:w="1584" w:type="dxa"/>
          </w:tcPr>
          <w:p w14:paraId="311EA2AB" w14:textId="77777777" w:rsidR="00C851D3" w:rsidRDefault="00333005">
            <w:pPr>
              <w:pStyle w:val="Compact"/>
            </w:pPr>
            <w:r>
              <w:t>NOCs</w:t>
            </w:r>
          </w:p>
        </w:tc>
      </w:tr>
      <w:tr w:rsidR="00C851D3" w14:paraId="5A49B7BC" w14:textId="77777777" w:rsidTr="0C98BDBF">
        <w:tc>
          <w:tcPr>
            <w:tcW w:w="1584" w:type="dxa"/>
          </w:tcPr>
          <w:p w14:paraId="3B27B1C6" w14:textId="77777777" w:rsidR="00C851D3" w:rsidRDefault="00333005">
            <w:pPr>
              <w:pStyle w:val="Compact"/>
            </w:pPr>
            <w:r>
              <w:t>NOC admin account provisioning (206 accounts)</w:t>
            </w:r>
          </w:p>
        </w:tc>
        <w:tc>
          <w:tcPr>
            <w:tcW w:w="1584" w:type="dxa"/>
          </w:tcPr>
          <w:p w14:paraId="7CDBBD7C" w14:textId="77777777" w:rsidR="00C851D3" w:rsidRDefault="00333005">
            <w:pPr>
              <w:pStyle w:val="Compact"/>
            </w:pPr>
            <w:r>
              <w:t>OCOG</w:t>
            </w:r>
          </w:p>
        </w:tc>
        <w:tc>
          <w:tcPr>
            <w:tcW w:w="1584" w:type="dxa"/>
          </w:tcPr>
          <w:p w14:paraId="150145F8" w14:textId="77777777" w:rsidR="00C851D3" w:rsidRDefault="00333005">
            <w:pPr>
              <w:pStyle w:val="Compact"/>
            </w:pPr>
            <w:r>
              <w:t>OCOG</w:t>
            </w:r>
          </w:p>
        </w:tc>
        <w:tc>
          <w:tcPr>
            <w:tcW w:w="1584" w:type="dxa"/>
          </w:tcPr>
          <w:p w14:paraId="6CE60199" w14:textId="77777777" w:rsidR="00C851D3" w:rsidRDefault="00333005">
            <w:pPr>
              <w:pStyle w:val="Compact"/>
            </w:pPr>
            <w:r>
              <w:t>D.TEC</w:t>
            </w:r>
          </w:p>
        </w:tc>
        <w:tc>
          <w:tcPr>
            <w:tcW w:w="1584" w:type="dxa"/>
          </w:tcPr>
          <w:p w14:paraId="4ED847DD" w14:textId="77777777" w:rsidR="00C851D3" w:rsidRDefault="00333005">
            <w:pPr>
              <w:pStyle w:val="Compact"/>
            </w:pPr>
            <w:r>
              <w:t>IOC</w:t>
            </w:r>
          </w:p>
        </w:tc>
      </w:tr>
      <w:tr w:rsidR="00C851D3" w14:paraId="36DEFEE5" w14:textId="77777777" w:rsidTr="0C98BDBF">
        <w:tc>
          <w:tcPr>
            <w:tcW w:w="1584" w:type="dxa"/>
          </w:tcPr>
          <w:p w14:paraId="591A87F4" w14:textId="77777777" w:rsidR="00C851D3" w:rsidRDefault="00333005">
            <w:pPr>
              <w:pStyle w:val="Compact"/>
            </w:pPr>
            <w:r>
              <w:t>NOC user manual content</w:t>
            </w:r>
          </w:p>
        </w:tc>
        <w:tc>
          <w:tcPr>
            <w:tcW w:w="1584" w:type="dxa"/>
          </w:tcPr>
          <w:p w14:paraId="69DE819E" w14:textId="77777777" w:rsidR="00C851D3" w:rsidRDefault="00333005">
            <w:pPr>
              <w:pStyle w:val="Compact"/>
            </w:pPr>
            <w:r>
              <w:t>OCOG</w:t>
            </w:r>
          </w:p>
        </w:tc>
        <w:tc>
          <w:tcPr>
            <w:tcW w:w="1584" w:type="dxa"/>
          </w:tcPr>
          <w:p w14:paraId="181F6C68" w14:textId="77777777" w:rsidR="00C851D3" w:rsidRDefault="00333005">
            <w:pPr>
              <w:pStyle w:val="Compact"/>
            </w:pPr>
            <w:r>
              <w:t>OCOG</w:t>
            </w:r>
          </w:p>
        </w:tc>
        <w:tc>
          <w:tcPr>
            <w:tcW w:w="1584" w:type="dxa"/>
          </w:tcPr>
          <w:p w14:paraId="088E9BBD" w14:textId="77777777" w:rsidR="00C851D3" w:rsidRDefault="00333005">
            <w:pPr>
              <w:pStyle w:val="Compact"/>
            </w:pPr>
            <w:r>
              <w:t>IOC, D.TEC</w:t>
            </w:r>
          </w:p>
        </w:tc>
        <w:tc>
          <w:tcPr>
            <w:tcW w:w="1584" w:type="dxa"/>
          </w:tcPr>
          <w:p w14:paraId="61F95FD9" w14:textId="77777777" w:rsidR="00C851D3" w:rsidRDefault="00333005">
            <w:pPr>
              <w:pStyle w:val="Compact"/>
            </w:pPr>
            <w:r>
              <w:t>NOCs</w:t>
            </w:r>
          </w:p>
        </w:tc>
      </w:tr>
      <w:tr w:rsidR="00C851D3" w14:paraId="6EEB8E47" w14:textId="77777777" w:rsidTr="0C98BDBF">
        <w:tc>
          <w:tcPr>
            <w:tcW w:w="1584" w:type="dxa"/>
          </w:tcPr>
          <w:p w14:paraId="23E562B9" w14:textId="77777777" w:rsidR="00C851D3" w:rsidRDefault="00333005">
            <w:pPr>
              <w:pStyle w:val="Compact"/>
            </w:pPr>
            <w:r>
              <w:t>Batch communication sign-off / release</w:t>
            </w:r>
          </w:p>
        </w:tc>
        <w:tc>
          <w:tcPr>
            <w:tcW w:w="1584" w:type="dxa"/>
          </w:tcPr>
          <w:p w14:paraId="32090A48" w14:textId="77777777" w:rsidR="00C851D3" w:rsidRDefault="00333005">
            <w:pPr>
              <w:pStyle w:val="Compact"/>
            </w:pPr>
            <w:r>
              <w:t>OCOG</w:t>
            </w:r>
          </w:p>
        </w:tc>
        <w:tc>
          <w:tcPr>
            <w:tcW w:w="1584" w:type="dxa"/>
          </w:tcPr>
          <w:p w14:paraId="1FDC330A" w14:textId="77777777" w:rsidR="00C851D3" w:rsidRDefault="00333005">
            <w:pPr>
              <w:pStyle w:val="Compact"/>
            </w:pPr>
            <w:r>
              <w:t>OCOG</w:t>
            </w:r>
          </w:p>
        </w:tc>
        <w:tc>
          <w:tcPr>
            <w:tcW w:w="1584" w:type="dxa"/>
          </w:tcPr>
          <w:p w14:paraId="5D9EDA07" w14:textId="77777777" w:rsidR="00C851D3" w:rsidRDefault="00333005">
            <w:pPr>
              <w:pStyle w:val="Compact"/>
            </w:pPr>
            <w:r>
              <w:t>IOC</w:t>
            </w:r>
          </w:p>
        </w:tc>
        <w:tc>
          <w:tcPr>
            <w:tcW w:w="1584" w:type="dxa"/>
          </w:tcPr>
          <w:p w14:paraId="321F1EC1" w14:textId="77777777" w:rsidR="00C851D3" w:rsidRDefault="00333005">
            <w:pPr>
              <w:pStyle w:val="Compact"/>
            </w:pPr>
            <w:r>
              <w:t>NOCs</w:t>
            </w:r>
          </w:p>
        </w:tc>
      </w:tr>
      <w:tr w:rsidR="00C851D3" w14:paraId="5E37D5E8" w14:textId="77777777" w:rsidTr="0C98BDBF">
        <w:tc>
          <w:tcPr>
            <w:tcW w:w="1584" w:type="dxa"/>
          </w:tcPr>
          <w:p w14:paraId="5DBE3486" w14:textId="77777777" w:rsidR="00C851D3" w:rsidRDefault="00333005">
            <w:pPr>
              <w:pStyle w:val="Compact"/>
            </w:pPr>
            <w:r>
              <w:t>ACR push (per PbN allocation)</w:t>
            </w:r>
          </w:p>
        </w:tc>
        <w:tc>
          <w:tcPr>
            <w:tcW w:w="1584" w:type="dxa"/>
          </w:tcPr>
          <w:p w14:paraId="64F1E6BF" w14:textId="77777777" w:rsidR="00C851D3" w:rsidRDefault="00333005">
            <w:pPr>
              <w:pStyle w:val="Compact"/>
            </w:pPr>
            <w:r>
              <w:t>OCOG</w:t>
            </w:r>
          </w:p>
        </w:tc>
        <w:tc>
          <w:tcPr>
            <w:tcW w:w="1584" w:type="dxa"/>
          </w:tcPr>
          <w:p w14:paraId="2F2E2712" w14:textId="77777777" w:rsidR="00C851D3" w:rsidRDefault="00333005">
            <w:pPr>
              <w:pStyle w:val="Compact"/>
            </w:pPr>
            <w:r>
              <w:t>OCOG</w:t>
            </w:r>
          </w:p>
        </w:tc>
        <w:tc>
          <w:tcPr>
            <w:tcW w:w="1584" w:type="dxa"/>
          </w:tcPr>
          <w:p w14:paraId="189DB6C8" w14:textId="77777777" w:rsidR="00C851D3" w:rsidRDefault="00333005">
            <w:pPr>
              <w:pStyle w:val="Compact"/>
            </w:pPr>
            <w:r>
              <w:t>IOC</w:t>
            </w:r>
          </w:p>
        </w:tc>
        <w:tc>
          <w:tcPr>
            <w:tcW w:w="1584" w:type="dxa"/>
          </w:tcPr>
          <w:p w14:paraId="7579D6F1" w14:textId="77777777" w:rsidR="00C851D3" w:rsidRDefault="00333005">
            <w:pPr>
              <w:pStyle w:val="Compact"/>
            </w:pPr>
            <w:r>
              <w:t>D.TEC, NOCs</w:t>
            </w:r>
          </w:p>
        </w:tc>
      </w:tr>
      <w:tr w:rsidR="00C851D3" w14:paraId="012D0508" w14:textId="77777777" w:rsidTr="0C98BDBF">
        <w:tc>
          <w:tcPr>
            <w:tcW w:w="1584" w:type="dxa"/>
          </w:tcPr>
          <w:p w14:paraId="1F1616F3" w14:textId="77777777" w:rsidR="00C851D3" w:rsidRDefault="00333005">
            <w:pPr>
              <w:pStyle w:val="Compact"/>
            </w:pPr>
            <w:r>
              <w:t>Post-</w:t>
            </w:r>
            <w:r>
              <w:rPr>
                <w:rStyle w:val="VerbatimChar"/>
              </w:rPr>
              <w:t>sent_to_acr</w:t>
            </w:r>
            <w:r>
              <w:t xml:space="preserve"> data edits</w:t>
            </w:r>
          </w:p>
        </w:tc>
        <w:tc>
          <w:tcPr>
            <w:tcW w:w="1584" w:type="dxa"/>
          </w:tcPr>
          <w:p w14:paraId="2D7B30CF" w14:textId="77777777" w:rsidR="00C851D3" w:rsidRDefault="00333005">
            <w:pPr>
              <w:pStyle w:val="Compact"/>
            </w:pPr>
            <w:r>
              <w:t>ACR team</w:t>
            </w:r>
          </w:p>
        </w:tc>
        <w:tc>
          <w:tcPr>
            <w:tcW w:w="1584" w:type="dxa"/>
          </w:tcPr>
          <w:p w14:paraId="6A0C4871" w14:textId="77777777" w:rsidR="00C851D3" w:rsidRDefault="00333005">
            <w:pPr>
              <w:pStyle w:val="Compact"/>
            </w:pPr>
            <w:r>
              <w:t>OCOG</w:t>
            </w:r>
          </w:p>
        </w:tc>
        <w:tc>
          <w:tcPr>
            <w:tcW w:w="1584" w:type="dxa"/>
          </w:tcPr>
          <w:p w14:paraId="74440FAF" w14:textId="77777777" w:rsidR="00C851D3" w:rsidRDefault="00333005">
            <w:pPr>
              <w:pStyle w:val="Compact"/>
            </w:pPr>
            <w:r>
              <w:t>IOC</w:t>
            </w:r>
          </w:p>
        </w:tc>
        <w:tc>
          <w:tcPr>
            <w:tcW w:w="1584" w:type="dxa"/>
          </w:tcPr>
          <w:p w14:paraId="721A9758" w14:textId="77777777" w:rsidR="00C851D3" w:rsidRDefault="00333005">
            <w:pPr>
              <w:pStyle w:val="Compact"/>
            </w:pPr>
            <w:r>
              <w:t>NOCs</w:t>
            </w:r>
          </w:p>
        </w:tc>
      </w:tr>
      <w:tr w:rsidR="00C851D3" w14:paraId="148584CF" w14:textId="77777777" w:rsidTr="0C98BDBF">
        <w:tc>
          <w:tcPr>
            <w:tcW w:w="1584" w:type="dxa"/>
          </w:tcPr>
          <w:p w14:paraId="3726B356" w14:textId="77777777" w:rsidR="00C851D3" w:rsidRDefault="00333005">
            <w:pPr>
              <w:pStyle w:val="Compact"/>
            </w:pPr>
            <w:r>
              <w:t>Production incident response (on-call)</w:t>
            </w:r>
          </w:p>
        </w:tc>
        <w:tc>
          <w:tcPr>
            <w:tcW w:w="1584" w:type="dxa"/>
          </w:tcPr>
          <w:p w14:paraId="62BAC342" w14:textId="77777777" w:rsidR="00C851D3" w:rsidRDefault="00333005">
            <w:pPr>
              <w:pStyle w:val="Compact"/>
            </w:pPr>
            <w:r>
              <w:t>D.TEC</w:t>
            </w:r>
          </w:p>
        </w:tc>
        <w:tc>
          <w:tcPr>
            <w:tcW w:w="1584" w:type="dxa"/>
          </w:tcPr>
          <w:p w14:paraId="31E19830" w14:textId="77777777" w:rsidR="00C851D3" w:rsidRDefault="00333005">
            <w:pPr>
              <w:pStyle w:val="Compact"/>
            </w:pPr>
            <w:r>
              <w:t>D.TEC</w:t>
            </w:r>
          </w:p>
        </w:tc>
        <w:tc>
          <w:tcPr>
            <w:tcW w:w="1584" w:type="dxa"/>
          </w:tcPr>
          <w:p w14:paraId="369841C7" w14:textId="77777777" w:rsidR="00C851D3" w:rsidRDefault="00333005">
            <w:pPr>
              <w:pStyle w:val="Compact"/>
            </w:pPr>
            <w:r>
              <w:t>OCOG</w:t>
            </w:r>
          </w:p>
        </w:tc>
        <w:tc>
          <w:tcPr>
            <w:tcW w:w="1584" w:type="dxa"/>
          </w:tcPr>
          <w:p w14:paraId="0A204F0E" w14:textId="77777777" w:rsidR="00C851D3" w:rsidRDefault="00333005">
            <w:pPr>
              <w:pStyle w:val="Compact"/>
            </w:pPr>
            <w:r>
              <w:t>IOC</w:t>
            </w:r>
          </w:p>
        </w:tc>
      </w:tr>
      <w:tr w:rsidR="00C851D3" w14:paraId="51FE081F" w14:textId="77777777" w:rsidTr="0C98BDBF">
        <w:tc>
          <w:tcPr>
            <w:tcW w:w="1584" w:type="dxa"/>
          </w:tcPr>
          <w:p w14:paraId="6144BFEE" w14:textId="77777777" w:rsidR="00C851D3" w:rsidRDefault="00333005">
            <w:pPr>
              <w:pStyle w:val="Compact"/>
            </w:pPr>
            <w:r>
              <w:lastRenderedPageBreak/>
              <w:t>Portal infrastructure / hosting</w:t>
            </w:r>
          </w:p>
        </w:tc>
        <w:tc>
          <w:tcPr>
            <w:tcW w:w="1584" w:type="dxa"/>
          </w:tcPr>
          <w:p w14:paraId="2583F949" w14:textId="77777777" w:rsidR="00C851D3" w:rsidRDefault="00333005">
            <w:pPr>
              <w:pStyle w:val="Compact"/>
            </w:pPr>
            <w:r>
              <w:t>D.TEC</w:t>
            </w:r>
          </w:p>
        </w:tc>
        <w:tc>
          <w:tcPr>
            <w:tcW w:w="1584" w:type="dxa"/>
          </w:tcPr>
          <w:p w14:paraId="52FF279B" w14:textId="77777777" w:rsidR="00C851D3" w:rsidRDefault="00333005">
            <w:pPr>
              <w:pStyle w:val="Compact"/>
            </w:pPr>
            <w:r>
              <w:t>D.TEC</w:t>
            </w:r>
          </w:p>
        </w:tc>
        <w:tc>
          <w:tcPr>
            <w:tcW w:w="1584" w:type="dxa"/>
          </w:tcPr>
          <w:p w14:paraId="219F4718" w14:textId="77777777" w:rsidR="00C851D3" w:rsidRDefault="00333005">
            <w:pPr>
              <w:pStyle w:val="Compact"/>
            </w:pPr>
            <w:r>
              <w:t>OCOG</w:t>
            </w:r>
          </w:p>
        </w:tc>
        <w:tc>
          <w:tcPr>
            <w:tcW w:w="1584" w:type="dxa"/>
          </w:tcPr>
          <w:p w14:paraId="767718C4" w14:textId="77777777" w:rsidR="00C851D3" w:rsidRDefault="00333005">
            <w:pPr>
              <w:pStyle w:val="Compact"/>
            </w:pPr>
            <w:r>
              <w:t>IOC</w:t>
            </w:r>
          </w:p>
        </w:tc>
      </w:tr>
      <w:tr w:rsidR="00C851D3" w14:paraId="4BD35EB0" w14:textId="77777777" w:rsidTr="0C98BDBF">
        <w:tc>
          <w:tcPr>
            <w:tcW w:w="1584" w:type="dxa"/>
          </w:tcPr>
          <w:p w14:paraId="198A5CEA" w14:textId="77777777" w:rsidR="00C851D3" w:rsidRDefault="00333005">
            <w:pPr>
              <w:pStyle w:val="Compact"/>
            </w:pPr>
            <w:r>
              <w:t>ACR API contract ownership</w:t>
            </w:r>
          </w:p>
        </w:tc>
        <w:tc>
          <w:tcPr>
            <w:tcW w:w="1584" w:type="dxa"/>
          </w:tcPr>
          <w:p w14:paraId="6C1B33B4" w14:textId="77777777" w:rsidR="00C851D3" w:rsidRDefault="00333005">
            <w:pPr>
              <w:pStyle w:val="Compact"/>
            </w:pPr>
            <w:r>
              <w:t>D.TEC + ACR</w:t>
            </w:r>
          </w:p>
        </w:tc>
        <w:tc>
          <w:tcPr>
            <w:tcW w:w="1584" w:type="dxa"/>
          </w:tcPr>
          <w:p w14:paraId="6A9B7128" w14:textId="77777777" w:rsidR="00C851D3" w:rsidRDefault="00333005">
            <w:pPr>
              <w:pStyle w:val="Compact"/>
            </w:pPr>
            <w:r>
              <w:t>D.TEC</w:t>
            </w:r>
          </w:p>
        </w:tc>
        <w:tc>
          <w:tcPr>
            <w:tcW w:w="1584" w:type="dxa"/>
          </w:tcPr>
          <w:p w14:paraId="6850F39B" w14:textId="77777777" w:rsidR="00C851D3" w:rsidRDefault="00333005">
            <w:pPr>
              <w:pStyle w:val="Compact"/>
            </w:pPr>
            <w:r>
              <w:t>OCOG, IOC</w:t>
            </w:r>
          </w:p>
        </w:tc>
        <w:tc>
          <w:tcPr>
            <w:tcW w:w="1584" w:type="dxa"/>
          </w:tcPr>
          <w:p w14:paraId="049E669E" w14:textId="77777777" w:rsidR="00C851D3" w:rsidRDefault="00333005">
            <w:pPr>
              <w:pStyle w:val="Compact"/>
            </w:pPr>
            <w:r>
              <w:t>NOCs</w:t>
            </w:r>
          </w:p>
        </w:tc>
      </w:tr>
    </w:tbl>
    <w:p w14:paraId="06E474FC" w14:textId="77777777" w:rsidR="00C851D3" w:rsidRDefault="00333005">
      <w:pPr>
        <w:pStyle w:val="BodyText"/>
      </w:pPr>
      <w:r>
        <w:rPr>
          <w:b/>
          <w:bCs/>
        </w:rPr>
        <w:t>Roles impacted:</w:t>
      </w:r>
      <w:r>
        <w:t xml:space="preserve"> All roles. This is a governance question.</w:t>
      </w:r>
    </w:p>
    <w:p w14:paraId="0568A25F" w14:textId="77777777" w:rsidR="00C851D3" w:rsidRDefault="00333005">
      <w:pPr>
        <w:pStyle w:val="Heading2"/>
      </w:pPr>
      <w:bookmarkStart w:id="30" w:name="Xe315daf9921768216658cc667f6a749edc2f406"/>
      <w:bookmarkEnd w:id="28"/>
      <w:r>
        <w:t>6.4c French Localisation Scope — v2.0 Target for Admin Portal</w:t>
      </w:r>
    </w:p>
    <w:p w14:paraId="1A29BA2E" w14:textId="77777777" w:rsidR="00C851D3" w:rsidRDefault="00333005">
      <w:pPr>
        <w:pStyle w:val="FirstParagraph"/>
      </w:pPr>
      <w:r>
        <w:rPr>
          <w:b/>
          <w:bCs/>
        </w:rPr>
        <w:t>Status:</w:t>
      </w:r>
      <w:r>
        <w:t xml:space="preserve"> OPEN — scope confirmation needed.</w:t>
      </w:r>
    </w:p>
    <w:p w14:paraId="4DD83BDF" w14:textId="77777777" w:rsidR="00C851D3" w:rsidRDefault="00333005">
      <w:pPr>
        <w:pStyle w:val="BodyText"/>
      </w:pPr>
      <w:r>
        <w:rPr>
          <w:b/>
          <w:bCs/>
        </w:rPr>
        <w:t>What is confirmed:</w:t>
      </w:r>
    </w:p>
    <w:p w14:paraId="7B7DA696" w14:textId="77777777" w:rsidR="00C851D3" w:rsidRDefault="00333005">
      <w:pPr>
        <w:pStyle w:val="Compact"/>
        <w:numPr>
          <w:ilvl w:val="0"/>
          <w:numId w:val="10"/>
        </w:numPr>
      </w:pPr>
      <w:r>
        <w:t xml:space="preserve">The public EoI form supports </w:t>
      </w:r>
      <w:r>
        <w:rPr>
          <w:b/>
          <w:bCs/>
        </w:rPr>
        <w:t>French at v1.0</w:t>
      </w:r>
      <w:r>
        <w:t xml:space="preserve"> (ships August 24, 2026).</w:t>
      </w:r>
    </w:p>
    <w:p w14:paraId="1E6CBAC3" w14:textId="77777777" w:rsidR="00C851D3" w:rsidRDefault="00333005">
      <w:pPr>
        <w:pStyle w:val="Compact"/>
        <w:numPr>
          <w:ilvl w:val="0"/>
          <w:numId w:val="10"/>
        </w:numPr>
      </w:pPr>
      <w:r>
        <w:t xml:space="preserve">The admin portal (NOC, OCOG, IOC dashboards) is </w:t>
      </w:r>
      <w:r>
        <w:rPr>
          <w:b/>
          <w:bCs/>
        </w:rPr>
        <w:t>English-only at v1.0</w:t>
      </w:r>
      <w:r>
        <w:t>.</w:t>
      </w:r>
    </w:p>
    <w:p w14:paraId="4C457E77" w14:textId="77777777" w:rsidR="00C851D3" w:rsidRDefault="00333005">
      <w:pPr>
        <w:pStyle w:val="FirstParagraph"/>
      </w:pPr>
      <w:r>
        <w:rPr>
          <w:b/>
          <w:bCs/>
        </w:rPr>
        <w:t>D.TEC proposal:</w:t>
      </w:r>
      <w:r>
        <w:t xml:space="preserve"> Deliver admin-portal French localisation in </w:t>
      </w:r>
      <w:r>
        <w:rPr>
          <w:b/>
          <w:bCs/>
        </w:rPr>
        <w:t>v2.0</w:t>
      </w:r>
      <w:r>
        <w:t xml:space="preserve"> (post-Games), scoped only to the admin roles that actually need French for their day-to-day work.</w:t>
      </w:r>
    </w:p>
    <w:p w14:paraId="21117AD7" w14:textId="77777777" w:rsidR="00C851D3" w:rsidRDefault="00333005">
      <w:pPr>
        <w:pStyle w:val="BodyText"/>
      </w:pPr>
      <w:r>
        <w:rPr>
          <w:b/>
          <w:bCs/>
        </w:rPr>
        <w:t>Questions for the IOC and OCOG:</w:t>
      </w:r>
    </w:p>
    <w:p w14:paraId="36A25B41" w14:textId="0F5E350C" w:rsidR="00C851D3" w:rsidRDefault="00333005">
      <w:pPr>
        <w:pStyle w:val="Compact"/>
        <w:numPr>
          <w:ilvl w:val="0"/>
          <w:numId w:val="11"/>
        </w:numPr>
      </w:pPr>
      <w:r>
        <w:t xml:space="preserve">Is French needed for the NOC admin role? </w:t>
      </w:r>
      <w:ins w:id="31" w:author="Emma Morris (External)" w:date="2026-04-24T10:22:00Z" w16du:dateUtc="2026-04-24T10:22:14Z">
        <w:r w:rsidR="20646F38">
          <w:t>?</w:t>
        </w:r>
      </w:ins>
      <w:r>
        <w:t xml:space="preserve">For the OCOG admin role? </w:t>
      </w:r>
      <w:ins w:id="32" w:author="Emma Morris (External)" w:date="2026-04-24T10:22:00Z" w16du:dateUtc="2026-04-24T10:22:09Z">
        <w:r w:rsidR="5A8FEDAC">
          <w:t>no</w:t>
        </w:r>
      </w:ins>
      <w:r>
        <w:t xml:space="preserve">For the </w:t>
      </w:r>
      <w:commentRangeStart w:id="33"/>
      <w:r>
        <w:t>IOC</w:t>
      </w:r>
      <w:commentRangeEnd w:id="33"/>
      <w:r>
        <w:rPr>
          <w:rStyle w:val="CommentReference"/>
          <w:sz w:val="24"/>
          <w:szCs w:val="24"/>
        </w:rPr>
        <w:commentReference w:id="33"/>
      </w:r>
      <w:r>
        <w:t xml:space="preserve"> admin role?</w:t>
      </w:r>
      <w:ins w:id="34" w:author="Emma Morris (External)" w:date="2026-04-24T10:22:00Z" w16du:dateUtc="2026-04-24T10:22:05Z">
        <w:r w:rsidR="0E35D4F2">
          <w:t xml:space="preserve"> no</w:t>
        </w:r>
      </w:ins>
      <w:r>
        <w:t xml:space="preserve"> Please answer per role.</w:t>
      </w:r>
    </w:p>
    <w:p w14:paraId="0D939B97" w14:textId="77777777" w:rsidR="00C851D3" w:rsidRDefault="00333005">
      <w:pPr>
        <w:pStyle w:val="Compact"/>
        <w:numPr>
          <w:ilvl w:val="0"/>
          <w:numId w:val="11"/>
        </w:numPr>
      </w:pPr>
      <w:r>
        <w:t xml:space="preserve">For each “yes” above, please say which kind of need: </w:t>
      </w:r>
      <w:r>
        <w:rPr>
          <w:b/>
          <w:bCs/>
        </w:rPr>
        <w:t>(a) legal mandate</w:t>
      </w:r>
      <w:r>
        <w:t xml:space="preserve"> (IOC or host-country rule requires it), </w:t>
      </w:r>
      <w:r>
        <w:rPr>
          <w:b/>
          <w:bCs/>
        </w:rPr>
        <w:t>(b) operational necessity</w:t>
      </w:r>
      <w:r>
        <w:t xml:space="preserve"> for Games delivery (Francophone NOC press officers will not be able to use the admin portal in English), or </w:t>
      </w:r>
      <w:r>
        <w:rPr>
          <w:b/>
          <w:bCs/>
        </w:rPr>
        <w:t>(c) user preference</w:t>
      </w:r>
      <w:r>
        <w:t xml:space="preserve"> (can be done in English but French would be better). The answer changes the v2.0 priority and scope.</w:t>
      </w:r>
    </w:p>
    <w:p w14:paraId="72C4B490" w14:textId="77777777" w:rsidR="00C851D3" w:rsidRDefault="00333005">
      <w:pPr>
        <w:pStyle w:val="FirstParagraph"/>
      </w:pPr>
      <w:r>
        <w:rPr>
          <w:b/>
          <w:bCs/>
        </w:rPr>
        <w:t>Roles impacted:</w:t>
      </w:r>
      <w:r>
        <w:t xml:space="preserve"> NOC Admin, OCOG Admin, IOC Admin, D.TEC (builds the localisation).</w:t>
      </w:r>
    </w:p>
    <w:p w14:paraId="7F4FE7CD" w14:textId="77777777" w:rsidR="00C851D3" w:rsidRDefault="00333005">
      <w:pPr>
        <w:pStyle w:val="Heading2"/>
      </w:pPr>
      <w:bookmarkStart w:id="35" w:name="X3da75bbea31da9b721fe43dfa1afc09fd4fbf56"/>
      <w:bookmarkEnd w:id="30"/>
      <w:r>
        <w:t>5.2 ENR Undertaking — Lives in PRP or ACR? [moved from Part 2 2026-04-21]</w:t>
      </w:r>
    </w:p>
    <w:p w14:paraId="377CAE77" w14:textId="77777777" w:rsidR="00C851D3" w:rsidRDefault="00333005">
      <w:pPr>
        <w:pStyle w:val="FirstParagraph"/>
      </w:pPr>
      <w:r>
        <w:rPr>
          <w:b/>
          <w:bCs/>
        </w:rPr>
        <w:t>Status:</w:t>
      </w:r>
      <w:r>
        <w:t xml:space="preserve"> OPEN — needs discussion.</w:t>
      </w:r>
    </w:p>
    <w:p w14:paraId="453DE2F9" w14:textId="77777777" w:rsidR="00C851D3" w:rsidRDefault="00333005">
      <w:pPr>
        <w:pStyle w:val="BodyText"/>
      </w:pPr>
      <w:r>
        <w:rPr>
          <w:b/>
          <w:bCs/>
        </w:rPr>
        <w:t>Background:</w:t>
      </w:r>
      <w:r>
        <w:t xml:space="preserve"> Before an ENR organisation can receive accreditation, they must sign an undertaking acknowledging specific terms. Emma confirms (Comment 120) that the undertaking is needed at the </w:t>
      </w:r>
      <w:r>
        <w:rPr>
          <w:b/>
          <w:bCs/>
        </w:rPr>
        <w:t>Press by Name stage, not at ENR nomination or grant stage</w:t>
      </w:r>
      <w:r>
        <w:t>. Press by Name is handled in ACR (in 2027), after the PRP hands off.</w:t>
      </w:r>
    </w:p>
    <w:p w14:paraId="723938D4" w14:textId="77777777" w:rsidR="00C851D3" w:rsidRDefault="00333005">
      <w:pPr>
        <w:pStyle w:val="BodyText"/>
      </w:pPr>
      <w:r>
        <w:rPr>
          <w:b/>
          <w:bCs/>
        </w:rPr>
        <w:t>D.TEC position:</w:t>
      </w:r>
      <w:r>
        <w:t xml:space="preserve"> No recommendation in advance. The PRP-vs-ACR question and the Path A / B / C question both need the stakeholder discussion to settle. D.TEC will present the trade-offs live at the meeting and agree a resolution there.</w:t>
      </w:r>
    </w:p>
    <w:p w14:paraId="18461D12" w14:textId="77777777" w:rsidR="00C851D3" w:rsidRDefault="00333005">
      <w:pPr>
        <w:pStyle w:val="BodyText"/>
      </w:pPr>
      <w:r>
        <w:rPr>
          <w:b/>
          <w:bCs/>
        </w:rPr>
        <w:lastRenderedPageBreak/>
        <w:t>Open question 1:</w:t>
      </w:r>
      <w:r>
        <w:t xml:space="preserve"> Since the undertaking is required at Press by Name stage, should this feature be scoped as a </w:t>
      </w:r>
      <w:r>
        <w:rPr>
          <w:b/>
          <w:bCs/>
        </w:rPr>
        <w:t>PRP deliverable</w:t>
      </w:r>
      <w:r>
        <w:t xml:space="preserve"> or an </w:t>
      </w:r>
      <w:r>
        <w:rPr>
          <w:b/>
          <w:bCs/>
        </w:rPr>
        <w:t>ACR deliverable</w:t>
      </w:r>
      <w:r>
        <w:t>?</w:t>
      </w:r>
    </w:p>
    <w:p w14:paraId="54D5FF59" w14:textId="77777777" w:rsidR="00C851D3" w:rsidRDefault="00333005">
      <w:pPr>
        <w:pStyle w:val="BodyText"/>
      </w:pPr>
      <w:r>
        <w:rPr>
          <w:b/>
          <w:bCs/>
        </w:rPr>
        <w:t>Open question 2 — three options for the undertaking mechanism itself (still relevant whichever system hosts it):</w:t>
      </w:r>
    </w:p>
    <w:p w14:paraId="30B1E1EF" w14:textId="77777777" w:rsidR="00C851D3" w:rsidRDefault="00333005">
      <w:pPr>
        <w:pStyle w:val="Compact"/>
        <w:numPr>
          <w:ilvl w:val="0"/>
          <w:numId w:val="12"/>
        </w:numPr>
      </w:pPr>
      <w:r>
        <w:rPr>
          <w:b/>
          <w:bCs/>
        </w:rPr>
        <w:t>Path A (typed name):</w:t>
      </w:r>
      <w:r>
        <w:t xml:space="preserve"> The signatory types their full legal name, checks a consent box, and the system records a timestamp and IP address. A PDF receipt is emailed. Small amount of development effort.</w:t>
      </w:r>
    </w:p>
    <w:p w14:paraId="3335572E" w14:textId="77777777" w:rsidR="00C851D3" w:rsidRDefault="00333005">
      <w:pPr>
        <w:pStyle w:val="Compact"/>
        <w:numPr>
          <w:ilvl w:val="0"/>
          <w:numId w:val="12"/>
        </w:numPr>
      </w:pPr>
      <w:r>
        <w:rPr>
          <w:b/>
          <w:bCs/>
        </w:rPr>
        <w:t>Path B (DocuSign-grade):</w:t>
      </w:r>
      <w:r>
        <w:t xml:space="preserve"> A full e-signature flow with cryptographic proof. Required only if IOC Legal determines typed-name is insufficient. Significantly more investment than Path A, though Path A work is not discarded.</w:t>
      </w:r>
    </w:p>
    <w:p w14:paraId="205E52E2" w14:textId="77777777" w:rsidR="00C851D3" w:rsidRDefault="00333005">
      <w:pPr>
        <w:pStyle w:val="Compact"/>
        <w:numPr>
          <w:ilvl w:val="0"/>
          <w:numId w:val="12"/>
        </w:numPr>
      </w:pPr>
      <w:r>
        <w:rPr>
          <w:b/>
          <w:bCs/>
        </w:rPr>
        <w:t>Path C (external process):</w:t>
      </w:r>
      <w:r>
        <w:t xml:space="preserve"> Continue using Adobe Acrobat outside any portal. Zero development effort, but the undertaking remains disconnected from the workflow.</w:t>
      </w:r>
    </w:p>
    <w:p w14:paraId="5D9E7367" w14:textId="77777777" w:rsidR="00C851D3" w:rsidRDefault="00333005">
      <w:pPr>
        <w:pStyle w:val="FirstParagraph"/>
      </w:pPr>
      <w:r>
        <w:rPr>
          <w:b/>
          <w:bCs/>
        </w:rPr>
        <w:t>What D.TEC needs from this discussion:</w:t>
      </w:r>
    </w:p>
    <w:p w14:paraId="22BE2550" w14:textId="26E2EA23" w:rsidR="00C851D3" w:rsidRDefault="00333005">
      <w:pPr>
        <w:pStyle w:val="Compact"/>
        <w:numPr>
          <w:ilvl w:val="0"/>
          <w:numId w:val="13"/>
        </w:numPr>
      </w:pPr>
      <w:r>
        <w:t>Does the undertaking live in PRP or ACR?</w:t>
      </w:r>
      <w:ins w:id="36" w:author="Emma Morris (External)" w:date="2026-04-24T10:26:00Z" w16du:dateUtc="2026-04-24T10:26:35Z">
        <w:r w:rsidR="5A8C4890">
          <w:t xml:space="preserve"> ACR</w:t>
        </w:r>
      </w:ins>
      <w:ins w:id="37" w:author="Emma Morris (External)" w:date="2026-04-24T14:29:00Z" w16du:dateUtc="2026-04-24T14:29:51Z">
        <w:r w:rsidR="55B01D81">
          <w:t xml:space="preserve"> if possible</w:t>
        </w:r>
      </w:ins>
    </w:p>
    <w:p w14:paraId="73AA414E" w14:textId="58158824" w:rsidR="00C851D3" w:rsidRDefault="00333005">
      <w:pPr>
        <w:pStyle w:val="Compact"/>
        <w:numPr>
          <w:ilvl w:val="0"/>
          <w:numId w:val="13"/>
        </w:numPr>
      </w:pPr>
      <w:r>
        <w:t>Which path (A / B / C)?</w:t>
      </w:r>
      <w:ins w:id="38" w:author="Emma Morris (External)" w:date="2026-04-24T10:26:00Z" w16du:dateUtc="2026-04-24T10:26:59Z">
        <w:r w:rsidR="753EB953">
          <w:t xml:space="preserve"> A</w:t>
        </w:r>
      </w:ins>
      <w:ins w:id="39" w:author="Emma Morris (External)" w:date="2026-04-24T10:27:00Z" w16du:dateUtc="2026-04-24T10:27:57Z">
        <w:r w:rsidR="753EB953">
          <w:t xml:space="preserve"> – currently it is only signed by</w:t>
        </w:r>
      </w:ins>
      <w:ins w:id="40" w:author="Emma Morris (External)" w:date="2026-04-24T10:33:00Z" w16du:dateUtc="2026-04-24T10:33:22Z">
        <w:r w:rsidR="6BDB09E8">
          <w:t xml:space="preserve"> the main</w:t>
        </w:r>
      </w:ins>
      <w:ins w:id="41" w:author="Emma Morris (External)" w:date="2026-04-24T10:27:00Z" w16du:dateUtc="2026-04-24T10:27:57Z">
        <w:r w:rsidR="753EB953">
          <w:t xml:space="preserve"> </w:t>
        </w:r>
        <w:r w:rsidR="3340D3E2">
          <w:t xml:space="preserve">contact person of each ENR organisation.  This would be hard to </w:t>
        </w:r>
      </w:ins>
      <w:ins w:id="42" w:author="Emma Morris (External)" w:date="2026-04-24T10:28:00Z" w16du:dateUtc="2026-04-24T10:28:54Z">
        <w:r w:rsidR="3340D3E2">
          <w:t>replicate in the ACR system so we could discuss all ENR accredited persons signing it</w:t>
        </w:r>
        <w:r w:rsidR="06B6A140">
          <w:t xml:space="preserve"> but it depends on </w:t>
        </w:r>
      </w:ins>
      <w:ins w:id="43" w:author="Emma Morris (External)" w:date="2026-04-24T10:29:00Z" w16du:dateUtc="2026-04-24T10:29:59Z">
        <w:r w:rsidR="06B6A140">
          <w:t xml:space="preserve">whether the NOC has entered their </w:t>
        </w:r>
      </w:ins>
      <w:ins w:id="44" w:author="Emma Morris (External)" w:date="2026-04-24T10:33:00Z" w16du:dateUtc="2026-04-24T10:33:38Z">
        <w:r w:rsidR="33BB2490">
          <w:t xml:space="preserve">email </w:t>
        </w:r>
      </w:ins>
      <w:ins w:id="45" w:author="Emma Morris (External)" w:date="2026-04-24T10:29:00Z" w16du:dateUtc="2026-04-24T10:29:59Z">
        <w:r w:rsidR="06B6A140">
          <w:t>for the ENR org</w:t>
        </w:r>
        <w:r w:rsidR="7515F563">
          <w:t xml:space="preserve">anisation in the ACR system.  </w:t>
        </w:r>
      </w:ins>
      <w:ins w:id="46" w:author="Emma Morris (External)" w:date="2026-04-24T10:30:00Z" w16du:dateUtc="2026-04-24T10:30:42Z">
        <w:r w:rsidR="7515F563">
          <w:t>We also do not know when the N</w:t>
        </w:r>
      </w:ins>
      <w:ins w:id="47" w:author="Emma Morris (External)" w:date="2026-04-24T10:32:00Z" w16du:dateUtc="2026-04-24T10:32:17Z">
        <w:r w:rsidR="1741FDE7">
          <w:t xml:space="preserve">ews Access Rules </w:t>
        </w:r>
      </w:ins>
      <w:ins w:id="48" w:author="Emma Morris (External)" w:date="2026-04-24T10:30:00Z" w16du:dateUtc="2026-04-24T10:30:42Z">
        <w:r w:rsidR="7515F563">
          <w:t>will be ready and i</w:t>
        </w:r>
      </w:ins>
      <w:ins w:id="49" w:author="Emma Morris (External)" w:date="2026-04-24T10:31:00Z" w16du:dateUtc="2026-04-24T10:31:46Z">
        <w:r w:rsidR="64296A94">
          <w:t xml:space="preserve">f they will be in </w:t>
        </w:r>
      </w:ins>
      <w:ins w:id="50" w:author="Emma Morris (External)" w:date="2026-04-24T10:30:00Z" w16du:dateUtc="2026-04-24T10:30:42Z">
        <w:r w:rsidR="7515F563">
          <w:t xml:space="preserve">time for the </w:t>
        </w:r>
      </w:ins>
      <w:ins w:id="51" w:author="Emma Morris (External)" w:date="2026-04-24T10:26:00Z" w16du:dateUtc="2026-04-24T10:26:59Z">
        <w:r w:rsidR="753EB953">
          <w:t xml:space="preserve"> </w:t>
        </w:r>
      </w:ins>
      <w:ins w:id="52" w:author="Emma Morris (External)" w:date="2026-04-24T10:31:00Z" w16du:dateUtc="2026-04-24T10:31:52Z">
        <w:r w:rsidR="08F5E7F2">
          <w:t>Press by Name launch</w:t>
        </w:r>
      </w:ins>
    </w:p>
    <w:p w14:paraId="659845F8" w14:textId="166F3123" w:rsidR="00C851D3" w:rsidRDefault="00333005">
      <w:pPr>
        <w:pStyle w:val="Compact"/>
        <w:numPr>
          <w:ilvl w:val="0"/>
          <w:numId w:val="13"/>
        </w:numPr>
      </w:pPr>
      <w:r>
        <w:t>When does IOC Legal confirm the undertaking text? (It is gated on the IOC News Access Rules, which must be finalised first.)</w:t>
      </w:r>
      <w:ins w:id="53" w:author="Emma Morris (External)" w:date="2026-04-24T10:32:00Z" w16du:dateUtc="2026-04-24T10:32:41Z">
        <w:r w:rsidR="767011B7">
          <w:t xml:space="preserve">  yes as the ENRs need to see it before signing.  Timing varies from Games to Games.  </w:t>
        </w:r>
      </w:ins>
      <w:ins w:id="54" w:author="Emma Morris (External)" w:date="2026-04-24T10:34:00Z" w16du:dateUtc="2026-04-24T10:34:56Z">
        <w:r w:rsidR="4DDD65C0">
          <w:t>Fallback is path C but it would be very good to incorporate in the system and would alleviate alot of additional work and follow up</w:t>
        </w:r>
      </w:ins>
    </w:p>
    <w:p w14:paraId="1DC125DE" w14:textId="77777777" w:rsidR="00C851D3" w:rsidRDefault="00333005">
      <w:pPr>
        <w:pStyle w:val="FirstParagraph"/>
      </w:pPr>
      <w:r>
        <w:rPr>
          <w:b/>
          <w:bCs/>
        </w:rPr>
        <w:t>Roles impacted:</w:t>
      </w:r>
      <w:r>
        <w:t xml:space="preserve"> ENR organisations (sign the undertaking), IOC Legal (determines mechanism), IOC Admin (manages ENR workflow), D.TEC or ACR team (implements).</w:t>
      </w:r>
    </w:p>
    <w:p w14:paraId="15D68945" w14:textId="77777777" w:rsidR="00C851D3" w:rsidRDefault="00333005">
      <w:pPr>
        <w:pStyle w:val="Heading2"/>
      </w:pPr>
      <w:bookmarkStart w:id="55" w:name="Xc669111308e75d6188a6a351783f177d77fc3b4"/>
      <w:bookmarkEnd w:id="35"/>
      <w:r>
        <w:t>2.3b EoI Queue Filter &amp; Search — Is Current Functionality Enough for Large-Territory NOCs? [promoted from Appendix B 2026-04-21]</w:t>
      </w:r>
    </w:p>
    <w:p w14:paraId="625CEAD0" w14:textId="77777777" w:rsidR="00C851D3" w:rsidRDefault="00333005">
      <w:pPr>
        <w:pStyle w:val="FirstParagraph"/>
      </w:pPr>
      <w:r>
        <w:rPr>
          <w:b/>
          <w:bCs/>
        </w:rPr>
        <w:t>Status:</w:t>
      </w:r>
      <w:r>
        <w:t xml:space="preserve"> OPEN — NOC input needed.</w:t>
      </w:r>
    </w:p>
    <w:p w14:paraId="21A92A18" w14:textId="77777777" w:rsidR="00C851D3" w:rsidRDefault="00333005">
      <w:pPr>
        <w:pStyle w:val="BodyText"/>
      </w:pPr>
      <w:r>
        <w:rPr>
          <w:b/>
          <w:bCs/>
        </w:rPr>
        <w:t>Current functionality (already built, per 2.3):</w:t>
      </w:r>
    </w:p>
    <w:p w14:paraId="71C0B036" w14:textId="77777777" w:rsidR="00C851D3" w:rsidRDefault="00333005">
      <w:pPr>
        <w:pStyle w:val="Compact"/>
        <w:numPr>
          <w:ilvl w:val="0"/>
          <w:numId w:val="14"/>
        </w:numPr>
      </w:pPr>
      <w:r>
        <w:rPr>
          <w:b/>
          <w:bCs/>
        </w:rPr>
        <w:t>NOC queue</w:t>
      </w:r>
      <w:r>
        <w:t xml:space="preserve"> (</w:t>
      </w:r>
      <w:r>
        <w:rPr>
          <w:rStyle w:val="VerbatimChar"/>
        </w:rPr>
        <w:t>/admin/noc/queue</w:t>
      </w:r>
      <w:r>
        <w:t>) has a full-text search input that matches org name, contact name, contact email, and country.</w:t>
      </w:r>
    </w:p>
    <w:p w14:paraId="0834EB20" w14:textId="77777777" w:rsidR="00C851D3" w:rsidRDefault="00333005">
      <w:pPr>
        <w:pStyle w:val="Compact"/>
        <w:numPr>
          <w:ilvl w:val="0"/>
          <w:numId w:val="14"/>
        </w:numPr>
      </w:pPr>
      <w:r>
        <w:rPr>
          <w:b/>
          <w:bCs/>
        </w:rPr>
        <w:t>Filter pills</w:t>
      </w:r>
      <w:r>
        <w:t xml:space="preserve"> for status: pending, returned, rejected, approved, direct entry.</w:t>
      </w:r>
    </w:p>
    <w:p w14:paraId="712CE67D" w14:textId="77777777" w:rsidR="00C851D3" w:rsidRDefault="00333005">
      <w:pPr>
        <w:pStyle w:val="Compact"/>
        <w:numPr>
          <w:ilvl w:val="0"/>
          <w:numId w:val="14"/>
        </w:numPr>
      </w:pPr>
      <w:r>
        <w:rPr>
          <w:b/>
          <w:bCs/>
        </w:rPr>
        <w:t>Column header sort</w:t>
      </w:r>
      <w:r>
        <w:t xml:space="preserve"> on submission date and status.</w:t>
      </w:r>
    </w:p>
    <w:p w14:paraId="62934EA2" w14:textId="77777777" w:rsidR="00C851D3" w:rsidRDefault="00333005">
      <w:pPr>
        <w:pStyle w:val="Compact"/>
        <w:numPr>
          <w:ilvl w:val="0"/>
          <w:numId w:val="14"/>
        </w:numPr>
      </w:pPr>
      <w:r>
        <w:rPr>
          <w:b/>
          <w:bCs/>
        </w:rPr>
        <w:t>Per-page pagination</w:t>
      </w:r>
      <w:r>
        <w:t xml:space="preserve"> (200 rows) for large queues.</w:t>
      </w:r>
    </w:p>
    <w:p w14:paraId="483C750B" w14:textId="77777777" w:rsidR="00C851D3" w:rsidRDefault="00333005">
      <w:pPr>
        <w:pStyle w:val="FirstParagraph"/>
      </w:pPr>
      <w:r>
        <w:rPr>
          <w:b/>
          <w:bCs/>
        </w:rPr>
        <w:lastRenderedPageBreak/>
        <w:t>OCOG cross-NOC side:</w:t>
      </w:r>
      <w:r>
        <w:t xml:space="preserve"> The OCOG EoI summary page (</w:t>
      </w:r>
      <w:r>
        <w:rPr>
          <w:rStyle w:val="VerbatimChar"/>
        </w:rPr>
        <w:t>/admin/ocog/eoi</w:t>
      </w:r>
      <w:r>
        <w:t>) now supports search/filter by NOC code and clickable NOC rows that drill into a read-only view of that NOC’s application list.</w:t>
      </w:r>
    </w:p>
    <w:p w14:paraId="5262F8D1" w14:textId="77777777" w:rsidR="00C851D3" w:rsidRDefault="00333005">
      <w:pPr>
        <w:pStyle w:val="BodyText"/>
      </w:pPr>
      <w:r w:rsidRPr="0C98BDBF">
        <w:rPr>
          <w:b/>
          <w:bCs/>
        </w:rPr>
        <w:t>Question:</w:t>
      </w:r>
      <w:r>
        <w:t xml:space="preserve"> For a large-territory NOC (e.g. USA with 400+ applications against an 80-</w:t>
      </w:r>
      <w:commentRangeStart w:id="56"/>
      <w:r>
        <w:t>slot</w:t>
      </w:r>
      <w:commentRangeEnd w:id="56"/>
      <w:r>
        <w:rPr>
          <w:rStyle w:val="CommentReference"/>
          <w:sz w:val="24"/>
          <w:szCs w:val="24"/>
        </w:rPr>
        <w:commentReference w:id="56"/>
      </w:r>
      <w:r>
        <w:t xml:space="preserve"> quota), is this level of filter and search enough? Specifically:</w:t>
      </w:r>
    </w:p>
    <w:p w14:paraId="39F05141" w14:textId="77777777" w:rsidR="00C851D3" w:rsidRDefault="00333005">
      <w:pPr>
        <w:pStyle w:val="Compact"/>
        <w:numPr>
          <w:ilvl w:val="0"/>
          <w:numId w:val="15"/>
        </w:numPr>
      </w:pPr>
      <w:r>
        <w:t>Do NOC press officers want additional filters (org type, sport, publication history, prior-Games accreditation)?</w:t>
      </w:r>
    </w:p>
    <w:p w14:paraId="5369F098" w14:textId="77777777" w:rsidR="00C851D3" w:rsidRDefault="00333005">
      <w:pPr>
        <w:pStyle w:val="Compact"/>
        <w:numPr>
          <w:ilvl w:val="0"/>
          <w:numId w:val="15"/>
        </w:numPr>
      </w:pPr>
      <w:r>
        <w:t>Do they want saved views (“my shortlist”)?</w:t>
      </w:r>
    </w:p>
    <w:p w14:paraId="223FEA16" w14:textId="77777777" w:rsidR="00C851D3" w:rsidRDefault="00333005">
      <w:pPr>
        <w:pStyle w:val="Compact"/>
        <w:numPr>
          <w:ilvl w:val="0"/>
          <w:numId w:val="15"/>
        </w:numPr>
      </w:pPr>
      <w:r>
        <w:t>Do they want bulk triage actions (bulk-reject, bulk-return)?</w:t>
      </w:r>
    </w:p>
    <w:p w14:paraId="090412EE" w14:textId="77777777" w:rsidR="00C851D3" w:rsidRDefault="00333005">
      <w:pPr>
        <w:pStyle w:val="FirstParagraph"/>
      </w:pPr>
      <w:r w:rsidRPr="0C98BDBF">
        <w:rPr>
          <w:b/>
          <w:bCs/>
        </w:rPr>
        <w:t>D.TEC recommendation:</w:t>
      </w:r>
      <w:r>
        <w:t xml:space="preserve"> Validate with NOC reps before adding more filters. Large-territory NOCs may have idiosyncratic triage habits that no filter set covers well — the right next feature depends on what they actually do today.</w:t>
      </w:r>
      <w:commentRangeStart w:id="57"/>
      <w:commentRangeEnd w:id="57"/>
      <w:r>
        <w:rPr>
          <w:rStyle w:val="CommentReference"/>
          <w:sz w:val="24"/>
          <w:szCs w:val="24"/>
        </w:rPr>
        <w:commentReference w:id="57"/>
      </w:r>
    </w:p>
    <w:p w14:paraId="7C56EC21" w14:textId="77777777" w:rsidR="00C851D3" w:rsidRDefault="00333005">
      <w:pPr>
        <w:pStyle w:val="BodyText"/>
      </w:pPr>
      <w:r>
        <w:rPr>
          <w:b/>
          <w:bCs/>
        </w:rPr>
        <w:t>Roles impacted:</w:t>
      </w:r>
      <w:r>
        <w:t xml:space="preserve"> NOC Admin (primary), OCOG Admin (secondary).</w:t>
      </w:r>
    </w:p>
    <w:p w14:paraId="2DADAC9E" w14:textId="77777777" w:rsidR="00C851D3" w:rsidRDefault="00333005">
      <w:pPr>
        <w:pStyle w:val="BodyText"/>
      </w:pPr>
      <w:r>
        <w:rPr>
          <w:b/>
          <w:bCs/>
        </w:rPr>
        <w:t>NOC input recommended</w:t>
      </w:r>
      <w:r>
        <w:t xml:space="preserve"> — see Engagement Plan at the end of this document.</w:t>
      </w:r>
    </w:p>
    <w:p w14:paraId="7AC4022F" w14:textId="77777777" w:rsidR="00C851D3" w:rsidRDefault="00333005">
      <w:pPr>
        <w:pStyle w:val="Heading1"/>
      </w:pPr>
      <w:bookmarkStart w:id="58" w:name="Xeb533ed9ca9f24b419177850723d10e86da2f73"/>
      <w:bookmarkEnd w:id="6"/>
      <w:bookmarkEnd w:id="55"/>
      <w:r>
        <w:t>Part 2 — Resolved Design (Awaiting Business Sign-Off)</w:t>
      </w:r>
    </w:p>
    <w:p w14:paraId="4C94CEA4" w14:textId="77777777" w:rsidR="00C851D3" w:rsidRDefault="00333005">
      <w:pPr>
        <w:pStyle w:val="FirstParagraph"/>
      </w:pPr>
      <w:r>
        <w:t xml:space="preserve">Every item in Part 2 is labelled </w:t>
      </w:r>
      <w:r w:rsidRPr="0C98BDBF">
        <w:rPr>
          <w:b/>
          <w:bCs/>
        </w:rPr>
        <w:t>RESOLVED</w:t>
      </w:r>
      <w:r>
        <w:t xml:space="preserve">. A dedicated walkthrough meeting will </w:t>
      </w:r>
      <w:commentRangeStart w:id="59"/>
      <w:r>
        <w:t>be</w:t>
      </w:r>
      <w:commentRangeEnd w:id="59"/>
      <w:r>
        <w:rPr>
          <w:rStyle w:val="CommentReference"/>
          <w:sz w:val="24"/>
          <w:szCs w:val="24"/>
        </w:rPr>
        <w:commentReference w:id="59"/>
      </w:r>
      <w:r>
        <w:t xml:space="preserve"> scheduled to review Part 2 as a block, at which point RESOLVED items will become </w:t>
      </w:r>
      <w:r w:rsidRPr="0C98BDBF">
        <w:rPr>
          <w:b/>
          <w:bCs/>
        </w:rPr>
        <w:t>CLOSED / CONFIRMED</w:t>
      </w:r>
      <w:r>
        <w:t xml:space="preserve"> and locked for v1.0. Please focus on Part 1 first. If you want to reopen any Part 2 item ahead of the walkthrough, flag it and we will pull it into Part 1.</w:t>
      </w:r>
    </w:p>
    <w:p w14:paraId="03C8564E" w14:textId="77777777" w:rsidR="00C851D3" w:rsidRDefault="00333005">
      <w:pPr>
        <w:pStyle w:val="BodyText"/>
      </w:pPr>
      <w:r>
        <w:t>Appendix A content (questions previously directed at Martyn/OCOG) has been folded into the relevant item below rather than duplicated in a separate table.</w:t>
      </w:r>
    </w:p>
    <w:p w14:paraId="37A390F4" w14:textId="77777777" w:rsidR="00C851D3" w:rsidRDefault="00333005">
      <w:pPr>
        <w:pStyle w:val="Heading2"/>
      </w:pPr>
      <w:bookmarkStart w:id="60" w:name="X7b622cad3da59db228dc559ad8752f6e80a177f"/>
      <w:r>
        <w:t>1. Expression of Interest (EoI) — The Public Application Process</w:t>
      </w:r>
    </w:p>
    <w:p w14:paraId="18FCB756" w14:textId="77777777" w:rsidR="00C851D3" w:rsidRDefault="00333005">
      <w:pPr>
        <w:pStyle w:val="FirstParagraph"/>
      </w:pPr>
      <w:r>
        <w:t>These questions relate to the public-facing form that media organisations use to apply for press accreditation through their NOC.</w:t>
      </w:r>
    </w:p>
    <w:p w14:paraId="321217CA" w14:textId="77777777" w:rsidR="00C851D3" w:rsidRDefault="00333005">
      <w:pPr>
        <w:pStyle w:val="Heading3"/>
      </w:pPr>
      <w:bookmarkStart w:id="61" w:name="eoi-form-fields-final-list"/>
      <w:r>
        <w:t>1.1 EoI Form Fields — Final List</w:t>
      </w:r>
    </w:p>
    <w:p w14:paraId="7B276709" w14:textId="77777777" w:rsidR="00C851D3" w:rsidRDefault="00333005">
      <w:pPr>
        <w:pStyle w:val="FirstParagraph"/>
      </w:pPr>
      <w:r>
        <w:rPr>
          <w:b/>
          <w:bCs/>
        </w:rPr>
        <w:t>Status:</w:t>
      </w:r>
      <w:r>
        <w:t xml:space="preserve"> RESOLVED — 2026-04-17</w:t>
      </w:r>
    </w:p>
    <w:p w14:paraId="31A8CF7D" w14:textId="77777777" w:rsidR="00C851D3" w:rsidRDefault="00333005">
      <w:pPr>
        <w:pStyle w:val="BodyText"/>
      </w:pPr>
      <w:r>
        <w:rPr>
          <w:b/>
          <w:bCs/>
        </w:rPr>
        <w:t>Scenario:</w:t>
      </w:r>
      <w:r>
        <w:t xml:space="preserve"> A journalist at a news agency in Brazil opens the portal and fills out the EoI form. The form currently has five sections: Organisation details (name, type, country, website, address), Contacts (primary + optional secondary), Accreditation categories (E/Es/EP/EPs/ET/EC with requested quantities), Publication details (type, circulation, frequency, sports), and History (prior Olympic/Paralympic accreditation, past coverage examples).</w:t>
      </w:r>
    </w:p>
    <w:p w14:paraId="342CB49E" w14:textId="77777777" w:rsidR="00C851D3" w:rsidRDefault="00333005">
      <w:pPr>
        <w:pStyle w:val="BodyText"/>
      </w:pPr>
      <w:r>
        <w:lastRenderedPageBreak/>
        <w:t>We built these fields based on the USOPC EoI form and our stakeholder interviews. However, the IOC or OCOG may require additional fields — for example, media accreditation numbers from prior Games, ISSN numbers, or specific affiliation details.</w:t>
      </w:r>
    </w:p>
    <w:p w14:paraId="3219F2CE" w14:textId="77777777" w:rsidR="00C851D3" w:rsidRDefault="00333005">
      <w:pPr>
        <w:pStyle w:val="BodyText"/>
      </w:pPr>
      <w:r>
        <w:t>A related question: different NOCs may want to ask applicants slightly different things. Rather than building per-NOC custom forms, we could offer a small number of configurable “free-form fields” that each NOC can label and use as they see fit — for example, “NOC-specific notes” or “Additional information your NOC has requested.” This would keep the core form standardised while giving NOCs flexibility.</w:t>
      </w:r>
    </w:p>
    <w:p w14:paraId="2884A7C6" w14:textId="77777777" w:rsidR="00C851D3" w:rsidRDefault="00333005">
      <w:pPr>
        <w:pStyle w:val="BodyText"/>
      </w:pPr>
      <w:r>
        <w:rPr>
          <w:b/>
          <w:bCs/>
        </w:rPr>
        <w:t>Resolution:</w:t>
      </w:r>
      <w:r>
        <w:t xml:space="preserve"> The current field list as implemented stands. One generic multi-line “Additional information requested by your NOC” free-text field will be added to the form (Publication Details or History tab) if not already present. Full per-NOC field configuration is deferred to post-LA28. Terminology: “Responsible Organisation” (RO) replaces “sponsoring organisation” in IOC-Direct contexts only; “NOC” remains correct elsewhere.</w:t>
      </w:r>
    </w:p>
    <w:p w14:paraId="04250FBB" w14:textId="77777777" w:rsidR="00C851D3" w:rsidRDefault="00333005">
      <w:pPr>
        <w:pStyle w:val="BodyText"/>
      </w:pPr>
      <w:r>
        <w:rPr>
          <w:b/>
          <w:bCs/>
        </w:rPr>
        <w:t>Roles impacted:</w:t>
      </w:r>
      <w:r>
        <w:t xml:space="preserve"> Applicant (media organisations), NOC Admin (reviews what applicants submit), OCOG Admin (cross-NOC visibility), IOC Admin (cross-RO-visibility)</w:t>
      </w:r>
    </w:p>
    <w:p w14:paraId="1CD92046" w14:textId="77777777" w:rsidR="00C851D3" w:rsidRDefault="00333005">
      <w:pPr>
        <w:pStyle w:val="Heading3"/>
      </w:pPr>
      <w:bookmarkStart w:id="62" w:name="Xdc922a544bb6eb4bdee96c42fcb57c091ad5c1c"/>
      <w:bookmarkEnd w:id="61"/>
      <w:r>
        <w:t>1.2 Sport-Specific Categories (Es / EPs) — Free Text vs. Dropdown</w:t>
      </w:r>
    </w:p>
    <w:p w14:paraId="50B7DEC4" w14:textId="77777777" w:rsidR="00C851D3" w:rsidRDefault="00333005">
      <w:pPr>
        <w:pStyle w:val="FirstParagraph"/>
      </w:pPr>
      <w:r>
        <w:rPr>
          <w:b/>
          <w:bCs/>
        </w:rPr>
        <w:t>Status:</w:t>
      </w:r>
      <w:r>
        <w:t xml:space="preserve"> RESOLVED — 2026-04-17 — already implemented</w:t>
      </w:r>
    </w:p>
    <w:p w14:paraId="38E9EE07" w14:textId="77777777" w:rsidR="00C851D3" w:rsidRDefault="00333005">
      <w:pPr>
        <w:pStyle w:val="BodyText"/>
      </w:pPr>
      <w:r>
        <w:rPr>
          <w:b/>
          <w:bCs/>
        </w:rPr>
        <w:t>Scenario:</w:t>
      </w:r>
      <w:r>
        <w:t xml:space="preserve"> A photographer who specialises in swimming selects the “EPs — Sport-specific photographer” category on the EoI form. The form currently asks them to describe the sports they plan to cover in a free-text field (“Which sports do you plan to cover at LA 2028?”). There is no dropdown list of IOC-recognised sports.</w:t>
      </w:r>
    </w:p>
    <w:p w14:paraId="015D60CF" w14:textId="77777777" w:rsidR="00C851D3" w:rsidRDefault="00333005">
      <w:pPr>
        <w:pStyle w:val="BodyText"/>
      </w:pPr>
      <w:r>
        <w:rPr>
          <w:b/>
          <w:bCs/>
        </w:rPr>
        <w:t>Our provisional decision:</w:t>
      </w:r>
      <w:r>
        <w:t xml:space="preserve"> Free text. It’s simpler and flexible — applicants can describe niche coverage (e.g., “artistic swimming and water polo”) without being constrained to a single-sport selection.</w:t>
      </w:r>
    </w:p>
    <w:p w14:paraId="765785A4" w14:textId="77777777" w:rsidR="00C851D3" w:rsidRDefault="00333005">
      <w:pPr>
        <w:pStyle w:val="BodyText"/>
      </w:pPr>
      <w:r>
        <w:rPr>
          <w:b/>
          <w:bCs/>
        </w:rPr>
        <w:t>Alternative:</w:t>
      </w:r>
      <w:r>
        <w:t xml:space="preserve"> A structured dropdown of the 32 LA28 sports. This would make it easier for NOCs and the OCOG to filter and report by sport, but forces applicants into a single-sport selection that may not reflect their actual coverage.</w:t>
      </w:r>
    </w:p>
    <w:p w14:paraId="16AED75F" w14:textId="77777777" w:rsidR="00C851D3" w:rsidRDefault="00333005">
      <w:pPr>
        <w:pStyle w:val="BodyText"/>
      </w:pPr>
      <w:r w:rsidRPr="0C98BDBF">
        <w:rPr>
          <w:b/>
          <w:bCs/>
        </w:rPr>
        <w:t>Resolution:</w:t>
      </w:r>
      <w:r>
        <w:t xml:space="preserve"> A structured dropdown of 36 LA28 sports (at sport level, not discipline level) is </w:t>
      </w:r>
      <w:commentRangeStart w:id="63"/>
      <w:r>
        <w:t>already</w:t>
      </w:r>
      <w:commentRangeEnd w:id="63"/>
      <w:r>
        <w:rPr>
          <w:rStyle w:val="CommentReference"/>
          <w:sz w:val="24"/>
          <w:szCs w:val="24"/>
        </w:rPr>
        <w:commentReference w:id="63"/>
      </w:r>
      <w:r>
        <w:t xml:space="preserve"> implemented. The dropdown appears when Es or EPs is selected on the EoI form and is single-select. This matches Martyn’s recommendation.</w:t>
      </w:r>
    </w:p>
    <w:p w14:paraId="4C892104" w14:textId="77777777" w:rsidR="00C851D3" w:rsidRDefault="00333005">
      <w:pPr>
        <w:pStyle w:val="BodyText"/>
      </w:pPr>
      <w:r>
        <w:rPr>
          <w:b/>
          <w:bCs/>
        </w:rPr>
        <w:t>Roles impacted:</w:t>
      </w:r>
      <w:r>
        <w:t xml:space="preserve"> Applicant, NOC Admin (filters applications by sport), OCOG Admin (reporting)</w:t>
      </w:r>
    </w:p>
    <w:p w14:paraId="43C4778F" w14:textId="77777777" w:rsidR="00C851D3" w:rsidRDefault="00333005">
      <w:pPr>
        <w:pStyle w:val="Heading3"/>
      </w:pPr>
      <w:bookmarkStart w:id="64" w:name="Xadc81f0c61b0c333f417e4278bdab986554c029"/>
      <w:bookmarkEnd w:id="62"/>
      <w:r>
        <w:t>1.3 EoI Window — Who Controls When Applications Open and Close?</w:t>
      </w:r>
    </w:p>
    <w:p w14:paraId="632B925F" w14:textId="77777777" w:rsidR="00C851D3" w:rsidRDefault="00333005">
      <w:pPr>
        <w:pStyle w:val="FirstParagraph"/>
      </w:pPr>
      <w:r>
        <w:rPr>
          <w:b/>
          <w:bCs/>
        </w:rPr>
        <w:t>Status:</w:t>
      </w:r>
      <w:r>
        <w:t xml:space="preserve"> RESOLVED — 2026-04-17 — implementation required</w:t>
      </w:r>
    </w:p>
    <w:p w14:paraId="199B3628" w14:textId="77777777" w:rsidR="00C851D3" w:rsidRDefault="00333005">
      <w:pPr>
        <w:pStyle w:val="BodyText"/>
      </w:pPr>
      <w:r w:rsidRPr="0C98BDBF">
        <w:rPr>
          <w:b/>
          <w:bCs/>
        </w:rPr>
        <w:lastRenderedPageBreak/>
        <w:t>Scenario:</w:t>
      </w:r>
      <w:r>
        <w:t xml:space="preserve"> The global EoI window is scheduled to open August 24</w:t>
      </w:r>
      <w:commentRangeStart w:id="65"/>
      <w:r>
        <w:t>,</w:t>
      </w:r>
      <w:commentRangeEnd w:id="65"/>
      <w:r>
        <w:rPr>
          <w:rStyle w:val="CommentReference"/>
          <w:sz w:val="24"/>
          <w:szCs w:val="24"/>
        </w:rPr>
        <w:commentReference w:id="65"/>
      </w:r>
      <w:r>
        <w:t xml:space="preserve"> 2026 and close October 23, 2026. In the portal, each NOC can independently open or close their own EoI acceptance window. For example, the USA NOC might close their window a week early because they’ve received enough applications.</w:t>
      </w:r>
    </w:p>
    <w:p w14:paraId="727968BB" w14:textId="77777777" w:rsidR="00C851D3" w:rsidRDefault="00333005">
      <w:pPr>
        <w:pStyle w:val="BodyText"/>
      </w:pPr>
      <w:r>
        <w:t>Today, only the NOC admin for that territory can toggle their own window. When a NOC’s window is closed, applicants who try to submit see a message: “This NOC has closed its Expression of Interest window. New applications are not currently being accepted.”</w:t>
      </w:r>
    </w:p>
    <w:p w14:paraId="36B3C3B9" w14:textId="77777777" w:rsidR="00C851D3" w:rsidRDefault="00333005">
      <w:pPr>
        <w:pStyle w:val="BodyText"/>
      </w:pPr>
      <w:r>
        <w:rPr>
          <w:b/>
          <w:bCs/>
        </w:rPr>
        <w:t>Our assumption:</w:t>
      </w:r>
      <w:r>
        <w:t xml:space="preserve"> The OCOG controls the global dates (when the overall window opens and closes), and can override individual NOC windows if needed. The IOC has visibility into which NOCs have their windows open or closed but does not directly control them.</w:t>
      </w:r>
    </w:p>
    <w:p w14:paraId="2968585D" w14:textId="77777777" w:rsidR="00C851D3" w:rsidRDefault="00333005">
      <w:pPr>
        <w:pStyle w:val="BodyText"/>
      </w:pPr>
      <w:r>
        <w:rPr>
          <w:b/>
          <w:bCs/>
        </w:rPr>
        <w:t>Resolution:</w:t>
      </w:r>
      <w:r>
        <w:t xml:space="preserve"> Per-NOC window self-service control is removed from the NOC admin interface. The OCOG sets one global EoI open/close date that applies to all NOCs simultaneously. All windows auto-close at the global deadline. When an applicant encounters a closed window, they see a generic message directing them to contact their NOC.</w:t>
      </w:r>
    </w:p>
    <w:p w14:paraId="2312BE8E" w14:textId="77777777" w:rsidR="00C851D3" w:rsidRDefault="00333005">
      <w:pPr>
        <w:pStyle w:val="BodyText"/>
      </w:pPr>
      <w:r>
        <w:t>The invite route (NOC inviting specific orgs) remains open after the global EoI deadline until the NOC’s PbN submission deadline. After PbN close, no EoI intake of any kind is permitted.</w:t>
      </w:r>
    </w:p>
    <w:p w14:paraId="21250E1A" w14:textId="77777777" w:rsidR="00C851D3" w:rsidRDefault="00333005">
      <w:pPr>
        <w:pStyle w:val="BodyText"/>
      </w:pPr>
      <w:r>
        <w:t>The OCOG retains the ability to selectively open or extend windows for specific NOCs at the OCOG admin level (for pilot programmes and exception handling).</w:t>
      </w:r>
    </w:p>
    <w:p w14:paraId="259ABDFC" w14:textId="77777777" w:rsidR="00C851D3" w:rsidRDefault="00333005">
      <w:pPr>
        <w:pStyle w:val="BodyText"/>
      </w:pPr>
      <w:r w:rsidRPr="0C98BDBF">
        <w:rPr>
          <w:b/>
          <w:bCs/>
        </w:rPr>
        <w:t>Roles impacted:</w:t>
      </w:r>
      <w:r>
        <w:t xml:space="preserve"> NOC Admin (controls their window), OCOG Admin (global oversight </w:t>
      </w:r>
      <w:commentRangeStart w:id="66"/>
      <w:r>
        <w:t>and</w:t>
      </w:r>
      <w:commentRangeEnd w:id="66"/>
      <w:r>
        <w:rPr>
          <w:rStyle w:val="CommentReference"/>
          <w:sz w:val="24"/>
          <w:szCs w:val="24"/>
        </w:rPr>
        <w:commentReference w:id="66"/>
      </w:r>
      <w:r>
        <w:t xml:space="preserve"> override), Applicant (blocked when window is closed) </w:t>
      </w:r>
      <w:r w:rsidRPr="0C98BDBF">
        <w:rPr>
          <w:b/>
          <w:bCs/>
        </w:rPr>
        <w:t>NOC input recommended</w:t>
      </w:r>
      <w:r>
        <w:t xml:space="preserve"> — ask NOC representatives how they’d want this to work in practice.</w:t>
      </w:r>
    </w:p>
    <w:p w14:paraId="3C772B6A" w14:textId="77777777" w:rsidR="00C851D3" w:rsidRDefault="00333005">
      <w:pPr>
        <w:pStyle w:val="Heading3"/>
      </w:pPr>
      <w:bookmarkStart w:id="67" w:name="X133c67e58c707c757ca301a4e89feca005cfd7b"/>
      <w:bookmarkEnd w:id="64"/>
      <w:r>
        <w:t>1.4 Freelancers — Do We Need to See Them as a Group?</w:t>
      </w:r>
    </w:p>
    <w:p w14:paraId="42C94432" w14:textId="77777777" w:rsidR="00C851D3" w:rsidRDefault="00333005">
      <w:pPr>
        <w:pStyle w:val="FirstParagraph"/>
      </w:pPr>
      <w:r>
        <w:rPr>
          <w:b/>
          <w:bCs/>
        </w:rPr>
        <w:t>Status:</w:t>
      </w:r>
      <w:r>
        <w:t xml:space="preserve"> RESOLVED (was PROVISIONAL) — each freelancer is an independent org</w:t>
      </w:r>
    </w:p>
    <w:p w14:paraId="3E49FEF7" w14:textId="77777777" w:rsidR="00C851D3" w:rsidRDefault="00333005">
      <w:pPr>
        <w:pStyle w:val="BodyText"/>
      </w:pPr>
      <w:r>
        <w:rPr>
          <w:b/>
          <w:bCs/>
        </w:rPr>
        <w:t>Scenario:</w:t>
      </w:r>
      <w:r>
        <w:t xml:space="preserve"> A freelance sports photographer in Italy applies for accreditation. They work independently — no employer, no agency. In the portal, they create an “organisation” record that represents themselves (an “org of 1”). We flag them as a freelancer in the system. Deduplication for freelancers uses name + country (not email domain, since freelancers often use personal email).</w:t>
      </w:r>
    </w:p>
    <w:p w14:paraId="37C72A8A" w14:textId="77777777" w:rsidR="00C851D3" w:rsidRDefault="00333005">
      <w:pPr>
        <w:pStyle w:val="BodyText"/>
      </w:pPr>
      <w:r>
        <w:rPr>
          <w:b/>
          <w:bCs/>
        </w:rPr>
        <w:t>Our provisional decision:</w:t>
      </w:r>
      <w:r>
        <w:t xml:space="preserve"> Every freelancer is an independent org record. There is no concept of freelancer collectives or group applications.</w:t>
      </w:r>
    </w:p>
    <w:p w14:paraId="6EB7BDAE" w14:textId="77777777" w:rsidR="00C851D3" w:rsidRDefault="00333005">
      <w:pPr>
        <w:pStyle w:val="BodyText"/>
      </w:pPr>
      <w:r>
        <w:rPr>
          <w:b/>
          <w:bCs/>
        </w:rPr>
        <w:t>Question:</w:t>
      </w:r>
      <w:r>
        <w:t xml:space="preserve"> Is there any scenario where the OCOG or a NOC needs to view, filter, or act on freelancers as a group (e.g., “show me all freelancers in this NOC territory” or “apply a different review standard to freelancers”)? Or is reviewing them one at a time, just like any other org, always sufficient?</w:t>
      </w:r>
    </w:p>
    <w:p w14:paraId="19F4BC57" w14:textId="77777777" w:rsidR="00C851D3" w:rsidRDefault="00333005">
      <w:pPr>
        <w:pStyle w:val="BodyText"/>
      </w:pPr>
      <w:r>
        <w:rPr>
          <w:b/>
          <w:bCs/>
        </w:rPr>
        <w:lastRenderedPageBreak/>
        <w:t>Additional open question:</w:t>
      </w:r>
      <w:r>
        <w:t xml:space="preserve"> Selecting “freelancer” as org type collapses the media-type signal — the system cannot distinguish a freelance print journalist from a freelance broadcaster or photographer. Option A: add a secondary media-type selector that appears when “freelancer” is chosen. Option B: accept this limitation (freelancers are predominantly print/online). Stakeholder input needed on whether this distinction matters for accreditation category decisions.</w:t>
      </w:r>
    </w:p>
    <w:p w14:paraId="5CEA204F" w14:textId="77777777" w:rsidR="00C851D3" w:rsidRDefault="00333005">
      <w:pPr>
        <w:pStyle w:val="BodyText"/>
      </w:pPr>
      <w:r>
        <w:rPr>
          <w:b/>
          <w:bCs/>
        </w:rPr>
        <w:t>Roles impacted:</w:t>
      </w:r>
      <w:r>
        <w:t xml:space="preserve"> Applicant (freelancers), NOC Admin (reviews freelancer applications), OCOG Admin (cross-NOC visibility) </w:t>
      </w:r>
      <w:r>
        <w:rPr>
          <w:b/>
          <w:bCs/>
        </w:rPr>
        <w:t>NOC input recommended</w:t>
      </w:r>
      <w:r>
        <w:t xml:space="preserve"> — large NOCs likely deal with freelancer applications regularly.</w:t>
      </w:r>
    </w:p>
    <w:p w14:paraId="1CE65436" w14:textId="77777777" w:rsidR="00C851D3" w:rsidRDefault="00333005">
      <w:pPr>
        <w:pStyle w:val="Heading3"/>
      </w:pPr>
      <w:bookmarkStart w:id="68" w:name="noc-fast-track-entry-governance"/>
      <w:bookmarkEnd w:id="67"/>
      <w:r>
        <w:t>1.5 NOC Fast-Track Entry — Governance</w:t>
      </w:r>
    </w:p>
    <w:p w14:paraId="4B396978" w14:textId="77777777" w:rsidR="00C851D3" w:rsidRDefault="00333005">
      <w:pPr>
        <w:pStyle w:val="FirstParagraph"/>
      </w:pPr>
      <w:r>
        <w:rPr>
          <w:b/>
          <w:bCs/>
        </w:rPr>
        <w:t>Status:</w:t>
      </w:r>
      <w:r>
        <w:t xml:space="preserve"> RESOLVED — 2026-04-17 — already implemented</w:t>
      </w:r>
    </w:p>
    <w:p w14:paraId="748FEFDD" w14:textId="77777777" w:rsidR="00C851D3" w:rsidRDefault="00333005">
      <w:pPr>
        <w:pStyle w:val="BodyText"/>
      </w:pPr>
      <w:r>
        <w:rPr>
          <w:b/>
          <w:bCs/>
        </w:rPr>
        <w:t>Scenario:</w:t>
      </w:r>
      <w:r>
        <w:t xml:space="preserve"> The press officer at the German NOC knows that Deutsche Presse-Agentur (DPA) will apply — they’ve been accredited at every Games for 30 years. Rather than waiting for DPA to discover the portal, fill out the form, and go through email verification, the NOC admin enters DPA’s details directly through a “fast-track” route. The application is created pre-approved and immediately eligible for PbN slot allocation.</w:t>
      </w:r>
    </w:p>
    <w:p w14:paraId="50F1F83B" w14:textId="77777777" w:rsidR="00C851D3" w:rsidRDefault="00333005">
      <w:pPr>
        <w:pStyle w:val="BodyText"/>
      </w:pPr>
      <w:r>
        <w:t>Fast-track entry collects a subset of the full EoI form — only the essential fields (org name, type, country, category selection, contact details</w:t>
      </w:r>
      <w:commentRangeStart w:id="69"/>
      <w:r>
        <w:t>).</w:t>
      </w:r>
      <w:commentRangeEnd w:id="69"/>
      <w:r>
        <w:rPr>
          <w:rStyle w:val="CommentReference"/>
          <w:sz w:val="24"/>
          <w:szCs w:val="24"/>
        </w:rPr>
        <w:commentReference w:id="69"/>
      </w:r>
      <w:r>
        <w:t xml:space="preserve"> Fields like publication history, circulation, and prior accreditation details are not required, since the NOC already knows this organisation. The full EoI form remains available if the NOC wants the org to submit a complete application through the public route instead.</w:t>
      </w:r>
    </w:p>
    <w:p w14:paraId="6DCCCE84" w14:textId="77777777" w:rsidR="00C851D3" w:rsidRDefault="00333005">
      <w:pPr>
        <w:pStyle w:val="BodyText"/>
      </w:pPr>
      <w:r w:rsidRPr="0C98BDBF">
        <w:rPr>
          <w:b/>
          <w:bCs/>
        </w:rPr>
        <w:t>Resolution:</w:t>
      </w:r>
      <w:r>
        <w:t xml:space="preserve"> The feature has been renamed from “Fast-Track Entry” to “Direct Entry” and is fully implemented. Any NOC admin may add an organisation directly without a second approval. Entries are audit-logged as </w:t>
      </w:r>
      <w:r w:rsidRPr="0C98BDBF">
        <w:rPr>
          <w:rStyle w:val="VerbatimChar"/>
        </w:rPr>
        <w:t>noc_direct_entry</w:t>
      </w:r>
      <w:r>
        <w:t xml:space="preserve">, badged in the NOC EoI queue, and visible in the OCOG cross-NOC view. No limit on the number of direct entries; audit </w:t>
      </w:r>
      <w:commentRangeStart w:id="70"/>
      <w:commentRangeStart w:id="71"/>
      <w:r>
        <w:t>log</w:t>
      </w:r>
      <w:commentRangeEnd w:id="71"/>
      <w:r>
        <w:rPr>
          <w:rStyle w:val="CommentReference"/>
          <w:sz w:val="24"/>
          <w:szCs w:val="24"/>
        </w:rPr>
        <w:commentReference w:id="71"/>
      </w:r>
      <w:commentRangeEnd w:id="70"/>
      <w:r>
        <w:rPr>
          <w:rStyle w:val="CommentReference"/>
          <w:sz w:val="24"/>
          <w:szCs w:val="24"/>
        </w:rPr>
        <w:commentReference w:id="70"/>
      </w:r>
      <w:r>
        <w:t xml:space="preserve"> is the governance mechanism.</w:t>
      </w:r>
    </w:p>
    <w:p w14:paraId="651B8B0C" w14:textId="77777777" w:rsidR="00C851D3" w:rsidRDefault="00333005">
      <w:pPr>
        <w:pStyle w:val="BodyText"/>
      </w:pPr>
      <w:r>
        <w:rPr>
          <w:b/>
          <w:bCs/>
        </w:rPr>
        <w:t>Roles impacted:</w:t>
      </w:r>
      <w:r>
        <w:t xml:space="preserve"> NOC Admin (uses direct entry), OCOG Admin (cross-NOC visibility), IOC Admin (audit visibility) </w:t>
      </w:r>
      <w:r>
        <w:rPr>
          <w:b/>
          <w:bCs/>
        </w:rPr>
        <w:t>NOC input recommended</w:t>
      </w:r>
      <w:r>
        <w:t xml:space="preserve"> — does this match how NOCs would actually want to work?</w:t>
      </w:r>
    </w:p>
    <w:p w14:paraId="6CB2372E" w14:textId="77777777" w:rsidR="00C851D3" w:rsidRDefault="00333005">
      <w:pPr>
        <w:pStyle w:val="Heading2"/>
      </w:pPr>
      <w:bookmarkStart w:id="72" w:name="ocog-and-noc-review-decision-making"/>
      <w:bookmarkEnd w:id="60"/>
      <w:bookmarkEnd w:id="68"/>
      <w:r>
        <w:t>2. OCOG and NOC Review &amp; Decision-Making</w:t>
      </w:r>
    </w:p>
    <w:p w14:paraId="0BFBC82A" w14:textId="77777777" w:rsidR="00C851D3" w:rsidRDefault="00333005">
      <w:pPr>
        <w:pStyle w:val="FirstParagraph"/>
      </w:pPr>
      <w:r>
        <w:t>These questions relate to how OCOG and NOC administrators evaluate applications and manage decisions. The OCOG is the primary review authority across NOCs; the IOC has visibility but generally does not approve (with the carved-out exceptions noted above).</w:t>
      </w:r>
      <w:commentRangeStart w:id="73"/>
      <w:commentRangeEnd w:id="73"/>
      <w:r>
        <w:rPr>
          <w:rStyle w:val="CommentReference"/>
          <w:sz w:val="24"/>
          <w:szCs w:val="24"/>
        </w:rPr>
        <w:commentReference w:id="73"/>
      </w:r>
    </w:p>
    <w:p w14:paraId="553AAEAD" w14:textId="77777777" w:rsidR="00C851D3" w:rsidRDefault="00333005">
      <w:pPr>
        <w:pStyle w:val="Heading3"/>
      </w:pPr>
      <w:bookmarkStart w:id="74" w:name="noc-workflow-eoi-queue-vs-pbn-screen"/>
      <w:r>
        <w:t>2.1 NOC Workflow — EoI Queue vs PbN Screen</w:t>
      </w:r>
    </w:p>
    <w:p w14:paraId="474BFE43" w14:textId="77777777" w:rsidR="00C851D3" w:rsidRDefault="00333005">
      <w:pPr>
        <w:pStyle w:val="FirstParagraph"/>
      </w:pPr>
      <w:r>
        <w:rPr>
          <w:b/>
          <w:bCs/>
        </w:rPr>
        <w:t>Status:</w:t>
      </w:r>
      <w:r>
        <w:t xml:space="preserve"> RESOLVED — 2026-04-17</w:t>
      </w:r>
    </w:p>
    <w:p w14:paraId="49661AE5" w14:textId="77777777" w:rsidR="00C851D3" w:rsidRDefault="00333005">
      <w:pPr>
        <w:pStyle w:val="BodyText"/>
      </w:pPr>
      <w:r>
        <w:rPr>
          <w:b/>
          <w:bCs/>
        </w:rPr>
        <w:lastRenderedPageBreak/>
        <w:t>Scenario:</w:t>
      </w:r>
      <w:r>
        <w:t xml:space="preserve"> A NOC press accreditation manager logs into the portal. They may be there to process new applications, or to work on their slot allocation — or both, across different sessions. Our model is that the NOC operates in two distinct </w:t>
      </w:r>
      <w:r>
        <w:rPr>
          <w:b/>
          <w:bCs/>
        </w:rPr>
        <w:t>modes</w:t>
      </w:r>
      <w:r>
        <w:t xml:space="preserve"> depending on their intention for that session, not two strictly sequential phases:</w:t>
      </w:r>
    </w:p>
    <w:p w14:paraId="6D2292C3" w14:textId="77777777" w:rsidR="00C851D3" w:rsidRDefault="00333005">
      <w:pPr>
        <w:pStyle w:val="BodyText"/>
      </w:pPr>
      <w:r>
        <w:rPr>
          <w:b/>
          <w:bCs/>
        </w:rPr>
        <w:t>Mode 1 — “Clear the queue” sessions.</w:t>
      </w:r>
      <w:r>
        <w:t xml:space="preserve"> The NOC works through pending and resubmitted applications, deciding: approved as candidate, returned for corrections, or rejected. The goal is to keep the queue empty as applications arrive. Direct entries (known returning orgs the NOC adds directly) appear here as pre-approved. This mode is purely about eligibility (“is this a legitimate media organisation?”), not about slot quantities.</w:t>
      </w:r>
    </w:p>
    <w:p w14:paraId="62653F4B" w14:textId="77777777" w:rsidR="00C851D3" w:rsidRDefault="00333005">
      <w:pPr>
        <w:pStyle w:val="BodyText"/>
      </w:pPr>
      <w:r>
        <w:rPr>
          <w:b/>
          <w:bCs/>
        </w:rPr>
        <w:t>Mode 2 — “Work on allocation” sessions.</w:t>
      </w:r>
      <w:r>
        <w:t xml:space="preserve"> The NOC opens the Press by Number screen and assigns slot numbers to approved candidates against their IOC quota. This includes candidates from EoI, direct entries, and direct PbN additions. The NOC will return to this screen multiple times as they refine their allocation, respond to OCOG feedback, and eventually submit.</w:t>
      </w:r>
    </w:p>
    <w:p w14:paraId="613A1535" w14:textId="77777777" w:rsidR="00C851D3" w:rsidRDefault="00333005">
      <w:pPr>
        <w:pStyle w:val="BodyText"/>
      </w:pPr>
      <w:r>
        <w:rPr>
          <w:b/>
          <w:bCs/>
        </w:rPr>
        <w:t>Resolution:</w:t>
      </w:r>
      <w:r>
        <w:t xml:space="preserve"> The two-screen model is confirmed — EoI queue for eligibility decisions, PbN screen for slot allocation. The home dashboard bridges the two with a summary. Applicant-facing status communication: applicants see only “Returned for Correction” and “Under Review” until the official batch communication release date. Other statuses (approved, rejected) are held and communicated in batch.</w:t>
      </w:r>
    </w:p>
    <w:p w14:paraId="0C4C80DA" w14:textId="77777777" w:rsidR="00C851D3" w:rsidRDefault="00333005">
      <w:pPr>
        <w:pStyle w:val="BodyText"/>
      </w:pPr>
      <w:r w:rsidRPr="0C98BDBF">
        <w:rPr>
          <w:b/>
          <w:bCs/>
        </w:rPr>
        <w:t>Roles impacted:</w:t>
      </w:r>
      <w:r>
        <w:t xml:space="preserve"> NOC Admin (primary), OCOG Admin (visibility) </w:t>
      </w:r>
      <w:r w:rsidRPr="0C98BDBF">
        <w:rPr>
          <w:b/>
          <w:bCs/>
        </w:rPr>
        <w:t xml:space="preserve">NOC input </w:t>
      </w:r>
      <w:commentRangeStart w:id="75"/>
      <w:r w:rsidRPr="0C98BDBF">
        <w:rPr>
          <w:b/>
          <w:bCs/>
        </w:rPr>
        <w:t>strongly</w:t>
      </w:r>
      <w:commentRangeEnd w:id="75"/>
      <w:r w:rsidRPr="0C98BDBF">
        <w:rPr>
          <w:rStyle w:val="CommentReference"/>
          <w:b/>
          <w:bCs/>
          <w:sz w:val="24"/>
          <w:szCs w:val="24"/>
        </w:rPr>
        <w:commentReference w:id="75"/>
      </w:r>
      <w:r w:rsidRPr="0C98BDBF">
        <w:rPr>
          <w:b/>
          <w:bCs/>
        </w:rPr>
        <w:t xml:space="preserve"> recommended</w:t>
      </w:r>
      <w:r>
        <w:t xml:space="preserve"> — validate with at least one large-territory and one small-territory NOC representative.</w:t>
      </w:r>
    </w:p>
    <w:p w14:paraId="6DF7E291" w14:textId="77777777" w:rsidR="00C851D3" w:rsidRDefault="00333005">
      <w:pPr>
        <w:pStyle w:val="Heading3"/>
      </w:pPr>
      <w:bookmarkStart w:id="76" w:name="X81d0c49a869a15e4348ea5afb7faf006d7d01a5"/>
      <w:bookmarkEnd w:id="74"/>
      <w:r>
        <w:t>2.2 Application Reversals — Differentiating EoI Approval from PbN Allocation</w:t>
      </w:r>
    </w:p>
    <w:p w14:paraId="59BBB76E" w14:textId="77777777" w:rsidR="00C851D3" w:rsidRDefault="00333005">
      <w:pPr>
        <w:pStyle w:val="FirstParagraph"/>
      </w:pPr>
      <w:r>
        <w:rPr>
          <w:b/>
          <w:bCs/>
        </w:rPr>
        <w:t>Status:</w:t>
      </w:r>
      <w:r>
        <w:t xml:space="preserve"> RESOLVED — 2026-04-17 — implementation required</w:t>
      </w:r>
    </w:p>
    <w:p w14:paraId="1178E03D" w14:textId="77777777" w:rsidR="00C851D3" w:rsidRDefault="00333005">
      <w:pPr>
        <w:pStyle w:val="BodyText"/>
      </w:pPr>
      <w:r>
        <w:rPr>
          <w:b/>
          <w:bCs/>
        </w:rPr>
        <w:t>Scenario:</w:t>
      </w:r>
      <w:r>
        <w:t xml:space="preserve"> There are two distinct decision points in the process, and it’s important to understand what a “reversal” means at each stage:</w:t>
      </w:r>
    </w:p>
    <w:p w14:paraId="653F3F80" w14:textId="77777777" w:rsidR="00C851D3" w:rsidRDefault="00333005">
      <w:pPr>
        <w:pStyle w:val="BodyText"/>
      </w:pPr>
      <w:r>
        <w:rPr>
          <w:b/>
          <w:bCs/>
        </w:rPr>
        <w:t>Stage 1 — EoI approval as candidate (NOC decision):</w:t>
      </w:r>
      <w:r>
        <w:t xml:space="preserve"> When a NOC approves an EoI application, they are saying “this organisation is a legitimate media entity eligible to be considered for press credentials.” This does not guarantee the org will receive any slots — it places them in the candidate pool for PbN. A NOC might approve 200 organisations but only have quota for 80.</w:t>
      </w:r>
    </w:p>
    <w:p w14:paraId="46740C4F" w14:textId="77777777" w:rsidR="00C851D3" w:rsidRDefault="00333005">
      <w:pPr>
        <w:pStyle w:val="BodyText"/>
      </w:pPr>
      <w:r w:rsidRPr="0C98BDBF">
        <w:rPr>
          <w:b/>
          <w:bCs/>
        </w:rPr>
        <w:t>Stage 2 — PbN allocation (NOC proposes, OCOG approves):</w:t>
      </w:r>
      <w:r>
        <w:t xml:space="preserve"> During PbN, the NOC assigns specific per-category slot numbers to approved organisations. Some approved orgs may receive zero slots — effectively not receiving credentials despite being eligible. The OCOG then formally approves (or adjusts) the NOC’s allocation.</w:t>
      </w:r>
      <w:commentRangeStart w:id="77"/>
      <w:commentRangeEnd w:id="77"/>
      <w:r>
        <w:rPr>
          <w:rStyle w:val="CommentReference"/>
          <w:sz w:val="24"/>
          <w:szCs w:val="24"/>
        </w:rPr>
        <w:commentReference w:id="77"/>
      </w:r>
    </w:p>
    <w:p w14:paraId="6D09015F" w14:textId="77777777" w:rsidR="00C851D3" w:rsidRDefault="00333005">
      <w:pPr>
        <w:pStyle w:val="BodyText"/>
      </w:pPr>
      <w:r w:rsidRPr="0C98BDBF">
        <w:rPr>
          <w:b/>
          <w:bCs/>
        </w:rPr>
        <w:t>Resolution:</w:t>
      </w:r>
      <w:r>
        <w:t xml:space="preserve"> Rejection is reversible. A NOC admin may un-reject an application (rejected → pending) without OCOG approval. This is low-risk because applicants are not notified of </w:t>
      </w:r>
      <w:r>
        <w:lastRenderedPageBreak/>
        <w:t xml:space="preserve">rejection until the batch communication release date. </w:t>
      </w:r>
      <w:commentRangeStart w:id="78"/>
      <w:r>
        <w:t>All</w:t>
      </w:r>
      <w:commentRangeEnd w:id="78"/>
      <w:r>
        <w:rPr>
          <w:rStyle w:val="CommentReference"/>
          <w:sz w:val="24"/>
          <w:szCs w:val="24"/>
        </w:rPr>
        <w:commentReference w:id="78"/>
      </w:r>
      <w:r>
        <w:t xml:space="preserve"> reversals are audit-logged. Post-ACR-export reversals remain blocked (per 4.3 Model A). Audit log is sufficient for OCOG visibility of reversals; no additional visual flag required.</w:t>
      </w:r>
    </w:p>
    <w:p w14:paraId="0D868F14" w14:textId="77777777" w:rsidR="00C851D3" w:rsidRDefault="00333005">
      <w:pPr>
        <w:pStyle w:val="BodyText"/>
      </w:pPr>
      <w:r>
        <w:rPr>
          <w:b/>
          <w:bCs/>
        </w:rPr>
        <w:t>Roles impacted:</w:t>
      </w:r>
      <w:r>
        <w:t xml:space="preserve"> NOC Admin (EoI reversals), OCOG Admin (PbN reversals, visibility), IOC Admin (audit visibility)</w:t>
      </w:r>
    </w:p>
    <w:p w14:paraId="7E2BA597" w14:textId="77777777" w:rsidR="00C851D3" w:rsidRDefault="00333005">
      <w:pPr>
        <w:pStyle w:val="Heading3"/>
      </w:pPr>
      <w:bookmarkStart w:id="79" w:name="Xb77ad5ddc4747982183b9f87e37e0e9069924ee"/>
      <w:bookmarkEnd w:id="76"/>
      <w:r>
        <w:t>2.3 Dashboard Filtering — What Signals Help Reviewers Prioritise?</w:t>
      </w:r>
    </w:p>
    <w:p w14:paraId="6B7C7BF4" w14:textId="77777777" w:rsidR="00C851D3" w:rsidRDefault="00333005">
      <w:pPr>
        <w:pStyle w:val="FirstParagraph"/>
      </w:pPr>
      <w:r>
        <w:rPr>
          <w:b/>
          <w:bCs/>
        </w:rPr>
        <w:t>Status:</w:t>
      </w:r>
      <w:r>
        <w:t xml:space="preserve"> RESOLVED — 2026-04-17 — implementation required</w:t>
      </w:r>
    </w:p>
    <w:p w14:paraId="21AC2146" w14:textId="77777777" w:rsidR="00C851D3" w:rsidRDefault="00333005">
      <w:pPr>
        <w:pStyle w:val="BodyText"/>
      </w:pPr>
      <w:r>
        <w:rPr>
          <w:b/>
          <w:bCs/>
        </w:rPr>
        <w:t>Scenario:</w:t>
      </w:r>
      <w:r>
        <w:t xml:space="preserve"> The OCOG admin looking across all 206 NOCs needs to spot problems — applications from non-journalists, government officials seeking credentials, orgs that have been flagged in prior Games. Similarly, a NOC admin for a large territory like the USA sees 400 pending applications against a quota of 80 press slots and needs to prioritise which to review first.</w:t>
      </w:r>
    </w:p>
    <w:p w14:paraId="638547FB" w14:textId="77777777" w:rsidR="00C851D3" w:rsidRDefault="00333005">
      <w:pPr>
        <w:pStyle w:val="BodyText"/>
      </w:pPr>
      <w:r>
        <w:t>The dashboards currently show simple tables with status filters (pending, approved, returned, rejected), but no “quality signals” to help triage.</w:t>
      </w:r>
    </w:p>
    <w:p w14:paraId="0B2741F4" w14:textId="77777777" w:rsidR="00C851D3" w:rsidRDefault="00333005">
      <w:pPr>
        <w:pStyle w:val="BodyText"/>
      </w:pPr>
      <w:r>
        <w:rPr>
          <w:b/>
          <w:bCs/>
        </w:rPr>
        <w:t>Resolution:</w:t>
      </w:r>
      <w:r>
        <w:t xml:space="preserve"> The existing OCOG EoI summary page (/admin/ocog/eoi) showing per-NOC status counts is confirmed as the right level of detail for OCOG cross-NOC oversight during EoI. The following improvements will be implemented: (a) search/filter by NOC code on the OCOG EoI summary; (b) clickable NOC rows allowing OCOG to drill into a read-only view of that NOC’s application list; (c) text search on the NOC EoI queue to help large-territory NOC admins triage high volumes; (d) verify the EoI CSV export includes all form fields. The OCOG “flag as content-invalid” annotation feature is deferred to post-LA28. The 10-submission-per-email limit is confirmed built.</w:t>
      </w:r>
    </w:p>
    <w:p w14:paraId="7C19D1FA" w14:textId="77777777" w:rsidR="00C851D3" w:rsidRDefault="00333005">
      <w:pPr>
        <w:pStyle w:val="BodyText"/>
      </w:pPr>
      <w:r>
        <w:rPr>
          <w:b/>
          <w:bCs/>
        </w:rPr>
        <w:t>Roles impacted:</w:t>
      </w:r>
      <w:r>
        <w:t xml:space="preserve"> OCOG Admin (primary cross-NOC review), NOC Admin (territory triage), IOC Admin (also has visibility) </w:t>
      </w:r>
      <w:r>
        <w:rPr>
          <w:b/>
          <w:bCs/>
        </w:rPr>
        <w:t>NOC input recommended</w:t>
      </w:r>
      <w:r>
        <w:t xml:space="preserve"> — large-territory NOCs (USA, GBR, GER, FRA, JPN) would benefit most from better filtering.</w:t>
      </w:r>
    </w:p>
    <w:p w14:paraId="059967B3" w14:textId="77777777" w:rsidR="00C851D3" w:rsidRDefault="00333005">
      <w:pPr>
        <w:pStyle w:val="Heading3"/>
      </w:pPr>
      <w:bookmarkStart w:id="80" w:name="X52409d21b0ed74004270a88a81dfa510793a8d3"/>
      <w:bookmarkEnd w:id="79"/>
      <w:r>
        <w:t>2.4 Cross-NOC Duplicate Detection — Currently Disabled</w:t>
      </w:r>
    </w:p>
    <w:p w14:paraId="692BE583" w14:textId="77777777" w:rsidR="00C851D3" w:rsidRDefault="00333005">
      <w:pPr>
        <w:pStyle w:val="FirstParagraph"/>
      </w:pPr>
      <w:r>
        <w:rPr>
          <w:b/>
          <w:bCs/>
        </w:rPr>
        <w:t>Status:</w:t>
      </w:r>
      <w:r>
        <w:t xml:space="preserve"> RESOLVED — 2026-04-17 — implemented</w:t>
      </w:r>
    </w:p>
    <w:p w14:paraId="5410C83A" w14:textId="77777777" w:rsidR="00C851D3" w:rsidRDefault="00333005">
      <w:pPr>
        <w:pStyle w:val="BodyText"/>
      </w:pPr>
      <w:r>
        <w:rPr>
          <w:b/>
          <w:bCs/>
        </w:rPr>
        <w:t>Scenario:</w:t>
      </w:r>
      <w:r>
        <w:t xml:space="preserve"> A small, unknown media company applies through three NOCs simultaneously, trying to get credentials through whichever one approves first. The OCOG, as the primary cross-NOC authority, might want to catch this.</w:t>
      </w:r>
    </w:p>
    <w:p w14:paraId="22DE39A8" w14:textId="77777777" w:rsidR="00C851D3" w:rsidRDefault="00333005">
      <w:pPr>
        <w:pStyle w:val="BodyText"/>
      </w:pPr>
      <w:r>
        <w:t>Separately, major wire services like Reuters legitimately operate in many NOC territories. These cases are expected and not problematic — and the largest of these (AFP, AP, Reuters, Xinhua) are already handled as IOC-Direct reserved organisations, bypassing the NOC process entirely.</w:t>
      </w:r>
    </w:p>
    <w:p w14:paraId="42569AAD" w14:textId="77777777" w:rsidR="00C851D3" w:rsidRDefault="00333005">
      <w:pPr>
        <w:pStyle w:val="BodyText"/>
      </w:pPr>
      <w:r>
        <w:rPr>
          <w:b/>
          <w:bCs/>
        </w:rPr>
        <w:t>Resolution:</w:t>
      </w:r>
      <w:r>
        <w:t xml:space="preserve"> Duplicate detection is fully implemented per the requirements in </w:t>
      </w:r>
      <w:r>
        <w:rPr>
          <w:rStyle w:val="VerbatimChar"/>
        </w:rPr>
        <w:t>docs/brainstorms/2026-04-17-duplicate-detection-requirements.md</w:t>
      </w:r>
      <w:r>
        <w:t xml:space="preserve">. Within a single </w:t>
      </w:r>
      <w:r>
        <w:lastRenderedPageBreak/>
        <w:t xml:space="preserve">NOC: pairs are flagged when any of four signals fire — same email domain, same contact email, same website hostname, or normalised org name + same country. NOC admins can reject or return for correction directly from the comparison modal. Cross-NOC: organisations appearing in multiple NOC territories are flagged via the </w:t>
      </w:r>
      <w:r>
        <w:rPr>
          <w:rStyle w:val="VerbatimChar"/>
        </w:rPr>
        <w:t>isMultiTerritoryFlag</w:t>
      </w:r>
      <w:r>
        <w:t xml:space="preserve"> and surfaced in the IOC dashboard.</w:t>
      </w:r>
    </w:p>
    <w:p w14:paraId="0F78C4FA" w14:textId="77777777" w:rsidR="00C851D3" w:rsidRDefault="00333005">
      <w:pPr>
        <w:pStyle w:val="BodyText"/>
      </w:pPr>
      <w:r>
        <w:t>Note: unresolved duplicate flags are currently soft warnings — both flagged organisations can flow to ACR if the NOC never resolves the flag. Whether unresolved pairs should trigger a hard block at OCOG PbN approval is an open question tied to the Common Codes / org-identity strategy (see 6.2 and 6.3).</w:t>
      </w:r>
    </w:p>
    <w:p w14:paraId="27297467" w14:textId="77777777" w:rsidR="00C851D3" w:rsidRDefault="00333005">
      <w:pPr>
        <w:pStyle w:val="BodyText"/>
      </w:pPr>
      <w:r>
        <w:rPr>
          <w:b/>
          <w:bCs/>
        </w:rPr>
        <w:t>Roles impacted:</w:t>
      </w:r>
      <w:r>
        <w:t xml:space="preserve"> OCOG Admin (primary cross-NOC review), IOC Admin (visibility), NOC Admin (receives flags)</w:t>
      </w:r>
    </w:p>
    <w:p w14:paraId="7C635520" w14:textId="77777777" w:rsidR="00C851D3" w:rsidRDefault="00333005">
      <w:pPr>
        <w:pStyle w:val="Heading2"/>
      </w:pPr>
      <w:bookmarkStart w:id="81" w:name="quota-management-ioc-sets-the-numbers"/>
      <w:bookmarkEnd w:id="72"/>
      <w:bookmarkEnd w:id="80"/>
      <w:r>
        <w:t>3. Quota Management — IOC Sets the Numbers</w:t>
      </w:r>
    </w:p>
    <w:p w14:paraId="09C5B84C" w14:textId="77777777" w:rsidR="00C851D3" w:rsidRDefault="00333005">
      <w:pPr>
        <w:pStyle w:val="FirstParagraph"/>
      </w:pPr>
      <w:r>
        <w:t>These questions relate to how the IOC assigns per-category quotas to each NOC and how those quotas flow through the system.</w:t>
      </w:r>
    </w:p>
    <w:p w14:paraId="013BDEE8" w14:textId="77777777" w:rsidR="00C851D3" w:rsidRDefault="00333005">
      <w:pPr>
        <w:pStyle w:val="Heading3"/>
      </w:pPr>
      <w:bookmarkStart w:id="82" w:name="X7e6a366bf2c45a8404b3a809a6352abfef41a0a"/>
      <w:r>
        <w:t>3.1 Quota Assignees Beyond NOCs — Who Else Gets Quotas?</w:t>
      </w:r>
    </w:p>
    <w:p w14:paraId="70E30C99" w14:textId="77777777" w:rsidR="00C851D3" w:rsidRDefault="00333005">
      <w:pPr>
        <w:pStyle w:val="FirstParagraph"/>
      </w:pPr>
      <w:r>
        <w:rPr>
          <w:b/>
          <w:bCs/>
        </w:rPr>
        <w:t>Status:</w:t>
      </w:r>
      <w:r>
        <w:t xml:space="preserve"> RESOLVED — 2026-04-17 — awaiting IOC confirmation</w:t>
      </w:r>
    </w:p>
    <w:p w14:paraId="51672AC4" w14:textId="77777777" w:rsidR="00C851D3" w:rsidRDefault="00333005">
      <w:pPr>
        <w:pStyle w:val="BodyText"/>
      </w:pPr>
      <w:r>
        <w:rPr>
          <w:b/>
          <w:bCs/>
        </w:rPr>
        <w:t>Scenario:</w:t>
      </w:r>
      <w:r>
        <w:t xml:space="preserve"> The IOC imports per-category quota totals for each of the 206 NOCs. But there are other entities that also need media quotas:</w:t>
      </w:r>
    </w:p>
    <w:p w14:paraId="7DE076B1" w14:textId="77777777" w:rsidR="00C851D3" w:rsidRDefault="00333005">
      <w:pPr>
        <w:pStyle w:val="Compact"/>
        <w:numPr>
          <w:ilvl w:val="0"/>
          <w:numId w:val="16"/>
        </w:numPr>
      </w:pPr>
      <w:r w:rsidRPr="0C98BDBF">
        <w:rPr>
          <w:b/>
          <w:bCs/>
        </w:rPr>
        <w:t>International Federations (IFs):</w:t>
      </w:r>
      <w:r>
        <w:t xml:space="preserve"> Resolved — IFs have quotas set by the IOC and enter their own fast-track items for OCOG approval (see R-4 below).</w:t>
      </w:r>
      <w:commentRangeStart w:id="83"/>
      <w:commentRangeEnd w:id="83"/>
      <w:r>
        <w:rPr>
          <w:rStyle w:val="CommentReference"/>
          <w:sz w:val="24"/>
          <w:szCs w:val="24"/>
        </w:rPr>
        <w:commentReference w:id="83"/>
      </w:r>
    </w:p>
    <w:p w14:paraId="27366E2C" w14:textId="50E14B16" w:rsidR="00C851D3" w:rsidRDefault="00333005">
      <w:pPr>
        <w:pStyle w:val="Compact"/>
        <w:numPr>
          <w:ilvl w:val="0"/>
          <w:numId w:val="16"/>
        </w:numPr>
      </w:pPr>
      <w:r w:rsidRPr="0C98BDBF">
        <w:rPr>
          <w:b/>
          <w:bCs/>
        </w:rPr>
        <w:t>IOC-Direct organisations (AFP, AP, Reuters, etc.):</w:t>
      </w:r>
      <w:r>
        <w:t xml:space="preserve"> Resolved — managed under a special </w:t>
      </w:r>
      <w:r w:rsidRPr="0C98BDBF">
        <w:rPr>
          <w:rStyle w:val="VerbatimChar"/>
        </w:rPr>
        <w:t>IOC_DIRECT</w:t>
      </w:r>
      <w:r>
        <w:t xml:space="preserve"> pseudo-NOC code.</w:t>
      </w:r>
      <w:ins w:id="84" w:author="Emma Morris (External)" w:date="2026-04-24T13:17:00Z" w16du:dateUtc="2026-04-24T13:17:38Z">
        <w:r w:rsidR="417A79B8">
          <w:t xml:space="preserve">  see below </w:t>
        </w:r>
      </w:ins>
    </w:p>
    <w:p w14:paraId="6E2D49D9" w14:textId="5AD7E31F" w:rsidR="00C851D3" w:rsidRDefault="00333005">
      <w:pPr>
        <w:pStyle w:val="Compact"/>
        <w:numPr>
          <w:ilvl w:val="0"/>
          <w:numId w:val="16"/>
        </w:numPr>
      </w:pPr>
      <w:r w:rsidRPr="0C98BDBF">
        <w:rPr>
          <w:b/>
          <w:bCs/>
        </w:rPr>
        <w:t>INOs (International Non-</w:t>
      </w:r>
      <w:commentRangeStart w:id="85"/>
      <w:r w:rsidRPr="0C98BDBF">
        <w:rPr>
          <w:b/>
          <w:bCs/>
        </w:rPr>
        <w:t>Governmental</w:t>
      </w:r>
      <w:commentRangeEnd w:id="85"/>
      <w:r w:rsidRPr="0C98BDBF">
        <w:rPr>
          <w:rStyle w:val="CommentReference"/>
          <w:b/>
          <w:bCs/>
          <w:sz w:val="24"/>
          <w:szCs w:val="24"/>
        </w:rPr>
        <w:commentReference w:id="85"/>
      </w:r>
      <w:r w:rsidRPr="0C98BDBF">
        <w:rPr>
          <w:b/>
          <w:bCs/>
        </w:rPr>
        <w:t xml:space="preserve"> Organisations):</w:t>
      </w:r>
      <w:r>
        <w:t xml:space="preserve"> INOs follow the IOC-Direct workflow with a distinct org-type label (“INO”) to differentiate from “Worldwide Agency” for OCOG ACR coding purposes. EOR/Refugee Team is handled via the INO/IOC-Direct route and does not appear as a standalone NOC in any dropdown. This adopts Martyn Cornish’s (OCOG) recommendation; to be confirmed with Emma Morris (IOC).</w:t>
      </w:r>
      <w:ins w:id="86" w:author="Emma Morris (External)" w:date="2026-04-24T13:17:00Z" w16du:dateUtc="2026-04-24T13:17:47Z">
        <w:r w:rsidR="5BE9D4FF">
          <w:t>see below</w:t>
        </w:r>
      </w:ins>
    </w:p>
    <w:p w14:paraId="4907A388" w14:textId="05D5CFF1" w:rsidR="00333005" w:rsidRDefault="00333005" w:rsidP="0C98BDBF">
      <w:pPr>
        <w:pStyle w:val="Compact"/>
        <w:numPr>
          <w:ilvl w:val="0"/>
          <w:numId w:val="16"/>
        </w:numPr>
        <w:rPr>
          <w:ins w:id="87" w:author="Emma Morris (External)" w:date="2026-04-24T11:29:00Z" w16du:dateUtc="2026-04-24T11:29:44Z"/>
        </w:rPr>
      </w:pPr>
      <w:r w:rsidRPr="0C98BDBF">
        <w:rPr>
          <w:b/>
          <w:bCs/>
        </w:rPr>
        <w:t>Other edge cases:</w:t>
      </w:r>
      <w:r>
        <w:t xml:space="preserve"> Are there any other entities that receive media credential quotas outside the NOC/IF/IOC-Direct model?</w:t>
      </w:r>
    </w:p>
    <w:p w14:paraId="55640D82" w14:textId="5F1C7704" w:rsidR="0DFB58DB" w:rsidRDefault="0DFB58DB" w:rsidP="0C98BDBF">
      <w:pPr>
        <w:pStyle w:val="Compact"/>
        <w:numPr>
          <w:ilvl w:val="0"/>
          <w:numId w:val="16"/>
        </w:numPr>
        <w:rPr>
          <w:ins w:id="88" w:author="Emma Morris (External)" w:date="2026-04-24T14:30:00Z" w16du:dateUtc="2026-04-24T14:30:40Z"/>
        </w:rPr>
      </w:pPr>
      <w:ins w:id="89" w:author="Emma Morris (External)" w:date="2026-04-24T12:46:00Z" w16du:dateUtc="2026-04-24T12:46:10Z">
        <w:r>
          <w:t xml:space="preserve">Could we have </w:t>
        </w:r>
      </w:ins>
      <w:ins w:id="90" w:author="Emma Morris (External)" w:date="2026-04-24T11:29:00Z" w16du:dateUtc="2026-04-24T11:29:58Z">
        <w:r w:rsidR="2DFF3401">
          <w:t>the following</w:t>
        </w:r>
      </w:ins>
      <w:ins w:id="91" w:author="Emma Morris (External)" w:date="2026-04-24T12:46:00Z" w16du:dateUtc="2026-04-24T12:46:45Z">
        <w:r w:rsidR="20352413">
          <w:t xml:space="preserve"> </w:t>
        </w:r>
      </w:ins>
      <w:ins w:id="92" w:author="Emma Morris (External)" w:date="2026-04-24T12:47:00Z" w16du:dateUtc="2026-04-24T12:47:47Z">
        <w:r w:rsidR="41B73EF7">
          <w:t xml:space="preserve"> pre </w:t>
        </w:r>
      </w:ins>
      <w:ins w:id="93" w:author="Emma Morris (External)" w:date="2026-04-24T12:46:00Z" w16du:dateUtc="2026-04-24T12:46:45Z">
        <w:r w:rsidR="20352413">
          <w:t>selections</w:t>
        </w:r>
      </w:ins>
      <w:ins w:id="94" w:author="Emma Morris (External)" w:date="2026-04-24T11:47:00Z" w16du:dateUtc="2026-04-24T11:47:55Z">
        <w:r w:rsidR="03F17B88">
          <w:t xml:space="preserve"> </w:t>
        </w:r>
      </w:ins>
      <w:ins w:id="95" w:author="Emma Morris (External)" w:date="2026-04-24T12:48:00Z" w16du:dateUtc="2026-04-24T12:48:09Z">
        <w:r w:rsidR="75CEFD88">
          <w:t xml:space="preserve">listed </w:t>
        </w:r>
      </w:ins>
      <w:ins w:id="96" w:author="Emma Morris (External)" w:date="2026-04-24T11:47:00Z" w16du:dateUtc="2026-04-24T11:47:55Z">
        <w:r w:rsidR="03F17B88">
          <w:t>in bold</w:t>
        </w:r>
      </w:ins>
      <w:ins w:id="97" w:author="Emma Morris (External)" w:date="2026-04-24T12:47:00Z" w16du:dateUtc="2026-04-24T12:47:41Z">
        <w:r w:rsidR="42ED2984">
          <w:t xml:space="preserve"> under a Responsible Organisation field</w:t>
        </w:r>
      </w:ins>
      <w:ins w:id="98" w:author="Emma Morris (External)" w:date="2026-04-24T12:51:00Z" w16du:dateUtc="2026-04-24T12:51:51Z">
        <w:r w:rsidR="51DC7356">
          <w:t xml:space="preserve"> on the IOC direct </w:t>
        </w:r>
      </w:ins>
      <w:ins w:id="99" w:author="Emma Morris (External)" w:date="2026-04-24T12:53:00Z" w16du:dateUtc="2026-04-24T12:53:05Z">
        <w:r w:rsidR="3C2735AD">
          <w:t>tab</w:t>
        </w:r>
      </w:ins>
    </w:p>
    <w:p w14:paraId="234C732E" w14:textId="3ADBA3E6" w:rsidR="0C98BDBF" w:rsidRDefault="0C98BDBF" w:rsidP="0C98BDBF">
      <w:pPr>
        <w:pStyle w:val="Compact"/>
        <w:numPr>
          <w:ilvl w:val="0"/>
          <w:numId w:val="16"/>
        </w:numPr>
        <w:rPr>
          <w:ins w:id="100" w:author="Emma Morris (External)" w:date="2026-04-24T11:31:00Z" w16du:dateUtc="2026-04-24T11:31:31Z"/>
        </w:rPr>
      </w:pPr>
    </w:p>
    <w:p w14:paraId="611FCBF4" w14:textId="6DBBDD57" w:rsidR="51DC7356" w:rsidRDefault="51DC7356" w:rsidP="0C98BDBF">
      <w:pPr>
        <w:pStyle w:val="Compact"/>
        <w:numPr>
          <w:ilvl w:val="0"/>
          <w:numId w:val="16"/>
        </w:numPr>
        <w:rPr>
          <w:ins w:id="101" w:author="Emma Morris (External)" w:date="2026-04-24T11:32:00Z" w16du:dateUtc="2026-04-24T11:32:29Z"/>
        </w:rPr>
      </w:pPr>
      <w:ins w:id="102" w:author="Emma Morris (External)" w:date="2026-04-24T12:52:00Z" w16du:dateUtc="2026-04-24T12:52:13Z">
        <w:r>
          <w:t>1</w:t>
        </w:r>
      </w:ins>
      <w:ins w:id="103" w:author="Emma Morris (External)" w:date="2026-04-24T11:31:00Z" w16du:dateUtc="2026-04-24T11:31:59Z">
        <w:r w:rsidR="1D5E4EAD">
          <w:t xml:space="preserve">- </w:t>
        </w:r>
        <w:r w:rsidR="1D5E4EAD" w:rsidRPr="0C98BDBF">
          <w:rPr>
            <w:b/>
            <w:bCs/>
            <w:rPrChange w:id="104" w:author="Emma Morris (External)" w:date="2026-04-24T11:32:00Z" w16du:dateUtc="2026-04-24T11:32:38Z">
              <w:rPr/>
            </w:rPrChange>
          </w:rPr>
          <w:t>IOC Recogni</w:t>
        </w:r>
      </w:ins>
      <w:ins w:id="105" w:author="Emma Morris (External)" w:date="2026-04-24T11:37:00Z" w16du:dateUtc="2026-04-24T11:37:32Z">
        <w:r w:rsidR="259D7E87" w:rsidRPr="0C98BDBF">
          <w:rPr>
            <w:b/>
            <w:bCs/>
          </w:rPr>
          <w:t>s</w:t>
        </w:r>
      </w:ins>
      <w:ins w:id="106" w:author="Emma Morris (External)" w:date="2026-04-24T11:31:00Z" w16du:dateUtc="2026-04-24T11:31:59Z">
        <w:r w:rsidR="1D5E4EAD" w:rsidRPr="0C98BDBF">
          <w:rPr>
            <w:b/>
            <w:bCs/>
            <w:rPrChange w:id="107" w:author="Emma Morris (External)" w:date="2026-04-24T11:32:00Z" w16du:dateUtc="2026-04-24T11:32:38Z">
              <w:rPr/>
            </w:rPrChange>
          </w:rPr>
          <w:t xml:space="preserve">ed News Agency </w:t>
        </w:r>
        <w:r w:rsidR="1D5E4EAD">
          <w:t xml:space="preserve"> (IOC will input </w:t>
        </w:r>
      </w:ins>
      <w:ins w:id="108" w:author="Emma Morris (External)" w:date="2026-04-24T11:43:00Z" w16du:dateUtc="2026-04-24T11:43:54Z">
        <w:r w:rsidR="56A958AE">
          <w:t xml:space="preserve">quota number for </w:t>
        </w:r>
      </w:ins>
      <w:ins w:id="109" w:author="Emma Morris (External)" w:date="2026-04-24T11:31:00Z" w16du:dateUtc="2026-04-24T11:31:59Z">
        <w:r w:rsidR="1D5E4EAD">
          <w:t>AP, AFP, Reut</w:t>
        </w:r>
      </w:ins>
      <w:ins w:id="110" w:author="Emma Morris (External)" w:date="2026-04-24T11:32:00Z" w16du:dateUtc="2026-04-24T11:32:08Z">
        <w:r w:rsidR="1D5E4EAD">
          <w:t>ers and Xinhua)</w:t>
        </w:r>
      </w:ins>
      <w:ins w:id="111" w:author="Emma Morris (External)" w:date="2026-04-24T11:34:00Z" w16du:dateUtc="2026-04-24T11:34:59Z">
        <w:r w:rsidR="426E7AF7">
          <w:t xml:space="preserve">  NB IOC directly accredi</w:t>
        </w:r>
      </w:ins>
      <w:ins w:id="112" w:author="Emma Morris (External)" w:date="2026-04-24T11:35:00Z" w16du:dateUtc="2026-04-24T11:35:17Z">
        <w:r w:rsidR="426E7AF7">
          <w:t xml:space="preserve">ts these organisations with ENR too so </w:t>
        </w:r>
      </w:ins>
      <w:ins w:id="113" w:author="Emma Morris (External)" w:date="2026-04-24T13:18:00Z" w16du:dateUtc="2026-04-24T13:18:35Z">
        <w:r w:rsidR="34C57AC5">
          <w:t xml:space="preserve">this category </w:t>
        </w:r>
      </w:ins>
      <w:ins w:id="114" w:author="Emma Morris (External)" w:date="2026-04-24T11:35:00Z" w16du:dateUtc="2026-04-24T11:35:17Z">
        <w:r w:rsidR="426E7AF7">
          <w:t xml:space="preserve"> needs to be inputted</w:t>
        </w:r>
      </w:ins>
    </w:p>
    <w:p w14:paraId="77556593" w14:textId="3F392F45" w:rsidR="5524183B" w:rsidRDefault="5524183B" w:rsidP="0C98BDBF">
      <w:pPr>
        <w:pStyle w:val="Compact"/>
        <w:numPr>
          <w:ilvl w:val="0"/>
          <w:numId w:val="16"/>
        </w:numPr>
        <w:rPr>
          <w:ins w:id="115" w:author="Emma Morris (External)" w:date="2026-04-24T11:34:00Z" w16du:dateUtc="2026-04-24T11:34:03Z"/>
        </w:rPr>
      </w:pPr>
      <w:ins w:id="116" w:author="Emma Morris (External)" w:date="2026-04-24T12:52:00Z" w16du:dateUtc="2026-04-24T12:52:15Z">
        <w:r>
          <w:lastRenderedPageBreak/>
          <w:t>2</w:t>
        </w:r>
      </w:ins>
      <w:ins w:id="117" w:author="Emma Morris (External)" w:date="2026-04-24T11:32:00Z" w16du:dateUtc="2026-04-24T11:32:59Z">
        <w:r w:rsidR="1D5E4EAD">
          <w:t>-</w:t>
        </w:r>
        <w:r w:rsidR="1D5E4EAD" w:rsidRPr="0C98BDBF">
          <w:rPr>
            <w:b/>
            <w:bCs/>
            <w:rPrChange w:id="118" w:author="Emma Morris (External)" w:date="2026-04-24T11:34:00Z" w16du:dateUtc="2026-04-24T11:34:00Z">
              <w:rPr/>
            </w:rPrChange>
          </w:rPr>
          <w:t xml:space="preserve"> International News Organisations</w:t>
        </w:r>
        <w:r w:rsidR="1D5E4EAD">
          <w:t xml:space="preserve"> (IOC will in</w:t>
        </w:r>
      </w:ins>
      <w:ins w:id="119" w:author="Emma Morris (External)" w:date="2026-04-24T11:33:00Z" w16du:dateUtc="2026-04-24T11:33:53Z">
        <w:r w:rsidR="1D5E4EAD">
          <w:t xml:space="preserve">put all </w:t>
        </w:r>
      </w:ins>
      <w:ins w:id="120" w:author="Emma Morris (External)" w:date="2026-04-24T11:44:00Z" w16du:dateUtc="2026-04-24T11:44:08Z">
        <w:r w:rsidR="1E77553E">
          <w:t xml:space="preserve">quotas for </w:t>
        </w:r>
      </w:ins>
      <w:ins w:id="121" w:author="Emma Morris (External)" w:date="2026-04-24T11:33:00Z" w16du:dateUtc="2026-04-24T11:33:53Z">
        <w:r w:rsidR="1D5E4EAD">
          <w:t>the orgs who do not fall under the NOC jursidication ie int news organisations, young reporters</w:t>
        </w:r>
        <w:r w:rsidR="77031B80">
          <w:t>, individuals that the IOC needs to accredit etc</w:t>
        </w:r>
      </w:ins>
      <w:ins w:id="122" w:author="Emma Morris (External)" w:date="2026-04-24T13:04:00Z" w16du:dateUtc="2026-04-24T13:04:43Z">
        <w:r w:rsidR="22E2D02B">
          <w:t xml:space="preserve"> here</w:t>
        </w:r>
      </w:ins>
    </w:p>
    <w:p w14:paraId="0CC3FD7F" w14:textId="61B2A6C4" w:rsidR="48765C2C" w:rsidRDefault="48765C2C" w:rsidP="0C98BDBF">
      <w:pPr>
        <w:pStyle w:val="Compact"/>
        <w:numPr>
          <w:ilvl w:val="0"/>
          <w:numId w:val="16"/>
        </w:numPr>
        <w:rPr>
          <w:ins w:id="123" w:author="Emma Morris (External)" w:date="2026-04-24T12:52:00Z" w16du:dateUtc="2026-04-24T12:52:22Z"/>
        </w:rPr>
      </w:pPr>
      <w:ins w:id="124" w:author="Emma Morris (External)" w:date="2026-04-24T12:52:00Z" w16du:dateUtc="2026-04-24T12:52:27Z">
        <w:r w:rsidRPr="0C98BDBF">
          <w:rPr>
            <w:b/>
            <w:bCs/>
          </w:rPr>
          <w:t xml:space="preserve">3 </w:t>
        </w:r>
      </w:ins>
      <w:ins w:id="125" w:author="Emma Morris (External)" w:date="2026-04-24T11:42:00Z" w16du:dateUtc="2026-04-24T11:42:51Z">
        <w:r w:rsidR="06983E46" w:rsidRPr="0C98BDBF">
          <w:rPr>
            <w:b/>
            <w:bCs/>
          </w:rPr>
          <w:t>International Federations Staff</w:t>
        </w:r>
        <w:r w:rsidR="06983E46">
          <w:t xml:space="preserve">  - IOC will enter the quota numbers for  IFs who have Es and EPs accreditations.  However the OCOG will </w:t>
        </w:r>
      </w:ins>
      <w:ins w:id="126" w:author="Emma Morris (External)" w:date="2026-04-24T11:43:00Z" w16du:dateUtc="2026-04-24T11:43:22Z">
        <w:r w:rsidR="06983E46">
          <w:t xml:space="preserve">only contact the IFs </w:t>
        </w:r>
        <w:r w:rsidR="2D220C28">
          <w:t xml:space="preserve">for the names </w:t>
        </w:r>
      </w:ins>
      <w:ins w:id="127" w:author="Emma Morris (External)" w:date="2026-04-24T13:18:00Z" w16du:dateUtc="2026-04-24T13:18:52Z">
        <w:r w:rsidR="431A9475">
          <w:t xml:space="preserve">of the individuals </w:t>
        </w:r>
      </w:ins>
      <w:ins w:id="128" w:author="Emma Morris (External)" w:date="2026-04-24T11:43:00Z" w16du:dateUtc="2026-04-24T11:43:22Z">
        <w:r w:rsidR="06983E46">
          <w:t xml:space="preserve">at the Press by </w:t>
        </w:r>
        <w:r w:rsidR="07099EA7">
          <w:t>Name stage</w:t>
        </w:r>
      </w:ins>
      <w:ins w:id="129" w:author="Emma Morris (External)" w:date="2026-04-24T13:19:00Z" w16du:dateUtc="2026-04-24T13:19:23Z">
        <w:r w:rsidR="724EFD4B">
          <w:t xml:space="preserve"> like the IOC agencies and INO</w:t>
        </w:r>
      </w:ins>
      <w:ins w:id="130" w:author="Emma Morris (External)" w:date="2026-04-24T11:43:00Z" w16du:dateUtc="2026-04-24T11:43:22Z">
        <w:r w:rsidR="07099EA7">
          <w:t xml:space="preserve"> </w:t>
        </w:r>
      </w:ins>
      <w:ins w:id="131" w:author="Emma Morris (External)" w:date="2026-04-24T13:18:00Z" w16du:dateUtc="2026-04-24T13:18:59Z">
        <w:r w:rsidR="1FCDFA84">
          <w:t xml:space="preserve"> </w:t>
        </w:r>
      </w:ins>
    </w:p>
    <w:p w14:paraId="04BB2D01" w14:textId="4B4ECC07" w:rsidR="0C98BDBF" w:rsidRDefault="0C98BDBF" w:rsidP="0C98BDBF">
      <w:pPr>
        <w:pStyle w:val="Compact"/>
        <w:rPr>
          <w:ins w:id="132" w:author="Emma Morris (External)" w:date="2026-04-24T12:52:00Z" w16du:dateUtc="2026-04-24T12:52:22Z"/>
        </w:rPr>
      </w:pPr>
    </w:p>
    <w:p w14:paraId="6FF56FD6" w14:textId="7894E9FA" w:rsidR="3F745087" w:rsidRDefault="3F745087" w:rsidP="0C98BDBF">
      <w:pPr>
        <w:pStyle w:val="Compact"/>
        <w:rPr>
          <w:ins w:id="133" w:author="Emma Morris (External)" w:date="2026-04-24T12:53:00Z" w16du:dateUtc="2026-04-24T12:53:30Z"/>
        </w:rPr>
      </w:pPr>
      <w:ins w:id="134" w:author="Emma Morris (External)" w:date="2026-04-24T12:53:00Z" w16du:dateUtc="2026-04-24T12:53:29Z">
        <w:r>
          <w:tab/>
          <w:t>We would also need to submit the following information</w:t>
        </w:r>
      </w:ins>
      <w:ins w:id="135" w:author="Emma Morris (External)" w:date="2026-04-24T12:54:00Z" w16du:dateUtc="2026-04-24T12:54:59Z">
        <w:r>
          <w:t xml:space="preserve"> </w:t>
        </w:r>
      </w:ins>
      <w:ins w:id="136" w:author="Emma Morris (External)" w:date="2026-04-24T12:55:00Z" w16du:dateUtc="2026-04-24T12:55:23Z">
        <w:r>
          <w:t>to</w:t>
        </w:r>
      </w:ins>
      <w:ins w:id="137" w:author="Emma Morris (External)" w:date="2026-04-24T12:54:00Z" w16du:dateUtc="2026-04-24T12:54:59Z">
        <w:r>
          <w:t xml:space="preserve"> </w:t>
        </w:r>
      </w:ins>
      <w:ins w:id="138" w:author="Emma Morris (External)" w:date="2026-04-24T12:55:00Z" w16du:dateUtc="2026-04-24T12:55:57Z">
        <w:r>
          <w:t xml:space="preserve">LA28 so they can liaise </w:t>
        </w:r>
      </w:ins>
      <w:ins w:id="139" w:author="Emma Morris (External)" w:date="2026-04-24T14:31:00Z" w16du:dateUtc="2026-04-24T14:31:13Z">
        <w:r w:rsidR="4079327C">
          <w:t xml:space="preserve"> </w:t>
        </w:r>
        <w:r>
          <w:tab/>
        </w:r>
      </w:ins>
      <w:ins w:id="140" w:author="Emma Morris (External)" w:date="2026-04-24T12:55:00Z" w16du:dateUtc="2026-04-24T12:55:57Z">
        <w:r>
          <w:t xml:space="preserve">with them for press accommodation, rate card.  </w:t>
        </w:r>
      </w:ins>
    </w:p>
    <w:p w14:paraId="255D64FB" w14:textId="2F8041C2" w:rsidR="3F745087" w:rsidRDefault="3F745087" w:rsidP="0C98BDBF">
      <w:pPr>
        <w:pStyle w:val="Compact"/>
        <w:rPr>
          <w:ins w:id="141" w:author="Emma Morris (External)" w:date="2026-04-24T12:56:00Z" w16du:dateUtc="2026-04-24T12:56:20Z"/>
        </w:rPr>
      </w:pPr>
      <w:ins w:id="142" w:author="Emma Morris (External)" w:date="2026-04-24T12:53:00Z" w16du:dateUtc="2026-04-24T12:53:51Z">
        <w:r>
          <w:tab/>
          <w:t>Contact First Name and Last Name</w:t>
        </w:r>
      </w:ins>
    </w:p>
    <w:p w14:paraId="478C8C5C" w14:textId="04BBEA4A" w:rsidR="1C8F5689" w:rsidRDefault="1C8F5689" w:rsidP="0C98BDBF">
      <w:pPr>
        <w:pStyle w:val="Compact"/>
        <w:rPr>
          <w:ins w:id="143" w:author="Emma Morris (External)" w:date="2026-04-24T12:54:00Z" w16du:dateUtc="2026-04-24T12:54:51Z"/>
        </w:rPr>
      </w:pPr>
      <w:ins w:id="144" w:author="Emma Morris (External)" w:date="2026-04-24T12:56:00Z" w16du:dateUtc="2026-04-24T12:56:23Z">
        <w:r>
          <w:tab/>
          <w:t>Organisation</w:t>
        </w:r>
      </w:ins>
    </w:p>
    <w:p w14:paraId="2710770C" w14:textId="118D563F" w:rsidR="3F745087" w:rsidRDefault="3F745087" w:rsidP="0C98BDBF">
      <w:pPr>
        <w:pStyle w:val="Compact"/>
        <w:rPr>
          <w:ins w:id="145" w:author="Emma Morris (External)" w:date="2026-04-24T12:53:00Z" w16du:dateUtc="2026-04-24T12:53:52Z"/>
        </w:rPr>
      </w:pPr>
      <w:ins w:id="146" w:author="Emma Morris (External)" w:date="2026-04-24T12:54:00Z" w16du:dateUtc="2026-04-24T12:54:55Z">
        <w:r>
          <w:tab/>
          <w:t>Job title</w:t>
        </w:r>
      </w:ins>
    </w:p>
    <w:p w14:paraId="14420269" w14:textId="16E0EA48" w:rsidR="3F745087" w:rsidRDefault="3F745087" w:rsidP="0C98BDBF">
      <w:pPr>
        <w:pStyle w:val="Compact"/>
        <w:rPr>
          <w:ins w:id="147" w:author="Emma Morris (External)" w:date="2026-04-24T12:56:00Z" w16du:dateUtc="2026-04-24T12:56:06Z"/>
        </w:rPr>
      </w:pPr>
      <w:ins w:id="148" w:author="Emma Morris (External)" w:date="2026-04-24T12:53:00Z" w16du:dateUtc="2026-04-24T12:53:52Z">
        <w:r>
          <w:tab/>
        </w:r>
      </w:ins>
      <w:ins w:id="149" w:author="Emma Morris (External)" w:date="2026-04-24T12:54:00Z" w16du:dateUtc="2026-04-24T12:54:04Z">
        <w:r>
          <w:t>Address</w:t>
        </w:r>
      </w:ins>
    </w:p>
    <w:p w14:paraId="03E61E4A" w14:textId="5F5A607A" w:rsidR="28E229D5" w:rsidRDefault="28E229D5" w:rsidP="0C98BDBF">
      <w:pPr>
        <w:pStyle w:val="Compact"/>
        <w:rPr>
          <w:ins w:id="150" w:author="Emma Morris (External)" w:date="2026-04-24T12:54:00Z" w16du:dateUtc="2026-04-24T12:54:05Z"/>
        </w:rPr>
      </w:pPr>
      <w:ins w:id="151" w:author="Emma Morris (External)" w:date="2026-04-24T12:56:00Z" w16du:dateUtc="2026-04-24T12:56:08Z">
        <w:r>
          <w:tab/>
          <w:t>Country</w:t>
        </w:r>
      </w:ins>
    </w:p>
    <w:p w14:paraId="33FCE8DD" w14:textId="65736993" w:rsidR="3F745087" w:rsidRDefault="3F745087" w:rsidP="0C98BDBF">
      <w:pPr>
        <w:pStyle w:val="Compact"/>
        <w:rPr>
          <w:ins w:id="152" w:author="Emma Morris (External)" w:date="2026-04-24T12:54:00Z" w16du:dateUtc="2026-04-24T12:54:38Z"/>
        </w:rPr>
      </w:pPr>
      <w:ins w:id="153" w:author="Emma Morris (External)" w:date="2026-04-24T12:54:00Z" w16du:dateUtc="2026-04-24T12:54:32Z">
        <w:r>
          <w:tab/>
          <w:t>Email</w:t>
        </w:r>
      </w:ins>
    </w:p>
    <w:p w14:paraId="49C9907E" w14:textId="2A2A6E28" w:rsidR="3F745087" w:rsidRDefault="3F745087" w:rsidP="0C98BDBF">
      <w:pPr>
        <w:pStyle w:val="Compact"/>
        <w:rPr>
          <w:ins w:id="154" w:author="Emma Morris (External)" w:date="2026-04-24T12:57:00Z" w16du:dateUtc="2026-04-24T12:57:09Z"/>
        </w:rPr>
      </w:pPr>
      <w:ins w:id="155" w:author="Emma Morris (External)" w:date="2026-04-24T12:54:00Z" w16du:dateUtc="2026-04-24T12:54:44Z">
        <w:r>
          <w:tab/>
          <w:t>Telephone number</w:t>
        </w:r>
      </w:ins>
    </w:p>
    <w:p w14:paraId="2CE065E2" w14:textId="70B7E657" w:rsidR="3765AC4E" w:rsidRDefault="3765AC4E" w:rsidP="0C98BDBF">
      <w:pPr>
        <w:pStyle w:val="Compact"/>
        <w:rPr>
          <w:ins w:id="156" w:author="Emma Morris (External)" w:date="2026-04-24T11:44:00Z" w16du:dateUtc="2026-04-24T11:44:31Z"/>
        </w:rPr>
      </w:pPr>
      <w:ins w:id="157" w:author="Emma Morris (External)" w:date="2026-04-24T12:57:00Z" w16du:dateUtc="2026-04-24T12:57:13Z">
        <w:r>
          <w:tab/>
          <w:t>Comments</w:t>
        </w:r>
      </w:ins>
    </w:p>
    <w:p w14:paraId="0BAEB48A" w14:textId="0DEA97AD" w:rsidR="0C98BDBF" w:rsidRDefault="0C98BDBF">
      <w:pPr>
        <w:pStyle w:val="Compact"/>
        <w:ind w:left="1080"/>
        <w:rPr>
          <w:ins w:id="158" w:author="Emma Morris (External)" w:date="2026-04-24T12:57:00Z" w16du:dateUtc="2026-04-24T12:57:27Z"/>
        </w:rPr>
        <w:pPrChange w:id="159" w:author="Emma Morris (External)" w:date="2026-04-24T12:57:00Z">
          <w:pPr>
            <w:pStyle w:val="Compact"/>
          </w:pPr>
        </w:pPrChange>
      </w:pPr>
    </w:p>
    <w:p w14:paraId="5FE65DA6" w14:textId="7FF62CC6" w:rsidR="0D9DABE6" w:rsidRDefault="0D9DABE6">
      <w:pPr>
        <w:pStyle w:val="Compact"/>
        <w:ind w:left="720"/>
        <w:rPr>
          <w:ins w:id="160" w:author="Emma Morris (External)" w:date="2026-04-24T12:57:00Z" w16du:dateUtc="2026-04-24T12:57:18Z"/>
        </w:rPr>
        <w:pPrChange w:id="161" w:author="Emma Morris (External)" w:date="2026-04-24T12:57:00Z">
          <w:pPr>
            <w:pStyle w:val="Compact"/>
            <w:ind w:left="1080"/>
          </w:pPr>
        </w:pPrChange>
      </w:pPr>
      <w:ins w:id="162" w:author="Emma Morris (External)" w:date="2026-04-24T12:57:00Z" w16du:dateUtc="2026-04-24T12:57:55Z">
        <w:r>
          <w:tab/>
        </w:r>
        <w:r>
          <w:tab/>
        </w:r>
        <w:r>
          <w:tab/>
        </w:r>
      </w:ins>
      <w:ins w:id="163" w:author="Emma Morris (External)" w:date="2026-04-24T12:59:00Z" w16du:dateUtc="2026-04-24T12:59:59Z">
        <w:r>
          <w:tab/>
        </w:r>
        <w:r>
          <w:tab/>
        </w:r>
        <w:r>
          <w:tab/>
        </w:r>
      </w:ins>
      <w:ins w:id="164" w:author="Emma Morris (External)" w:date="2026-04-24T13:00:00Z" w16du:dateUtc="2026-04-24T13:00:40Z">
        <w:r>
          <w:tab/>
        </w:r>
        <w:r>
          <w:tab/>
        </w:r>
      </w:ins>
      <w:ins w:id="165" w:author="Emma Morris (External)" w:date="2026-04-24T13:01:00Z" w16du:dateUtc="2026-04-24T13:01:08Z">
        <w:r>
          <w:tab/>
        </w:r>
      </w:ins>
      <w:ins w:id="166" w:author="Emma Morris (External)" w:date="2026-04-24T13:00:00Z" w16du:dateUtc="2026-04-24T13:00:40Z">
        <w:r>
          <w:tab/>
        </w:r>
      </w:ins>
    </w:p>
    <w:p w14:paraId="5C5DF249" w14:textId="05DAA725" w:rsidR="0C98BDBF" w:rsidRDefault="0C98BDBF" w:rsidP="0C98BDBF">
      <w:pPr>
        <w:pStyle w:val="Compact"/>
        <w:ind w:left="1080"/>
        <w:rPr>
          <w:ins w:id="167" w:author="Emma Morris (External)" w:date="2026-04-24T11:44:00Z" w16du:dateUtc="2026-04-24T11:44:53Z"/>
        </w:rPr>
      </w:pPr>
    </w:p>
    <w:p w14:paraId="3E04DC62" w14:textId="08E1FF33" w:rsidR="57E2066D" w:rsidRDefault="57E2066D">
      <w:pPr>
        <w:pStyle w:val="Compact"/>
        <w:ind w:left="720"/>
        <w:rPr>
          <w:b/>
          <w:bCs/>
        </w:rPr>
        <w:pPrChange w:id="168" w:author="Emma Morris (External)" w:date="2026-04-24T11:45:00Z">
          <w:pPr/>
        </w:pPrChange>
      </w:pPr>
      <w:ins w:id="169" w:author="Emma Morris (External)" w:date="2026-04-24T13:11:00Z" w16du:dateUtc="2026-04-24T13:11:56Z">
        <w:r>
          <w:t xml:space="preserve">Around 7 to 8 </w:t>
        </w:r>
      </w:ins>
      <w:ins w:id="170" w:author="Emma Morris (External)" w:date="2026-04-24T11:44:00Z" w16du:dateUtc="2026-04-24T11:44:32Z">
        <w:r w:rsidR="7FC52C3A">
          <w:t xml:space="preserve"> </w:t>
        </w:r>
        <w:r w:rsidR="7FC52C3A" w:rsidRPr="0C98BDBF">
          <w:rPr>
            <w:b/>
            <w:bCs/>
          </w:rPr>
          <w:t xml:space="preserve">International Federations </w:t>
        </w:r>
      </w:ins>
      <w:ins w:id="171" w:author="Emma Morris (External)" w:date="2026-04-24T13:11:00Z" w16du:dateUtc="2026-04-24T13:11:22Z">
        <w:r w:rsidR="1CFF0A09" w:rsidRPr="0C98BDBF">
          <w:rPr>
            <w:b/>
            <w:bCs/>
          </w:rPr>
          <w:t xml:space="preserve">have a quota of </w:t>
        </w:r>
      </w:ins>
      <w:ins w:id="172" w:author="Emma Morris (External)" w:date="2026-04-24T11:44:00Z" w16du:dateUtc="2026-04-24T11:44:32Z">
        <w:r w:rsidR="7FC52C3A" w:rsidRPr="0C98BDBF">
          <w:rPr>
            <w:b/>
            <w:bCs/>
          </w:rPr>
          <w:t>Sport Specialists</w:t>
        </w:r>
      </w:ins>
      <w:ins w:id="173" w:author="Emma Morris (External)" w:date="2026-04-24T13:11:00Z" w16du:dateUtc="2026-04-24T13:11:39Z">
        <w:r w:rsidR="15588894" w:rsidRPr="0C98BDBF">
          <w:rPr>
            <w:b/>
            <w:bCs/>
          </w:rPr>
          <w:t xml:space="preserve">.  They follow the </w:t>
        </w:r>
      </w:ins>
      <w:ins w:id="174" w:author="Emma Morris (External)" w:date="2026-04-24T13:10:00Z" w16du:dateUtc="2026-04-24T13:10:53Z">
        <w:r w:rsidR="3D3CC598" w:rsidRPr="0C98BDBF">
          <w:rPr>
            <w:b/>
            <w:bCs/>
          </w:rPr>
          <w:t xml:space="preserve">Press by Number </w:t>
        </w:r>
      </w:ins>
      <w:ins w:id="175" w:author="Emma Morris (External)" w:date="2026-04-24T13:11:00Z" w16du:dateUtc="2026-04-24T13:11:44Z">
        <w:r w:rsidR="56E3816A" w:rsidRPr="0C98BDBF">
          <w:rPr>
            <w:b/>
            <w:bCs/>
          </w:rPr>
          <w:t xml:space="preserve">process </w:t>
        </w:r>
      </w:ins>
      <w:ins w:id="176" w:author="Emma Morris (External)" w:date="2026-04-24T13:10:00Z" w16du:dateUtc="2026-04-24T13:10:53Z">
        <w:r w:rsidR="3D3CC598" w:rsidRPr="0C98BDBF">
          <w:rPr>
            <w:b/>
            <w:bCs/>
          </w:rPr>
          <w:t xml:space="preserve">as mentioned.  </w:t>
        </w:r>
      </w:ins>
      <w:ins w:id="177" w:author="Emma Morris (External)" w:date="2026-04-24T13:12:00Z" w16du:dateUtc="2026-04-24T13:12:20Z">
        <w:r w:rsidR="338C6267" w:rsidRPr="0C98BDBF">
          <w:rPr>
            <w:b/>
            <w:bCs/>
          </w:rPr>
          <w:t>This process will start</w:t>
        </w:r>
      </w:ins>
      <w:ins w:id="178" w:author="Emma Morris (External)" w:date="2026-04-24T13:14:00Z" w16du:dateUtc="2026-04-24T13:14:22Z">
        <w:r w:rsidR="61E44C42" w:rsidRPr="0C98BDBF">
          <w:rPr>
            <w:b/>
            <w:bCs/>
          </w:rPr>
          <w:t xml:space="preserve"> on 18 </w:t>
        </w:r>
      </w:ins>
      <w:ins w:id="179" w:author="Emma Morris (External)" w:date="2026-04-24T13:12:00Z" w16du:dateUtc="2026-04-24T13:12:20Z">
        <w:r w:rsidR="338C6267" w:rsidRPr="0C98BDBF">
          <w:rPr>
            <w:b/>
            <w:bCs/>
          </w:rPr>
          <w:t xml:space="preserve"> January </w:t>
        </w:r>
      </w:ins>
      <w:ins w:id="180" w:author="Emma Morris (External)" w:date="2026-04-24T13:11:00Z" w16du:dateUtc="2026-04-24T13:11:09Z">
        <w:r w:rsidR="3D3CC598" w:rsidRPr="0C98BDBF">
          <w:rPr>
            <w:b/>
            <w:bCs/>
          </w:rPr>
          <w:t xml:space="preserve">  </w:t>
        </w:r>
      </w:ins>
      <w:ins w:id="181" w:author="Emma Morris (External)" w:date="2026-04-24T13:14:00Z" w16du:dateUtc="2026-04-24T13:14:53Z">
        <w:r w:rsidR="645CFAAD" w:rsidRPr="0C98BDBF">
          <w:rPr>
            <w:b/>
            <w:bCs/>
          </w:rPr>
          <w:t>to 18 Feb when they will be asked to allo</w:t>
        </w:r>
      </w:ins>
      <w:ins w:id="182" w:author="Emma Morris (External)" w:date="2026-04-24T14:32:00Z" w16du:dateUtc="2026-04-24T14:32:10Z">
        <w:r w:rsidR="498194E4" w:rsidRPr="0C98BDBF">
          <w:rPr>
            <w:b/>
            <w:bCs/>
          </w:rPr>
          <w:t>c</w:t>
        </w:r>
      </w:ins>
      <w:ins w:id="183" w:author="Emma Morris (External)" w:date="2026-04-24T13:14:00Z" w16du:dateUtc="2026-04-24T13:14:53Z">
        <w:r w:rsidR="645CFAAD" w:rsidRPr="0C98BDBF">
          <w:rPr>
            <w:b/>
            <w:bCs/>
          </w:rPr>
          <w:t xml:space="preserve">ate their quota </w:t>
        </w:r>
      </w:ins>
      <w:ins w:id="184" w:author="Emma Morris (External)" w:date="2026-04-24T13:20:00Z" w16du:dateUtc="2026-04-24T13:20:25Z">
        <w:r w:rsidR="1F0E1FA4" w:rsidRPr="0C98BDBF">
          <w:rPr>
            <w:b/>
            <w:bCs/>
          </w:rPr>
          <w:t xml:space="preserve">to their organisations </w:t>
        </w:r>
      </w:ins>
      <w:ins w:id="185" w:author="Emma Morris (External)" w:date="2026-04-24T13:14:00Z" w16du:dateUtc="2026-04-24T13:14:53Z">
        <w:r w:rsidR="645CFAAD" w:rsidRPr="0C98BDBF">
          <w:rPr>
            <w:b/>
            <w:bCs/>
          </w:rPr>
          <w:t>and send to LA</w:t>
        </w:r>
      </w:ins>
      <w:ins w:id="186" w:author="Emma Morris (External)" w:date="2026-04-24T14:32:00Z" w16du:dateUtc="2026-04-24T14:32:25Z">
        <w:r w:rsidR="72A429CA" w:rsidRPr="0C98BDBF">
          <w:rPr>
            <w:b/>
            <w:bCs/>
          </w:rPr>
          <w:t>28</w:t>
        </w:r>
      </w:ins>
      <w:ins w:id="187" w:author="Emma Morris (External)" w:date="2026-04-24T13:14:00Z" w16du:dateUtc="2026-04-24T13:14:53Z">
        <w:r w:rsidR="645CFAAD" w:rsidRPr="0C98BDBF">
          <w:rPr>
            <w:b/>
            <w:bCs/>
          </w:rPr>
          <w:t>.</w:t>
        </w:r>
      </w:ins>
      <w:ins w:id="188" w:author="Emma Morris (External)" w:date="2026-04-24T13:20:00Z" w16du:dateUtc="2026-04-24T13:20:45Z">
        <w:r w:rsidR="1F783CF4" w:rsidRPr="0C98BDBF">
          <w:rPr>
            <w:b/>
            <w:bCs/>
          </w:rPr>
          <w:t xml:space="preserve">  They will only have Es and EPs quotas.  </w:t>
        </w:r>
      </w:ins>
      <w:ins w:id="189" w:author="Emma Morris (External)" w:date="2026-04-24T13:21:00Z" w16du:dateUtc="2026-04-24T13:21:48Z">
        <w:r w:rsidR="1F783CF4" w:rsidRPr="0C98BDBF">
          <w:rPr>
            <w:b/>
            <w:bCs/>
          </w:rPr>
          <w:t>The contact persons at each IF would need to be prov</w:t>
        </w:r>
        <w:r w:rsidR="4C27B2B4" w:rsidRPr="0C98BDBF">
          <w:rPr>
            <w:b/>
            <w:bCs/>
          </w:rPr>
          <w:t xml:space="preserve">ided.  </w:t>
        </w:r>
      </w:ins>
    </w:p>
    <w:p w14:paraId="24896447" w14:textId="77777777" w:rsidR="00C851D3" w:rsidRDefault="00333005">
      <w:pPr>
        <w:pStyle w:val="FirstParagraph"/>
      </w:pPr>
      <w:r w:rsidRPr="0C98BDBF">
        <w:rPr>
          <w:b/>
          <w:bCs/>
        </w:rPr>
        <w:t>Resolution:</w:t>
      </w:r>
      <w:r>
        <w:t xml:space="preserve"> INOs follow the IOC-Direct workflow with a distinct “INO” org-type label. EOR/Refugee Team </w:t>
      </w:r>
      <w:commentRangeStart w:id="190"/>
      <w:r>
        <w:t>is</w:t>
      </w:r>
      <w:commentRangeEnd w:id="190"/>
      <w:r>
        <w:rPr>
          <w:rStyle w:val="CommentReference"/>
          <w:sz w:val="24"/>
          <w:szCs w:val="24"/>
        </w:rPr>
        <w:commentReference w:id="190"/>
      </w:r>
      <w:r>
        <w:t xml:space="preserve"> handled via INO/IOC-Direct route. Awaiting IOC confirmation from Emma Morris.</w:t>
      </w:r>
    </w:p>
    <w:p w14:paraId="45D8C99D" w14:textId="77777777" w:rsidR="00C851D3" w:rsidRDefault="00333005">
      <w:pPr>
        <w:pStyle w:val="BodyText"/>
      </w:pPr>
      <w:r>
        <w:rPr>
          <w:b/>
          <w:bCs/>
        </w:rPr>
        <w:t>Roles impacted:</w:t>
      </w:r>
      <w:r>
        <w:t xml:space="preserve"> IOC Admin (assigns quotas), OCOG Admin (approves allocations)</w:t>
      </w:r>
    </w:p>
    <w:p w14:paraId="28BB735D" w14:textId="77777777" w:rsidR="00C851D3" w:rsidRDefault="00333005">
      <w:pPr>
        <w:pStyle w:val="Heading3"/>
      </w:pPr>
      <w:bookmarkStart w:id="191" w:name="Xdfac4d007922eb5a4e34253327679fd8c99261b"/>
      <w:bookmarkEnd w:id="82"/>
      <w:r>
        <w:t>3.2 Quota Ownership — IOC Enters Direct vs. OCOG Re-keys from Spreadsheet [EM 2026-04-02]</w:t>
      </w:r>
    </w:p>
    <w:p w14:paraId="3A457CC5" w14:textId="77777777" w:rsidR="00C851D3" w:rsidRDefault="00333005">
      <w:pPr>
        <w:pStyle w:val="FirstParagraph"/>
      </w:pPr>
      <w:r>
        <w:rPr>
          <w:b/>
          <w:bCs/>
        </w:rPr>
        <w:t>Status:</w:t>
      </w:r>
      <w:r>
        <w:t xml:space="preserve"> RESOLVED — 2026-04-11</w:t>
      </w:r>
    </w:p>
    <w:p w14:paraId="16D05E12" w14:textId="77777777" w:rsidR="00C851D3" w:rsidRDefault="00333005">
      <w:pPr>
        <w:pStyle w:val="BodyText"/>
      </w:pPr>
      <w:r w:rsidRPr="0C98BDBF">
        <w:rPr>
          <w:b/>
          <w:bCs/>
        </w:rPr>
        <w:t>Resolution:</w:t>
      </w:r>
      <w:r>
        <w:t xml:space="preserve"> - </w:t>
      </w:r>
      <w:r w:rsidRPr="0C98BDBF">
        <w:rPr>
          <w:b/>
          <w:bCs/>
        </w:rPr>
        <w:t>Model A confirmed.</w:t>
      </w:r>
      <w:r>
        <w:t xml:space="preserve"> The IOC </w:t>
      </w:r>
      <w:r w:rsidRPr="0C98BDBF">
        <w:rPr>
          <w:b/>
          <w:bCs/>
        </w:rPr>
        <w:t>owns the quotas and enters or imports</w:t>
      </w:r>
      <w:r>
        <w:t xml:space="preserve"> them directly into PRP. OCOG does not re-key from a spreadsheet. The quota-entry screen built for IOC Admin stands; no rework required</w:t>
      </w:r>
      <w:commentRangeStart w:id="192"/>
      <w:r>
        <w:t>.</w:t>
      </w:r>
      <w:commentRangeEnd w:id="192"/>
      <w:r>
        <w:rPr>
          <w:rStyle w:val="CommentReference"/>
          <w:sz w:val="24"/>
          <w:szCs w:val="24"/>
        </w:rPr>
        <w:commentReference w:id="192"/>
      </w:r>
      <w:r>
        <w:t xml:space="preserve"> - </w:t>
      </w:r>
      <w:r w:rsidRPr="0C98BDBF">
        <w:rPr>
          <w:b/>
          <w:bCs/>
        </w:rPr>
        <w:t xml:space="preserve">OCOG approves PbN. </w:t>
      </w:r>
      <w:commentRangeStart w:id="193"/>
      <w:r w:rsidRPr="0C98BDBF">
        <w:rPr>
          <w:b/>
          <w:bCs/>
        </w:rPr>
        <w:t>IOC</w:t>
      </w:r>
      <w:commentRangeEnd w:id="193"/>
      <w:r w:rsidRPr="0C98BDBF">
        <w:rPr>
          <w:rStyle w:val="CommentReference"/>
          <w:b/>
          <w:bCs/>
          <w:sz w:val="24"/>
          <w:szCs w:val="24"/>
        </w:rPr>
        <w:commentReference w:id="193"/>
      </w:r>
      <w:r w:rsidRPr="0C98BDBF">
        <w:rPr>
          <w:b/>
          <w:bCs/>
        </w:rPr>
        <w:t xml:space="preserve"> watches.</w:t>
      </w:r>
      <w:r>
        <w:t xml:space="preserve"> The OCOG is the single formal approval gate for PbN slot allocations. The IOC has read-only visibility on PbN; there is no IOC approval step in the PbN state machine. This matches what is built. - </w:t>
      </w:r>
      <w:r w:rsidRPr="0C98BDBF">
        <w:rPr>
          <w:b/>
          <w:bCs/>
        </w:rPr>
        <w:t>Holdback caveat:</w:t>
      </w:r>
      <w:r>
        <w:t xml:space="preserve"> IOC may retain some quota quantities outside the </w:t>
      </w:r>
      <w:r>
        <w:lastRenderedPageBreak/>
        <w:t>system — what IOC enters in PRP may not equal their total allocation across all channels. Whether PRP needs to surface this gap (e.g. a “portal quota vs. total quota” field or informational note) or simply show what IOC entered is a UX detail to confirm before the July quota-entry phase. Not blocking.</w:t>
      </w:r>
    </w:p>
    <w:p w14:paraId="52B59D79" w14:textId="77777777" w:rsidR="00C851D3" w:rsidRDefault="00333005">
      <w:pPr>
        <w:pStyle w:val="BodyText"/>
      </w:pPr>
      <w:r>
        <w:rPr>
          <w:b/>
          <w:bCs/>
        </w:rPr>
        <w:t>Scenario:</w:t>
      </w:r>
      <w:r>
        <w:t xml:space="preserve"> The IOC determines per-category quota totals for each of the 206 NOCs. The question is how those numbers get into the portal.</w:t>
      </w:r>
    </w:p>
    <w:p w14:paraId="1C6708FF" w14:textId="77777777" w:rsidR="00C851D3" w:rsidRDefault="00333005">
      <w:pPr>
        <w:pStyle w:val="BodyText"/>
      </w:pPr>
      <w:r>
        <w:rPr>
          <w:b/>
          <w:bCs/>
        </w:rPr>
        <w:t>Roles impacted:</w:t>
      </w:r>
      <w:r>
        <w:t xml:space="preserve"> IOC Admin (enters quotas, read-only on PbN), OCOG Admin (approves PbN)</w:t>
      </w:r>
    </w:p>
    <w:p w14:paraId="37D0D08A" w14:textId="77777777" w:rsidR="00C851D3" w:rsidRDefault="00333005">
      <w:pPr>
        <w:pStyle w:val="Heading2"/>
      </w:pPr>
      <w:bookmarkStart w:id="194" w:name="X81ab3fc25c0a6f6bec610fdfaa5d64991358dbe"/>
      <w:bookmarkEnd w:id="81"/>
      <w:bookmarkEnd w:id="191"/>
      <w:r>
        <w:t>4. Press by Number (PbN) — Allocating Slots to Organisations</w:t>
      </w:r>
    </w:p>
    <w:p w14:paraId="60DD16EC" w14:textId="77777777" w:rsidR="00C851D3" w:rsidRDefault="00333005">
      <w:pPr>
        <w:pStyle w:val="FirstParagraph"/>
      </w:pPr>
      <w:r>
        <w:t>These questions relate to the process where NOCs assign their IOC-given quotas to specific media organisations, and the OCOG formally approves those allocations.</w:t>
      </w:r>
    </w:p>
    <w:p w14:paraId="1CC53EF1" w14:textId="77777777" w:rsidR="00C851D3" w:rsidRDefault="00333005">
      <w:pPr>
        <w:pStyle w:val="Heading3"/>
      </w:pPr>
      <w:bookmarkStart w:id="195" w:name="Xc5c411de5e31ce510d2bf7e21c63c15f0e92867"/>
      <w:r>
        <w:t>4.1 NOC E (Press Attaché) — How NOCs Nominate Their Own Staff</w:t>
      </w:r>
    </w:p>
    <w:p w14:paraId="560C69E8" w14:textId="77777777" w:rsidR="00C851D3" w:rsidRDefault="00333005">
      <w:pPr>
        <w:pStyle w:val="FirstParagraph"/>
      </w:pPr>
      <w:r>
        <w:rPr>
          <w:b/>
          <w:bCs/>
        </w:rPr>
        <w:t>Status:</w:t>
      </w:r>
      <w:r>
        <w:t xml:space="preserve"> RESOLVED (was PROVISIONAL) — design decided, not yet fully built</w:t>
      </w:r>
    </w:p>
    <w:p w14:paraId="3547D8A0" w14:textId="77777777" w:rsidR="00C851D3" w:rsidRDefault="00333005">
      <w:pPr>
        <w:pStyle w:val="BodyText"/>
      </w:pPr>
      <w:r>
        <w:rPr>
          <w:b/>
          <w:bCs/>
        </w:rPr>
        <w:t>Scenario:</w:t>
      </w:r>
      <w:r>
        <w:t xml:space="preserve"> Every NOC has communications staff — press officers, spokespeople, media liaisons — who need press accreditation to access the Main Press Centre and press areas. These are not external journalists; they work for the NOC itself. The IOC gives each NOC a separate “NOC E” quota for these staff (typically 2–5 people), calculated separately from the main E-category quotas.</w:t>
      </w:r>
    </w:p>
    <w:p w14:paraId="204E48D2" w14:textId="77777777" w:rsidR="00C851D3" w:rsidRDefault="00333005">
      <w:pPr>
        <w:pStyle w:val="BodyText"/>
      </w:pPr>
      <w:r>
        <w:t>These people do not apply through the public EoI form. The NOC nominates them directly.</w:t>
      </w:r>
      <w:commentRangeStart w:id="196"/>
      <w:commentRangeEnd w:id="196"/>
      <w:r>
        <w:rPr>
          <w:rStyle w:val="CommentReference"/>
          <w:sz w:val="24"/>
          <w:szCs w:val="24"/>
        </w:rPr>
        <w:commentReference w:id="196"/>
      </w:r>
    </w:p>
    <w:p w14:paraId="764C59D5" w14:textId="77777777" w:rsidR="00C851D3" w:rsidRDefault="00333005">
      <w:pPr>
        <w:pStyle w:val="BodyText"/>
      </w:pPr>
      <w:r>
        <w:rPr>
          <w:b/>
          <w:bCs/>
        </w:rPr>
        <w:t>Resolution:</w:t>
      </w:r>
      <w:r>
        <w:t xml:space="preserve"> The NOC creates a </w:t>
      </w:r>
      <w:r>
        <w:rPr>
          <w:b/>
          <w:bCs/>
        </w:rPr>
        <w:t>single</w:t>
      </w:r>
      <w:r>
        <w:t xml:space="preserve"> organisation record representing their own communications team (e.g., “USA NOC Communications Staff”) using the direct entry route. During PbN, the NOC allocates NOC E slots to this org, and the OCOG approves the allocation as part of the standard PbN approval process. Individual press attaché names are not collected in PRP — that happens later in ACR (Press by Name, 2027).</w:t>
      </w:r>
    </w:p>
    <w:p w14:paraId="6A1F2D66" w14:textId="77777777" w:rsidR="00C851D3" w:rsidRDefault="00333005">
      <w:pPr>
        <w:pStyle w:val="BodyText"/>
      </w:pPr>
      <w:r>
        <w:t xml:space="preserve">A NOC may create more than one direct-entry record for NOC E if they have a legitimate operational </w:t>
      </w:r>
      <w:commentRangeStart w:id="197"/>
      <w:r>
        <w:t>reason</w:t>
      </w:r>
      <w:commentRangeEnd w:id="197"/>
      <w:r>
        <w:rPr>
          <w:rStyle w:val="CommentReference"/>
          <w:sz w:val="24"/>
          <w:szCs w:val="24"/>
        </w:rPr>
        <w:commentReference w:id="197"/>
      </w:r>
      <w:r>
        <w:t xml:space="preserve"> (e.g. separate press and broadcast teams); there is no hard block on multiples, but the Press by Number Guide will encourage a single record as the default.</w:t>
      </w:r>
    </w:p>
    <w:p w14:paraId="491D86FC" w14:textId="77777777" w:rsidR="00C851D3" w:rsidRDefault="00333005">
      <w:pPr>
        <w:pStyle w:val="BodyText"/>
      </w:pPr>
      <w:r>
        <w:rPr>
          <w:b/>
          <w:bCs/>
        </w:rPr>
        <w:t>Roles impacted:</w:t>
      </w:r>
      <w:r>
        <w:t xml:space="preserve"> NOC Admin (nominates their staff), OCOG Admin (approves PbN allocation), IOC Admin (sets NOC E quota).</w:t>
      </w:r>
    </w:p>
    <w:p w14:paraId="0CD03EBA" w14:textId="77777777" w:rsidR="00C851D3" w:rsidRDefault="00333005">
      <w:pPr>
        <w:pStyle w:val="Heading3"/>
      </w:pPr>
      <w:bookmarkStart w:id="198" w:name="X363bad4c468a01225da7302d51c6c5cd0b96059"/>
      <w:bookmarkEnd w:id="195"/>
      <w:r>
        <w:t>4.2 IOC-Direct Organisations — Setup and Workflow [EM 2026-04-02]</w:t>
      </w:r>
    </w:p>
    <w:p w14:paraId="2C031C7F" w14:textId="77777777" w:rsidR="00C851D3" w:rsidRDefault="00333005">
      <w:pPr>
        <w:pStyle w:val="FirstParagraph"/>
      </w:pPr>
      <w:r>
        <w:rPr>
          <w:b/>
          <w:bCs/>
        </w:rPr>
        <w:t>Status:</w:t>
      </w:r>
      <w:r>
        <w:t xml:space="preserve"> RESOLVED — 2026-04-17</w:t>
      </w:r>
    </w:p>
    <w:p w14:paraId="0E68ED16" w14:textId="77777777" w:rsidR="00C851D3" w:rsidRDefault="00333005">
      <w:pPr>
        <w:pStyle w:val="BodyText"/>
      </w:pPr>
      <w:r>
        <w:rPr>
          <w:b/>
          <w:bCs/>
        </w:rPr>
        <w:t>Background:</w:t>
      </w:r>
      <w:r>
        <w:t xml:space="preserve"> There are approximately 20 IOC-direct international organisations (AFP, AP, Reuters, Xinhua, etc.) that receive press credentials outside the NOC EoI/PbN track. The portal currently implements a model where the IOC manages these organisations in-app </w:t>
      </w:r>
      <w:r>
        <w:lastRenderedPageBreak/>
        <w:t>— with an IOC-managed screen for adding/removing orgs and OCOG visibility and approval of IOC-Direct PbN allocations.</w:t>
      </w:r>
    </w:p>
    <w:p w14:paraId="6A5C1A44" w14:textId="77777777" w:rsidR="00C851D3" w:rsidRDefault="00333005">
      <w:pPr>
        <w:pStyle w:val="BodyText"/>
      </w:pPr>
      <w:r w:rsidRPr="0C98BDBF">
        <w:rPr>
          <w:b/>
          <w:bCs/>
        </w:rPr>
        <w:t>Resolution:</w:t>
      </w:r>
      <w:r>
        <w:t xml:space="preserve"> In-app IOC management of IOC-Direct organisations is already built and is the preferred workflow, providing full audit trail and OCOG real-time visibility. Either the </w:t>
      </w:r>
      <w:r w:rsidRPr="0C98BDBF">
        <w:rPr>
          <w:b/>
          <w:bCs/>
        </w:rPr>
        <w:t>OCOG or the IOC</w:t>
      </w:r>
      <w:r>
        <w:t xml:space="preserve"> can add an IOC-Direct organisation via direct entry; both routes are audit logged. If IOC chooses to manage the list offline and enroll organisations directly in ACR</w:t>
      </w:r>
      <w:commentRangeStart w:id="199"/>
      <w:r>
        <w:t>,</w:t>
      </w:r>
      <w:commentRangeEnd w:id="199"/>
      <w:r>
        <w:rPr>
          <w:rStyle w:val="CommentReference"/>
          <w:sz w:val="24"/>
          <w:szCs w:val="24"/>
        </w:rPr>
        <w:commentReference w:id="199"/>
      </w:r>
      <w:r>
        <w:t xml:space="preserve"> that is an operational choice and requires no system changes; the in-app option remains available.</w:t>
      </w:r>
    </w:p>
    <w:p w14:paraId="6A688229" w14:textId="77777777" w:rsidR="00C851D3" w:rsidRDefault="00333005">
      <w:pPr>
        <w:pStyle w:val="BodyText"/>
      </w:pPr>
      <w:r>
        <w:rPr>
          <w:b/>
          <w:bCs/>
        </w:rPr>
        <w:t>Terminology [EM 2026-04-02]:</w:t>
      </w:r>
      <w:r>
        <w:t xml:space="preserve"> Per the terminology note above, “Responsible Organisation” (not “sponsoring organisation”) is used in UI copy relating to IOC-Direct orgs where one organisation acts as the owning body for another.</w:t>
      </w:r>
    </w:p>
    <w:p w14:paraId="46564878" w14:textId="77777777" w:rsidR="00C851D3" w:rsidRDefault="00333005">
      <w:pPr>
        <w:pStyle w:val="BodyText"/>
      </w:pPr>
      <w:r>
        <w:rPr>
          <w:b/>
          <w:bCs/>
        </w:rPr>
        <w:t>Roles impacted:</w:t>
      </w:r>
      <w:r>
        <w:t xml:space="preserve"> IOC (holds the list, approves), OCOG Admin (enrolls/imports, has OCOG visibility), D.TEC (builds the screens).</w:t>
      </w:r>
    </w:p>
    <w:p w14:paraId="7726FACF" w14:textId="77777777" w:rsidR="00C851D3" w:rsidRDefault="00333005">
      <w:pPr>
        <w:pStyle w:val="Heading3"/>
      </w:pPr>
      <w:bookmarkStart w:id="200" w:name="Xb8dd1d4fa233b8d9198c2163ddb9a940cb436de"/>
      <w:bookmarkEnd w:id="198"/>
      <w:r>
        <w:t>4.3 After the PRP → ACR Handoff — Where Do Edits Live? (Source of Truth)</w:t>
      </w:r>
    </w:p>
    <w:p w14:paraId="2D70C186" w14:textId="77777777" w:rsidR="00C851D3" w:rsidRDefault="00333005">
      <w:pPr>
        <w:pStyle w:val="FirstParagraph"/>
      </w:pPr>
      <w:r>
        <w:rPr>
          <w:b/>
          <w:bCs/>
        </w:rPr>
        <w:t>Status:</w:t>
      </w:r>
      <w:r>
        <w:t xml:space="preserve"> RESOLVED — 2026-04-17</w:t>
      </w:r>
    </w:p>
    <w:p w14:paraId="59BD01ED" w14:textId="77777777" w:rsidR="00C851D3" w:rsidRDefault="00333005">
      <w:pPr>
        <w:pStyle w:val="BodyText"/>
      </w:pPr>
      <w:r>
        <w:rPr>
          <w:b/>
          <w:bCs/>
        </w:rPr>
        <w:t>The question in one sentence.</w:t>
      </w:r>
      <w:r>
        <w:t xml:space="preserve"> After a NOC’s PbN allocations have been handed off from PRP to ACR, </w:t>
      </w:r>
      <w:r>
        <w:rPr>
          <w:b/>
          <w:bCs/>
        </w:rPr>
        <w:t>where are subsequent changes made</w:t>
      </w:r>
      <w:r>
        <w:t xml:space="preserve"> — in PRP (and re-sent to ACR), directly in ACR, or in both systems kept in sync?</w:t>
      </w:r>
    </w:p>
    <w:p w14:paraId="42FFCF8B" w14:textId="77777777" w:rsidR="00C851D3" w:rsidRDefault="00333005" w:rsidP="0C98BDBF">
      <w:pPr>
        <w:pStyle w:val="BodyText"/>
        <w:rPr>
          <w:highlight w:val="yellow"/>
          <w:rPrChange w:id="201" w:author="Emma Morris (External)" w:date="2026-04-24T13:36:00Z">
            <w:rPr/>
          </w:rPrChange>
        </w:rPr>
      </w:pPr>
      <w:r w:rsidRPr="0C98BDBF">
        <w:rPr>
          <w:b/>
          <w:bCs/>
          <w:highlight w:val="yellow"/>
          <w:rPrChange w:id="202" w:author="Emma Morris (External)" w:date="2026-04-24T13:36:00Z" w16du:dateUtc="2026-04-24T13:36:30Z">
            <w:rPr>
              <w:b/>
              <w:bCs/>
            </w:rPr>
          </w:rPrChange>
        </w:rPr>
        <w:t>Resolution:</w:t>
      </w:r>
      <w:r w:rsidRPr="0C98BDBF">
        <w:rPr>
          <w:highlight w:val="yellow"/>
          <w:rPrChange w:id="203" w:author="Emma Morris (External)" w:date="2026-04-24T13:36:00Z" w16du:dateUtc="2026-04-24T13:36:30Z">
            <w:rPr/>
          </w:rPrChange>
        </w:rPr>
        <w:t xml:space="preserve"> Model A confirmed. PRP freezes after </w:t>
      </w:r>
      <w:r w:rsidRPr="0C98BDBF">
        <w:rPr>
          <w:rStyle w:val="VerbatimChar"/>
          <w:highlight w:val="yellow"/>
          <w:rPrChange w:id="204" w:author="Emma Morris (External)" w:date="2026-04-24T13:36:00Z" w16du:dateUtc="2026-04-24T13:36:30Z">
            <w:rPr>
              <w:rStyle w:val="VerbatimChar"/>
            </w:rPr>
          </w:rPrChange>
        </w:rPr>
        <w:t>sent_to_acr</w:t>
      </w:r>
      <w:r w:rsidRPr="0C98BDBF">
        <w:rPr>
          <w:highlight w:val="yellow"/>
          <w:rPrChange w:id="205" w:author="Emma Morris (External)" w:date="2026-04-24T13:36:00Z" w16du:dateUtc="2026-04-24T13:36:30Z">
            <w:rPr/>
          </w:rPrChange>
        </w:rPr>
        <w:t>; post-handoff changes live in ACR. PRP becomes a historical record only. Any weekly IOC status reporting must pull from ACR, not PRP. Impact on code: current implementation stands.</w:t>
      </w:r>
      <w:commentRangeStart w:id="206"/>
      <w:commentRangeEnd w:id="206"/>
      <w:r>
        <w:rPr>
          <w:rStyle w:val="CommentReference"/>
          <w:sz w:val="24"/>
          <w:szCs w:val="24"/>
          <w:highlight w:val="yellow"/>
          <w:rPrChange w:id="207" w:author="Emma Morris (External)" w:date="2026-04-24T13:36:00Z">
            <w:rPr>
              <w:rStyle w:val="CommentReference"/>
              <w:sz w:val="24"/>
              <w:szCs w:val="24"/>
            </w:rPr>
          </w:rPrChange>
        </w:rPr>
        <w:commentReference w:id="206"/>
      </w:r>
    </w:p>
    <w:p w14:paraId="6AC9D74B" w14:textId="77777777" w:rsidR="00C851D3" w:rsidRDefault="00333005">
      <w:pPr>
        <w:pStyle w:val="BodyText"/>
      </w:pPr>
      <w:r>
        <w:rPr>
          <w:b/>
          <w:bCs/>
        </w:rPr>
        <w:t>Roles impacted:</w:t>
      </w:r>
      <w:r>
        <w:t xml:space="preserve"> NOC Admin (where they go to change allocations after handoff), OCOG Admin (where they adjust allocations and generate reports), IOC Admin (where they approve amendments), ACR team (API contract shape depends on the answer).</w:t>
      </w:r>
    </w:p>
    <w:p w14:paraId="5C55433E" w14:textId="77777777" w:rsidR="00C851D3" w:rsidRDefault="00333005">
      <w:pPr>
        <w:pStyle w:val="Heading3"/>
      </w:pPr>
      <w:bookmarkStart w:id="208" w:name="X7681e11569f470ecd77884bcd4a2279e38a12ae"/>
      <w:bookmarkEnd w:id="200"/>
      <w:r>
        <w:t>4.4 NOC Direct-Entry into PbN — No EoI Required [EM 2026-04-02]</w:t>
      </w:r>
    </w:p>
    <w:p w14:paraId="4E018A0C" w14:textId="77777777" w:rsidR="00C851D3" w:rsidRDefault="00333005">
      <w:pPr>
        <w:pStyle w:val="FirstParagraph"/>
      </w:pPr>
      <w:r>
        <w:rPr>
          <w:b/>
          <w:bCs/>
        </w:rPr>
        <w:t>Status:</w:t>
      </w:r>
      <w:r>
        <w:t xml:space="preserve"> RESOLVED (CONFIRMED FEATURE being built) — refinement pending in 4.4b (Part 1)</w:t>
      </w:r>
    </w:p>
    <w:p w14:paraId="2C19D71C" w14:textId="77777777" w:rsidR="00C851D3" w:rsidRDefault="00333005">
      <w:pPr>
        <w:pStyle w:val="BodyText"/>
      </w:pPr>
      <w:r>
        <w:rPr>
          <w:b/>
          <w:bCs/>
        </w:rPr>
        <w:t>Scenario:</w:t>
      </w:r>
      <w:r>
        <w:t xml:space="preserve"> Emma’s comments (96, 98) and her email describe a pattern that will be supported: some NOCs will not use the EoI form at all and will want to enter organisations directly into their PbN allocation table without any prior EoI record. Emma notes (Comment 98): “There will be press orgs who will not have submitted an EoI that will need to be entered in the PbN stage directly by the NOC.” Her email adds: “some might not use the EoI form, some might enter information directly in the Press by Number form.”</w:t>
      </w:r>
    </w:p>
    <w:p w14:paraId="765E2476" w14:textId="77777777" w:rsidR="00C851D3" w:rsidRDefault="00333005">
      <w:pPr>
        <w:pStyle w:val="BodyText"/>
      </w:pPr>
      <w:r>
        <w:rPr>
          <w:b/>
          <w:bCs/>
        </w:rPr>
        <w:t>Concrete example:</w:t>
      </w:r>
      <w:r>
        <w:t xml:space="preserve"> The NOC press officer for a large European territory knows their national broadcaster will receive PbN slots — they have at every Games for the past 20 </w:t>
      </w:r>
      <w:r>
        <w:lastRenderedPageBreak/>
        <w:t>years. They never asked the broadcaster to fill out an EoI form. At PbN time, they add them directly to the allocation table. No EoI record is created.</w:t>
      </w:r>
    </w:p>
    <w:p w14:paraId="14A9B429" w14:textId="77777777" w:rsidR="00C851D3" w:rsidRDefault="00333005">
      <w:pPr>
        <w:pStyle w:val="BodyText"/>
      </w:pPr>
      <w:r>
        <w:rPr>
          <w:b/>
          <w:bCs/>
        </w:rPr>
        <w:t>Confirmed design — direct PbN addition:</w:t>
      </w:r>
    </w:p>
    <w:p w14:paraId="4D7154F2" w14:textId="77777777" w:rsidR="00C851D3" w:rsidRDefault="00333005">
      <w:pPr>
        <w:pStyle w:val="BodyText"/>
      </w:pPr>
      <w:r>
        <w:t>NOC admins will be able to add a new org row directly in the PbN allocation table with no EoI record required. A simple inline form captures the minimum needed to create the org record and add it to the allocation in one step: org name, type, country, and category</w:t>
      </w:r>
      <w:commentRangeStart w:id="209"/>
      <w:r>
        <w:t>.</w:t>
      </w:r>
      <w:commentRangeEnd w:id="209"/>
      <w:r>
        <w:rPr>
          <w:rStyle w:val="CommentReference"/>
          <w:sz w:val="24"/>
          <w:szCs w:val="24"/>
        </w:rPr>
        <w:commentReference w:id="209"/>
      </w:r>
      <w:r>
        <w:t xml:space="preserve"> The OCOG sees the org in their PbN review and approves (or questions) it there — the same approval flow as any other PbN entry. The OCOG will be able to see which PbN entries had a corresponding EoI record and which were added directly, providing audit visibility without creating a bureaucratic barrier for NOC press officers. The quota cap applies equally to direct-entry orgs: NOCs cannot add direct-entry orgs past their per-category total.</w:t>
      </w:r>
    </w:p>
    <w:p w14:paraId="0FD4AFC5" w14:textId="77777777" w:rsidR="00C851D3" w:rsidRDefault="00333005">
      <w:pPr>
        <w:pStyle w:val="BodyText"/>
      </w:pPr>
      <w:r>
        <w:rPr>
          <w:b/>
          <w:bCs/>
        </w:rPr>
        <w:t>Note on IFs:</w:t>
      </w:r>
      <w:r>
        <w:t xml:space="preserve"> This direct PbN entry mechanism also solves the small-IF workflow (see R-4).</w:t>
      </w:r>
    </w:p>
    <w:p w14:paraId="6D67C299" w14:textId="77777777" w:rsidR="00C851D3" w:rsidRDefault="00333005">
      <w:pPr>
        <w:pStyle w:val="BodyText"/>
      </w:pPr>
      <w:r>
        <w:rPr>
          <w:b/>
          <w:bCs/>
        </w:rPr>
        <w:t>Refinement still pending:</w:t>
      </w:r>
      <w:r>
        <w:t xml:space="preserve"> Section 4.4b (Part 1) asks whether Direct Entry should be reduced to the same minimum required fields as Inline PbN Entry. If Option A in 4.4b is adopted, this feature’s implementation collapses to a single entry route with two UIs.</w:t>
      </w:r>
    </w:p>
    <w:p w14:paraId="40A163F7" w14:textId="77777777" w:rsidR="00C851D3" w:rsidRDefault="00333005">
      <w:pPr>
        <w:pStyle w:val="BodyText"/>
      </w:pPr>
      <w:r>
        <w:rPr>
          <w:b/>
          <w:bCs/>
        </w:rPr>
        <w:t>Roles impacted:</w:t>
      </w:r>
      <w:r>
        <w:t xml:space="preserve"> NOC Admin (primary — uses direct entry), OCOG Admin (sees and approves PbN result), IOC Admin (audit visibility).</w:t>
      </w:r>
    </w:p>
    <w:p w14:paraId="0A84C24A" w14:textId="77777777" w:rsidR="00C851D3" w:rsidRDefault="00333005">
      <w:pPr>
        <w:pStyle w:val="Heading3"/>
      </w:pPr>
      <w:bookmarkStart w:id="210" w:name="X29a9e3a620fc863025f6493a2e31d1f53e08736"/>
      <w:bookmarkEnd w:id="208"/>
      <w:r>
        <w:t>4.5 PbN Excel Import/Sync — Reconciling Offline Excel Workflow with the Portal [EM 2026-04-13]</w:t>
      </w:r>
    </w:p>
    <w:p w14:paraId="221E5645" w14:textId="77777777" w:rsidR="00C851D3" w:rsidRDefault="00333005">
      <w:pPr>
        <w:pStyle w:val="FirstParagraph"/>
      </w:pPr>
      <w:r>
        <w:rPr>
          <w:b/>
          <w:bCs/>
        </w:rPr>
        <w:t>Status:</w:t>
      </w:r>
      <w:r>
        <w:t xml:space="preserve"> RESOLVED — 2026-04-17</w:t>
      </w:r>
    </w:p>
    <w:p w14:paraId="00E05030" w14:textId="77777777" w:rsidR="00C851D3" w:rsidRDefault="00333005">
      <w:pPr>
        <w:pStyle w:val="BodyText"/>
      </w:pPr>
      <w:r>
        <w:rPr>
          <w:b/>
          <w:bCs/>
        </w:rPr>
        <w:t>Scenario:</w:t>
      </w:r>
      <w:r>
        <w:t xml:space="preserve"> Emma’s 2026-04-13 feedback notes that “working out these quotas may take some time for the big NOCs such as the USOPC. They will have around 500 accreditations to grant in E, Es, EP, Eps etc categories and need to look at all the applications once the EoI is over. I know that the USOPC does this allocation offline via an Excel spreadsheet as he said that it was easier for him to manage.”</w:t>
      </w:r>
    </w:p>
    <w:p w14:paraId="387100FA" w14:textId="77777777" w:rsidR="00C851D3" w:rsidRDefault="00333005">
      <w:pPr>
        <w:pStyle w:val="BodyText"/>
      </w:pPr>
      <w:r>
        <w:rPr>
          <w:b/>
          <w:bCs/>
        </w:rPr>
        <w:t>Resolution:</w:t>
      </w:r>
      <w:r>
        <w:t xml:space="preserve"> Option D+ adopted. PRP is the source of truth throughout the PbN phase. Portal will provide: (a) export of a standard CSV/spreadsheet template pre-populated with quotas and org list in the IOC Master DB shape; (b) full-overlay reimport — import replaces the full allocation; (c) optional clipboard paste for mass entry. No partial row merges.</w:t>
      </w:r>
    </w:p>
    <w:p w14:paraId="623F51DC" w14:textId="77777777" w:rsidR="00C851D3" w:rsidRDefault="00333005">
      <w:pPr>
        <w:pStyle w:val="BodyText"/>
      </w:pPr>
      <w:r>
        <w:t>The app remains fully functional for all NOC sizes; Excel is accommodated, not required. The stated direction from the Strategic Plan (PRP replaces Excel templates) stands; large NOCs who prefer Excel can export-edit-import.</w:t>
      </w:r>
    </w:p>
    <w:p w14:paraId="32343E76" w14:textId="77777777" w:rsidR="00C851D3" w:rsidRDefault="00333005">
      <w:pPr>
        <w:pStyle w:val="BodyText"/>
      </w:pPr>
      <w:r w:rsidRPr="0C98BDBF">
        <w:rPr>
          <w:b/>
          <w:bCs/>
        </w:rPr>
        <w:t>Roles impacted:</w:t>
      </w:r>
      <w:r>
        <w:t xml:space="preserve"> NOC Admin (especially large NOCs), IOC Admin (Master DB owner), OCOG Admin (reporting recipient) </w:t>
      </w:r>
      <w:r w:rsidRPr="0C98BDBF">
        <w:rPr>
          <w:b/>
          <w:bCs/>
        </w:rPr>
        <w:t>NOC input strongly recommended</w:t>
      </w:r>
      <w:r>
        <w:t xml:space="preserve"> — a 15-minute conversation with the USOPC press officer about their actual Excel workflow would resolve most of the above questions.</w:t>
      </w:r>
      <w:commentRangeStart w:id="211"/>
      <w:commentRangeEnd w:id="211"/>
      <w:r>
        <w:rPr>
          <w:rStyle w:val="CommentReference"/>
          <w:sz w:val="24"/>
          <w:szCs w:val="24"/>
        </w:rPr>
        <w:commentReference w:id="211"/>
      </w:r>
    </w:p>
    <w:p w14:paraId="194D1108" w14:textId="592B726E" w:rsidR="00C851D3" w:rsidRPr="00AD68A4" w:rsidRDefault="00333005" w:rsidP="0C98BDBF">
      <w:pPr>
        <w:pStyle w:val="Heading2"/>
        <w:rPr>
          <w:del w:id="212" w:author="Emma Morris (External)" w:date="2026-04-24T14:33:00Z" w16du:dateUtc="2026-04-24T14:33:16Z"/>
          <w:sz w:val="24"/>
          <w:szCs w:val="24"/>
        </w:rPr>
      </w:pPr>
      <w:bookmarkStart w:id="213" w:name="enr-extended-non-rights-broadcasters"/>
      <w:bookmarkEnd w:id="194"/>
      <w:bookmarkEnd w:id="210"/>
      <w:r>
        <w:lastRenderedPageBreak/>
        <w:t xml:space="preserve">5. ENR — </w:t>
      </w:r>
      <w:del w:id="214" w:author="Emma Morris (External)" w:date="2026-04-24T13:47:00Z" w16du:dateUtc="2026-04-24T13:47:09Z">
        <w:r w:rsidDel="00333005">
          <w:delText>Extended Non-Rights Broadcasters</w:delText>
        </w:r>
      </w:del>
      <w:ins w:id="215" w:author="Emma Morris (External)" w:date="2026-04-24T13:46:00Z" w16du:dateUtc="2026-04-24T13:46:59Z">
        <w:r w:rsidR="0DA5FCF0">
          <w:t xml:space="preserve"> Please note that the official term is Non-Media Rights Holding Organisations (Non-MRH)  T</w:t>
        </w:r>
        <w:r w:rsidR="0DA5FCF0" w:rsidRPr="0C98BDBF">
          <w:rPr>
            <w:sz w:val="24"/>
            <w:szCs w:val="24"/>
            <w:rPrChange w:id="216" w:author="Emma Morris (External)" w:date="2026-04-24T13:48:00Z" w16du:dateUtc="2026-04-24T13:48:18Z">
              <w:rPr/>
            </w:rPrChange>
          </w:rPr>
          <w:t xml:space="preserve">he accreditation </w:t>
        </w:r>
      </w:ins>
      <w:ins w:id="217" w:author="Emma Morris (External)" w:date="2026-04-24T13:47:00Z" w16du:dateUtc="2026-04-24T13:47:38Z">
        <w:r w:rsidR="0DA5FCF0" w:rsidRPr="0C98BDBF">
          <w:rPr>
            <w:sz w:val="24"/>
            <w:szCs w:val="24"/>
            <w:rPrChange w:id="218" w:author="Emma Morris (External)" w:date="2026-04-24T13:48:00Z" w16du:dateUtc="2026-04-24T13:48:18Z">
              <w:rPr/>
            </w:rPrChange>
          </w:rPr>
          <w:t xml:space="preserve">that they are given </w:t>
        </w:r>
        <w:r w:rsidR="22D46D52" w:rsidRPr="0C98BDBF">
          <w:rPr>
            <w:sz w:val="24"/>
            <w:szCs w:val="24"/>
            <w:rPrChange w:id="219" w:author="Emma Morris (External)" w:date="2026-04-24T13:48:00Z" w16du:dateUtc="2026-04-24T13:48:18Z">
              <w:rPr/>
            </w:rPrChange>
          </w:rPr>
          <w:t xml:space="preserve">is called ENR </w:t>
        </w:r>
      </w:ins>
    </w:p>
    <w:p w14:paraId="3C93236B" w14:textId="77777777" w:rsidR="00C851D3" w:rsidRDefault="00333005">
      <w:pPr>
        <w:pStyle w:val="FirstParagraph"/>
      </w:pPr>
      <w:r>
        <w:t>These questions relate to the separate ENR track, where NOCs nominate broadcasters without Olympic media rights and the IOC grants allocations from a holdback pool. ENR is one of the carved-out areas where the IOC is the direct decision-maker (not the OCOG).</w:t>
      </w:r>
    </w:p>
    <w:p w14:paraId="73C28C98" w14:textId="77777777" w:rsidR="00C851D3" w:rsidRDefault="00333005">
      <w:pPr>
        <w:pStyle w:val="Heading3"/>
      </w:pPr>
      <w:bookmarkStart w:id="220" w:name="enr-process-remaining-open-questions"/>
      <w:r>
        <w:t>5.1 ENR Process — Remaining Open Questions</w:t>
      </w:r>
    </w:p>
    <w:p w14:paraId="0998A36D" w14:textId="77777777" w:rsidR="00C851D3" w:rsidRDefault="00333005">
      <w:pPr>
        <w:pStyle w:val="FirstParagraph"/>
      </w:pPr>
      <w:r>
        <w:rPr>
          <w:b/>
          <w:bCs/>
        </w:rPr>
        <w:t>Status:</w:t>
      </w:r>
      <w:r>
        <w:t xml:space="preserve"> RESOLVED — 2026-04-17 — awaiting stakeholder confirmation before build</w:t>
      </w:r>
    </w:p>
    <w:p w14:paraId="3FC237FB" w14:textId="77777777" w:rsidR="00C851D3" w:rsidRDefault="00333005">
      <w:pPr>
        <w:pStyle w:val="BodyText"/>
      </w:pPr>
      <w:r>
        <w:rPr>
          <w:b/>
          <w:bCs/>
        </w:rPr>
        <w:t>Scenario:</w:t>
      </w:r>
      <w:r>
        <w:t xml:space="preserve"> A NOC submits a prioritised list of five ENR organisations to the IOC. The IOC reviews the list and grants allocations from the holdback pool — Organisation A gets the full 20 slots requested, Organisation B gets a partial grant of 10 (out of 22 requested), and Organisation C is denied. The NOC sees the IOC’s per-org decisions. The core process is built and tested.</w:t>
      </w:r>
    </w:p>
    <w:p w14:paraId="18EA788B" w14:textId="77777777" w:rsidR="00C851D3" w:rsidRDefault="00333005">
      <w:pPr>
        <w:pStyle w:val="BodyText"/>
      </w:pPr>
      <w:r w:rsidRPr="0C98BDBF">
        <w:rPr>
          <w:b/>
          <w:bCs/>
        </w:rPr>
        <w:t>Resolution:</w:t>
      </w:r>
      <w:r>
        <w:t xml:space="preserve"> ENR pool size is IOC-configurable via the quota table/import (same mechanism as regular category quotas — not hardcoded at 350). ENR organisations may self-apply via the public EoI form; “ENR” will be added as a selectable organisation type. ENR applications route to the NOC queue; the NOC may approve, reject, or priority-rank ENR organisations. After EoI close, the NOC submits a prioritised list to the IOC.</w:t>
      </w:r>
      <w:commentRangeStart w:id="221"/>
      <w:commentRangeEnd w:id="221"/>
      <w:r>
        <w:rPr>
          <w:rStyle w:val="CommentReference"/>
          <w:sz w:val="24"/>
          <w:szCs w:val="24"/>
        </w:rPr>
        <w:commentReference w:id="221"/>
      </w:r>
    </w:p>
    <w:p w14:paraId="761F3699" w14:textId="77777777" w:rsidR="00C851D3" w:rsidRDefault="00333005">
      <w:pPr>
        <w:pStyle w:val="BodyText"/>
      </w:pPr>
      <w:r>
        <w:t>The IOC allocation screen will be a cross-NOC combined view (default) showing all NOC ENR nominations, filterable and sortable, with a running total against the configurable pool size.</w:t>
      </w:r>
      <w:commentRangeStart w:id="222"/>
      <w:commentRangeStart w:id="223"/>
      <w:commentRangeStart w:id="224"/>
      <w:commentRangeEnd w:id="224"/>
      <w:r>
        <w:rPr>
          <w:rStyle w:val="CommentReference"/>
          <w:sz w:val="24"/>
          <w:szCs w:val="24"/>
        </w:rPr>
        <w:commentReference w:id="224"/>
      </w:r>
      <w:commentRangeEnd w:id="223"/>
      <w:r>
        <w:rPr>
          <w:rStyle w:val="CommentReference"/>
          <w:sz w:val="24"/>
          <w:szCs w:val="24"/>
        </w:rPr>
        <w:commentReference w:id="223"/>
      </w:r>
      <w:commentRangeEnd w:id="222"/>
      <w:r>
        <w:rPr>
          <w:rStyle w:val="CommentReference"/>
          <w:sz w:val="24"/>
          <w:szCs w:val="24"/>
        </w:rPr>
        <w:commentReference w:id="222"/>
      </w:r>
    </w:p>
    <w:p w14:paraId="267E7E13" w14:textId="77777777" w:rsidR="00C851D3" w:rsidRDefault="00333005">
      <w:pPr>
        <w:pStyle w:val="BodyText"/>
      </w:pPr>
      <w:r w:rsidRPr="0C98BDBF">
        <w:rPr>
          <w:b/>
          <w:bCs/>
        </w:rPr>
        <w:t>Roles impacted:</w:t>
      </w:r>
      <w:r>
        <w:t xml:space="preserve"> NOC Admin (submits ENR list, may see ENR self-applications), IOC Admin (makes grant decisions, needs multi-NOC combined view), ENR organisations (potential self-applicants</w:t>
      </w:r>
      <w:commentRangeStart w:id="225"/>
      <w:commentRangeStart w:id="226"/>
      <w:r>
        <w:t>)</w:t>
      </w:r>
      <w:commentRangeEnd w:id="226"/>
      <w:r>
        <w:rPr>
          <w:rStyle w:val="CommentReference"/>
          <w:sz w:val="24"/>
          <w:szCs w:val="24"/>
        </w:rPr>
        <w:commentReference w:id="226"/>
      </w:r>
      <w:commentRangeEnd w:id="225"/>
      <w:r>
        <w:rPr>
          <w:rStyle w:val="CommentReference"/>
          <w:sz w:val="24"/>
          <w:szCs w:val="24"/>
        </w:rPr>
        <w:commentReference w:id="225"/>
      </w:r>
    </w:p>
    <w:p w14:paraId="5DB7675B" w14:textId="77777777" w:rsidR="00C851D3" w:rsidRDefault="00333005">
      <w:pPr>
        <w:pStyle w:val="BlockText"/>
      </w:pPr>
      <w:r>
        <w:t xml:space="preserve">Section 5.2 (ENR Undertaking) has been </w:t>
      </w:r>
      <w:r>
        <w:rPr>
          <w:b/>
          <w:bCs/>
        </w:rPr>
        <w:t>moved to Part 1</w:t>
      </w:r>
      <w:r>
        <w:t xml:space="preserve"> as of 2026-04-21 — the PRP-vs-ACR location question is still open.</w:t>
      </w:r>
    </w:p>
    <w:p w14:paraId="600500B2" w14:textId="77777777" w:rsidR="00C851D3" w:rsidRDefault="00333005">
      <w:pPr>
        <w:pStyle w:val="Heading2"/>
      </w:pPr>
      <w:bookmarkStart w:id="227" w:name="governance-integration"/>
      <w:bookmarkEnd w:id="213"/>
      <w:bookmarkEnd w:id="220"/>
      <w:r>
        <w:t>6. Governance &amp; Integration</w:t>
      </w:r>
    </w:p>
    <w:p w14:paraId="3AF8A96C" w14:textId="77777777" w:rsidR="00C851D3" w:rsidRDefault="00333005">
      <w:pPr>
        <w:pStyle w:val="Heading3"/>
      </w:pPr>
      <w:bookmarkStart w:id="228" w:name="common-codes-lookup-and-coding-trigger"/>
      <w:r>
        <w:t>6.2 Common Codes — Lookup and Coding Trigger</w:t>
      </w:r>
    </w:p>
    <w:p w14:paraId="70885844" w14:textId="77777777" w:rsidR="00C851D3" w:rsidRDefault="00333005">
      <w:pPr>
        <w:pStyle w:val="FirstParagraph"/>
      </w:pPr>
      <w:r>
        <w:rPr>
          <w:b/>
          <w:bCs/>
        </w:rPr>
        <w:t>Status:</w:t>
      </w:r>
      <w:r>
        <w:t xml:space="preserve"> RESOLVED — DTEC-internal decision</w:t>
      </w:r>
    </w:p>
    <w:p w14:paraId="39AF2635" w14:textId="77777777" w:rsidR="00C851D3" w:rsidRDefault="00333005">
      <w:pPr>
        <w:pStyle w:val="BodyText"/>
      </w:pPr>
      <w:r>
        <w:rPr>
          <w:b/>
          <w:bCs/>
        </w:rPr>
        <w:t>Context:</w:t>
      </w:r>
      <w:r>
        <w:t xml:space="preserve"> When a media organisation is approved in PRP, it eventually needs an entry in Common Codes — the shared organisation registry used across all accreditation systems. Common Codes assigns each org an official code used by downstream applications (AMS, ADS, Rate Card, ACR). PRP does not assign Common Codes.</w:t>
      </w:r>
    </w:p>
    <w:p w14:paraId="0F59A2B0" w14:textId="77777777" w:rsidR="00C851D3" w:rsidRDefault="00333005">
      <w:pPr>
        <w:pStyle w:val="BodyText"/>
      </w:pPr>
      <w:r>
        <w:rPr>
          <w:b/>
          <w:bCs/>
        </w:rPr>
        <w:t>Resolution:</w:t>
      </w:r>
      <w:r>
        <w:t xml:space="preserve"> This is a D.TEC-internal integration decision (lookup API shape, coding trigger timing, manual vs automatic). D.TEC will settle the integration direction in an internal design review and report the conclusion to the OCOG. No stakeholder input required </w:t>
      </w:r>
      <w:r>
        <w:lastRenderedPageBreak/>
        <w:t>unless the OCOG wants to weigh in on whether the coding workflow is triggered automatically at NOC approval or manually by OCOG ACR staff.</w:t>
      </w:r>
    </w:p>
    <w:p w14:paraId="7CC2EED5" w14:textId="77777777" w:rsidR="00C851D3" w:rsidRDefault="00333005">
      <w:pPr>
        <w:pStyle w:val="BodyText"/>
      </w:pPr>
      <w:r>
        <w:rPr>
          <w:b/>
          <w:bCs/>
        </w:rPr>
        <w:t>Roles impacted:</w:t>
      </w:r>
      <w:r>
        <w:t xml:space="preserve"> D.TEC (primary), OCOG Admin (may initiate coding manually).</w:t>
      </w:r>
    </w:p>
    <w:p w14:paraId="5D516AB9" w14:textId="77777777" w:rsidR="00C851D3" w:rsidRDefault="00333005">
      <w:pPr>
        <w:pStyle w:val="Heading3"/>
      </w:pPr>
      <w:bookmarkStart w:id="229" w:name="X2cbfc5e7eaf04f0a54b43a98af6b6e216c41d8b"/>
      <w:bookmarkEnd w:id="228"/>
      <w:r>
        <w:t>6.3 Dedup Policy — Fail Open, Prevent Duplicates Reaching ACR</w:t>
      </w:r>
    </w:p>
    <w:p w14:paraId="1778131A" w14:textId="77777777" w:rsidR="00C851D3" w:rsidRDefault="00333005">
      <w:pPr>
        <w:pStyle w:val="FirstParagraph"/>
      </w:pPr>
      <w:r>
        <w:rPr>
          <w:b/>
          <w:bCs/>
        </w:rPr>
        <w:t>Status:</w:t>
      </w:r>
      <w:r>
        <w:t xml:space="preserve"> RESOLVED — 2026-04-17</w:t>
      </w:r>
    </w:p>
    <w:p w14:paraId="74818264" w14:textId="77777777" w:rsidR="00C851D3" w:rsidRDefault="00333005">
      <w:pPr>
        <w:pStyle w:val="BodyText"/>
      </w:pPr>
      <w:r>
        <w:rPr>
          <w:b/>
          <w:bCs/>
        </w:rPr>
        <w:t>Scenario:</w:t>
      </w:r>
      <w:r>
        <w:t xml:space="preserve"> When an applicant submits an EoI, the system checks whether their organisation already exists (duplicate detection). If the dedup check is slow or times out, the system accepts the application anyway (fail open) — we do not block applicants due to a system issue.</w:t>
      </w:r>
    </w:p>
    <w:p w14:paraId="27742E24" w14:textId="77777777" w:rsidR="00C851D3" w:rsidRDefault="00333005">
      <w:pPr>
        <w:pStyle w:val="BodyText"/>
      </w:pPr>
      <w:r>
        <w:rPr>
          <w:b/>
          <w:bCs/>
        </w:rPr>
        <w:t>Resolution:</w:t>
      </w:r>
      <w:r>
        <w:t xml:space="preserve"> Fail-open at submission — all applications are accepted regardless of duplicate check timing. Background detection flags pairs for review. Dedup logic as implemented:</w:t>
      </w:r>
    </w:p>
    <w:p w14:paraId="2F1ADFA4" w14:textId="77777777" w:rsidR="00C851D3" w:rsidRDefault="00333005">
      <w:pPr>
        <w:pStyle w:val="Compact"/>
        <w:numPr>
          <w:ilvl w:val="0"/>
          <w:numId w:val="17"/>
        </w:numPr>
      </w:pPr>
      <w:r>
        <w:rPr>
          <w:b/>
          <w:bCs/>
        </w:rPr>
        <w:t>Within a single NOC:</w:t>
      </w:r>
      <w:r>
        <w:t xml:space="preserve"> a pair is flagged when any of four signals fire — same email domain, same contact email, same website hostname, or normalised org name + same country. NOC admins can resolve the flag by rejecting or returning one of the pair directly from the comparison modal in the NOC queue.</w:t>
      </w:r>
    </w:p>
    <w:p w14:paraId="350251C6" w14:textId="77777777" w:rsidR="00C851D3" w:rsidRDefault="00333005">
      <w:pPr>
        <w:pStyle w:val="Compact"/>
        <w:numPr>
          <w:ilvl w:val="0"/>
          <w:numId w:val="17"/>
        </w:numPr>
      </w:pPr>
      <w:r>
        <w:rPr>
          <w:b/>
          <w:bCs/>
        </w:rPr>
        <w:t>Cross-NOC:</w:t>
      </w:r>
      <w:r>
        <w:t xml:space="preserve"> organisations appearing in multiple NOC territories are flagged via </w:t>
      </w:r>
      <w:r>
        <w:rPr>
          <w:rStyle w:val="VerbatimChar"/>
        </w:rPr>
        <w:t>isMultiTerritoryFlag</w:t>
      </w:r>
      <w:r>
        <w:t xml:space="preserve"> and surfaced in the IOC dashboard. Cross-NOC flags are informational — legitimate global wire services (AP, Reuters, AFP, Xinhua) are handled as IOC-Direct and bypass the NOC process entirely.</w:t>
      </w:r>
    </w:p>
    <w:p w14:paraId="3507DF70" w14:textId="77777777" w:rsidR="00C851D3" w:rsidRDefault="00333005">
      <w:pPr>
        <w:pStyle w:val="Compact"/>
        <w:numPr>
          <w:ilvl w:val="0"/>
          <w:numId w:val="17"/>
        </w:numPr>
      </w:pPr>
      <w:r>
        <w:rPr>
          <w:b/>
          <w:bCs/>
        </w:rPr>
        <w:t>Unresolved flags remain soft warnings through PbN.</w:t>
      </w:r>
      <w:r>
        <w:t xml:space="preserve"> If a NOC allocates slots to both flagged orgs without resolving the flag, both records currently flow to ACR. A hard block at OCOG PbN approval is </w:t>
      </w:r>
      <w:r>
        <w:rPr>
          <w:b/>
          <w:bCs/>
        </w:rPr>
        <w:t>not implemented</w:t>
      </w:r>
      <w:r>
        <w:t xml:space="preserve"> — it is left as OCOG operational discretion (the OCOG can refuse to approve a PbN submission that contains an unresolved duplicate).</w:t>
      </w:r>
    </w:p>
    <w:p w14:paraId="0A13A29C" w14:textId="77777777" w:rsidR="00C851D3" w:rsidRDefault="00333005">
      <w:pPr>
        <w:pStyle w:val="FirstParagraph"/>
      </w:pPr>
      <w:r>
        <w:rPr>
          <w:b/>
          <w:bCs/>
        </w:rPr>
        <w:t>Roles impacted:</w:t>
      </w:r>
      <w:r>
        <w:t xml:space="preserve"> Applicant (always gets through), NOC Admin (reviews flagged duplicates), OCOG Admin (final authority on dedup resolution).</w:t>
      </w:r>
    </w:p>
    <w:p w14:paraId="2E51E2C3" w14:textId="77777777" w:rsidR="00C851D3" w:rsidRDefault="00333005">
      <w:pPr>
        <w:pStyle w:val="Heading3"/>
      </w:pPr>
      <w:bookmarkStart w:id="230" w:name="Xf2bd63ff53cf689109f77485083167328436f6e"/>
      <w:bookmarkEnd w:id="229"/>
      <w:r>
        <w:t>6.4 NOC Onboarding and System Manual [EM 2026-04-02]</w:t>
      </w:r>
    </w:p>
    <w:p w14:paraId="16750D23" w14:textId="77777777" w:rsidR="00C851D3" w:rsidRDefault="00333005">
      <w:pPr>
        <w:pStyle w:val="FirstParagraph"/>
      </w:pPr>
      <w:r>
        <w:rPr>
          <w:b/>
          <w:bCs/>
        </w:rPr>
        <w:t>Status:</w:t>
      </w:r>
      <w:r>
        <w:t xml:space="preserve"> RESOLVED (6.4a and 6.4b) — 6.4c moved to Part 1 for scope confirmation</w:t>
      </w:r>
    </w:p>
    <w:p w14:paraId="2385B755" w14:textId="77777777" w:rsidR="00C851D3" w:rsidRDefault="00333005">
      <w:pPr>
        <w:pStyle w:val="BodyText"/>
      </w:pPr>
      <w:r>
        <w:rPr>
          <w:b/>
          <w:bCs/>
        </w:rPr>
        <w:t>Scenario:</w:t>
      </w:r>
      <w:r>
        <w:t xml:space="preserve"> Emma asks (Comment 185): “As the NOCs will need to be onboarded on to the ACR system, will LA28ACR onboard them? A manual will need to be planned to help the NOCs. Will the system be set up in French too.” These are governance questions that need answers before launch.</w:t>
      </w:r>
    </w:p>
    <w:p w14:paraId="5BD6F385" w14:textId="77777777" w:rsidR="00C851D3" w:rsidRDefault="00333005">
      <w:pPr>
        <w:pStyle w:val="Heading4"/>
      </w:pPr>
      <w:bookmarkStart w:id="231" w:name="a-account-provisioning"/>
      <w:r>
        <w:t>6.4a — Account Provisioning</w:t>
      </w:r>
    </w:p>
    <w:p w14:paraId="604925A2" w14:textId="77777777" w:rsidR="00C851D3" w:rsidRDefault="00333005">
      <w:pPr>
        <w:pStyle w:val="FirstParagraph"/>
      </w:pPr>
      <w:r>
        <w:rPr>
          <w:b/>
          <w:bCs/>
        </w:rPr>
        <w:t>Status:</w:t>
      </w:r>
      <w:r>
        <w:t xml:space="preserve"> RESOLVED — 2026-04-21.</w:t>
      </w:r>
    </w:p>
    <w:p w14:paraId="71359C67" w14:textId="77777777" w:rsidR="00C851D3" w:rsidRDefault="00333005">
      <w:pPr>
        <w:pStyle w:val="BodyText"/>
      </w:pPr>
      <w:r w:rsidRPr="0C98BDBF">
        <w:rPr>
          <w:b/>
          <w:bCs/>
        </w:rPr>
        <w:lastRenderedPageBreak/>
        <w:t>Resolution:</w:t>
      </w:r>
      <w:r>
        <w:t xml:space="preserve"> </w:t>
      </w:r>
      <w:r w:rsidRPr="0C98BDBF">
        <w:rPr>
          <w:b/>
          <w:bCs/>
        </w:rPr>
        <w:t>The OCOG provisions NOC admin accounts</w:t>
      </w:r>
      <w:r>
        <w:t xml:space="preserve"> — generating credentials, communicating login details, and providing initial guidance. D.TEC supports the OCOG with technical tooling. 206 NOC accounts must exist before August 24.</w:t>
      </w:r>
      <w:commentRangeStart w:id="232"/>
      <w:commentRangeEnd w:id="232"/>
      <w:r>
        <w:rPr>
          <w:rStyle w:val="CommentReference"/>
          <w:sz w:val="24"/>
          <w:szCs w:val="24"/>
        </w:rPr>
        <w:commentReference w:id="232"/>
      </w:r>
    </w:p>
    <w:p w14:paraId="30BE127B" w14:textId="77777777" w:rsidR="00C851D3" w:rsidRDefault="00333005">
      <w:pPr>
        <w:pStyle w:val="Heading4"/>
      </w:pPr>
      <w:bookmarkStart w:id="233" w:name="b-user-manual"/>
      <w:bookmarkEnd w:id="231"/>
      <w:r>
        <w:t>6.4b — User Manual</w:t>
      </w:r>
    </w:p>
    <w:p w14:paraId="06D7C44A" w14:textId="77777777" w:rsidR="00C851D3" w:rsidRDefault="00333005">
      <w:pPr>
        <w:pStyle w:val="FirstParagraph"/>
      </w:pPr>
      <w:r>
        <w:rPr>
          <w:b/>
          <w:bCs/>
        </w:rPr>
        <w:t>Status:</w:t>
      </w:r>
      <w:r>
        <w:t xml:space="preserve"> RESOLVED — 2026-04-17</w:t>
      </w:r>
    </w:p>
    <w:p w14:paraId="1E9208ED" w14:textId="77777777" w:rsidR="00C851D3" w:rsidRDefault="00333005">
      <w:pPr>
        <w:pStyle w:val="BodyText"/>
      </w:pPr>
      <w:r>
        <w:rPr>
          <w:b/>
          <w:bCs/>
        </w:rPr>
        <w:t>Resolution:</w:t>
      </w:r>
      <w:r>
        <w:t xml:space="preserve"> The </w:t>
      </w:r>
      <w:r>
        <w:rPr>
          <w:b/>
          <w:bCs/>
        </w:rPr>
        <w:t>OCOG owns and writes the NOC user manual</w:t>
      </w:r>
      <w:r>
        <w:t>. D.TEC contributes technical content; IOC contributes process and policy content.</w:t>
      </w:r>
    </w:p>
    <w:p w14:paraId="636D2EDB" w14:textId="77777777" w:rsidR="00C851D3" w:rsidRDefault="00333005">
      <w:pPr>
        <w:pStyle w:val="Heading4"/>
      </w:pPr>
      <w:bookmarkStart w:id="234" w:name="X52a545186454111b5f76b09780c52a3099319db"/>
      <w:bookmarkEnd w:id="233"/>
      <w:r>
        <w:t>6.4c — French Localisation Scope (now in Part 1)</w:t>
      </w:r>
    </w:p>
    <w:p w14:paraId="6EAB81B0" w14:textId="77777777" w:rsidR="00C851D3" w:rsidRDefault="00333005">
      <w:pPr>
        <w:pStyle w:val="FirstParagraph"/>
      </w:pPr>
      <w:r>
        <w:t>See section 6.4c in Part 1.</w:t>
      </w:r>
    </w:p>
    <w:p w14:paraId="449B3FFD" w14:textId="77777777" w:rsidR="00C851D3" w:rsidRDefault="00333005">
      <w:pPr>
        <w:pStyle w:val="BodyText"/>
      </w:pPr>
      <w:r>
        <w:rPr>
          <w:b/>
          <w:bCs/>
        </w:rPr>
        <w:t>Roles impacted:</w:t>
      </w:r>
      <w:r>
        <w:t xml:space="preserve"> NOC Admin, OCOG Admin, D.TEC, IOC.</w:t>
      </w:r>
    </w:p>
    <w:p w14:paraId="12F29AEA" w14:textId="77777777" w:rsidR="00C851D3" w:rsidRDefault="00333005">
      <w:pPr>
        <w:pStyle w:val="Heading3"/>
      </w:pPr>
      <w:bookmarkStart w:id="235" w:name="pilot-noc-testing-em-2026-04-02"/>
      <w:bookmarkEnd w:id="230"/>
      <w:bookmarkEnd w:id="234"/>
      <w:r>
        <w:t>6.5 Pilot NOC Testing [EM 2026-04-02]</w:t>
      </w:r>
    </w:p>
    <w:p w14:paraId="002DB9DC" w14:textId="77777777" w:rsidR="00C851D3" w:rsidRDefault="00333005">
      <w:pPr>
        <w:pStyle w:val="FirstParagraph"/>
      </w:pPr>
      <w:r>
        <w:rPr>
          <w:b/>
          <w:bCs/>
        </w:rPr>
        <w:t>Status:</w:t>
      </w:r>
      <w:r>
        <w:t xml:space="preserve"> RESOLVED — 2026-04-17 — covered by 1.3 implementation</w:t>
      </w:r>
    </w:p>
    <w:p w14:paraId="753FDEE5" w14:textId="77777777" w:rsidR="00C851D3" w:rsidRDefault="00333005">
      <w:pPr>
        <w:pStyle w:val="BodyText"/>
      </w:pPr>
      <w:r>
        <w:rPr>
          <w:b/>
          <w:bCs/>
        </w:rPr>
        <w:t>Resolution:</w:t>
      </w:r>
      <w:r>
        <w:t xml:space="preserve"> Pilot NOC support is enabled by the OCOG’s ability to </w:t>
      </w:r>
      <w:r>
        <w:rPr>
          <w:b/>
          <w:bCs/>
        </w:rPr>
        <w:t>selectively open EoI windows for specific NOCs</w:t>
      </w:r>
      <w:r>
        <w:t xml:space="preserve"> while others remain closed — the same per-NOC window control retained at the OCOG admin level (per 1.3). This is the same mechanism used for post-deadline invite extensions. No separate pilot infrastructure is required.</w:t>
      </w:r>
    </w:p>
    <w:p w14:paraId="2E56FD51" w14:textId="77777777" w:rsidR="00C851D3" w:rsidRDefault="00333005">
      <w:pPr>
        <w:pStyle w:val="BodyText"/>
      </w:pPr>
      <w:r>
        <w:rPr>
          <w:b/>
          <w:bCs/>
        </w:rPr>
        <w:t>EoI pilot agreed (early dates):</w:t>
      </w:r>
      <w:r>
        <w:t xml:space="preserve"> The pilot will be handled by this feature (global EoI start and end dates, with per-NOC overrides). This is on the </w:t>
      </w:r>
      <w:r>
        <w:rPr>
          <w:b/>
          <w:bCs/>
        </w:rPr>
        <w:t>v1.0 backlog</w:t>
      </w:r>
      <w:r>
        <w:t xml:space="preserve"> and must ship with v1.0 since it is the mechanism by which the pilot runs. Pilot NOC selection criteria, timeline, and go/no-go threshold to be agreed between OCOG, IOC, and D.TEC.</w:t>
      </w:r>
    </w:p>
    <w:p w14:paraId="5A40D388" w14:textId="77777777" w:rsidR="00C851D3" w:rsidRDefault="00333005">
      <w:pPr>
        <w:pStyle w:val="BodyText"/>
      </w:pPr>
      <w:r>
        <w:rPr>
          <w:b/>
          <w:bCs/>
        </w:rPr>
        <w:t>Roles impacted:</w:t>
      </w:r>
      <w:r>
        <w:t xml:space="preserve"> OCOG Admin (coordinates pilot), IOC (may set go/no-go criteria), NOC Admin (pilot participants), D.TEC (operates the pilot environment).</w:t>
      </w:r>
    </w:p>
    <w:p w14:paraId="03FFF0B6" w14:textId="77777777" w:rsidR="00C851D3" w:rsidRDefault="00333005">
      <w:pPr>
        <w:pStyle w:val="Heading2"/>
      </w:pPr>
      <w:bookmarkStart w:id="236" w:name="resolved-decisions-r-1-to-r-10"/>
      <w:bookmarkEnd w:id="227"/>
      <w:bookmarkEnd w:id="235"/>
      <w:r>
        <w:t>Resolved Decisions (R-1 to R-10)</w:t>
      </w:r>
    </w:p>
    <w:p w14:paraId="0CC2239A" w14:textId="77777777" w:rsidR="00C851D3" w:rsidRDefault="00333005">
      <w:pPr>
        <w:pStyle w:val="FirstParagraph"/>
      </w:pPr>
      <w:r>
        <w:t xml:space="preserve">All decisions below are </w:t>
      </w:r>
      <w:r>
        <w:rPr>
          <w:b/>
          <w:bCs/>
        </w:rPr>
        <w:t>RESOLVED</w:t>
      </w:r>
      <w:r>
        <w:t xml:space="preserve"> and will be reviewed as a block in the Part 2 walkthrough meeting. R-2, R-3, and R-7 carry historical caveats from earlier iterations; those caveats have been superseded by the resolutions in sections 3.2, 4.2, and 5.1 and will be closed in the walkthrough.</w:t>
      </w:r>
    </w:p>
    <w:p w14:paraId="0EDC883D" w14:textId="77777777" w:rsidR="00C851D3" w:rsidRDefault="00333005">
      <w:pPr>
        <w:pStyle w:val="Heading3"/>
      </w:pPr>
      <w:bookmarkStart w:id="237" w:name="Xd44388af01f614b005f69410bf5c889ab9d271f"/>
      <w:r>
        <w:t>R-1. EoI Owned by NOC; OCOG Has Cross-NOC Review Authority</w:t>
      </w:r>
    </w:p>
    <w:p w14:paraId="3D6355F7" w14:textId="77777777" w:rsidR="00C851D3" w:rsidRDefault="00333005">
      <w:pPr>
        <w:pStyle w:val="FirstParagraph"/>
      </w:pPr>
      <w:r>
        <w:rPr>
          <w:b/>
          <w:bCs/>
        </w:rPr>
        <w:t>Decision:</w:t>
      </w:r>
      <w:r>
        <w:t xml:space="preserve"> During the EoI phase, the NOC reviews, approves, returns, or rejects applications for their own territory. The OCOG can see all applications across NOCs (read-only during EoI) and will have filtering tools to identify problematic applications. The IOC has visibility but does not approve or reject EoI applications.</w:t>
      </w:r>
    </w:p>
    <w:p w14:paraId="26E5BB59" w14:textId="77777777" w:rsidR="00C851D3" w:rsidRDefault="00333005">
      <w:pPr>
        <w:pStyle w:val="BodyText"/>
      </w:pPr>
      <w:r>
        <w:rPr>
          <w:b/>
          <w:bCs/>
        </w:rPr>
        <w:lastRenderedPageBreak/>
        <w:t>Clarification — EoI approval = candidacy, not accreditation [Ken 2026-04-02]:</w:t>
      </w:r>
      <w:r>
        <w:t xml:space="preserve"> When a NOC approves an EoI, they are approving the organisation as a </w:t>
      </w:r>
      <w:r>
        <w:rPr>
          <w:i/>
          <w:iCs/>
        </w:rPr>
        <w:t>candidate for quota consideration</w:t>
      </w:r>
      <w:r>
        <w:t xml:space="preserve"> — not granting accreditation. An approved organisation may receive zero slots in PbN. This two-stage model (candidacy → allocation) is intentional and important: a NOC with a quota of 80 press slots might approve 200 organisations as candidates, then allocate slots to the 80 they prioritise in PbN. The remaining 120 approved-but-unallocated orgs receive no credentials.</w:t>
      </w:r>
    </w:p>
    <w:p w14:paraId="56511E45" w14:textId="77777777" w:rsidR="00C851D3" w:rsidRDefault="00333005">
      <w:pPr>
        <w:pStyle w:val="BodyText"/>
      </w:pPr>
      <w:r>
        <w:t>This distinction is currently implicit in the portal but not made explicit to users. The “Approve as Candidate” label change and explanatory tooltip are required in the portal UI to make clear that EoI approval places the organisation in the candidate pool, not that it guarantees credential allocation.</w:t>
      </w:r>
    </w:p>
    <w:p w14:paraId="01032E36" w14:textId="77777777" w:rsidR="00C851D3" w:rsidRDefault="00333005">
      <w:pPr>
        <w:pStyle w:val="BodyText"/>
      </w:pPr>
      <w:r>
        <w:rPr>
          <w:b/>
          <w:bCs/>
        </w:rPr>
        <w:t>Roles impacted:</w:t>
      </w:r>
      <w:r>
        <w:t xml:space="preserve"> NOC Admin, OCOG Admin, IOC Admin </w:t>
      </w:r>
      <w:r>
        <w:rPr>
          <w:b/>
          <w:bCs/>
        </w:rPr>
        <w:t>Please confirm</w:t>
      </w:r>
      <w:r>
        <w:t xml:space="preserve"> the role boundaries during EoI, and confirm that framing EoI approval as “candidacy” (not accreditation) accurately reflects how IOC and OCOG expect NOCs to use this stage.</w:t>
      </w:r>
    </w:p>
    <w:p w14:paraId="72108BBB" w14:textId="77777777" w:rsidR="00C851D3" w:rsidRDefault="00333005">
      <w:pPr>
        <w:pStyle w:val="Heading3"/>
      </w:pPr>
      <w:bookmarkStart w:id="238" w:name="X3e3c0ec613c93eec582ec33b336cacf0f15d0a9"/>
      <w:bookmarkEnd w:id="237"/>
      <w:r>
        <w:t>R-2. PbN Approval — OCOG Approves, with IOC Exceptions</w:t>
      </w:r>
    </w:p>
    <w:p w14:paraId="7FCD7506" w14:textId="77777777" w:rsidR="00C851D3" w:rsidRDefault="00333005">
      <w:pPr>
        <w:pStyle w:val="FirstParagraph"/>
      </w:pPr>
      <w:r w:rsidRPr="0C98BDBF">
        <w:rPr>
          <w:b/>
          <w:bCs/>
        </w:rPr>
        <w:t>Decision (resolved 2026-04-11):</w:t>
      </w:r>
      <w:r>
        <w:t xml:space="preserve"> After a NOC submits their PbN slot allocations, the OCOG formally reviews and approves (or adjusts) them</w:t>
      </w:r>
      <w:commentRangeStart w:id="239"/>
      <w:r>
        <w:t>.</w:t>
      </w:r>
      <w:commentRangeEnd w:id="239"/>
      <w:r>
        <w:rPr>
          <w:rStyle w:val="CommentReference"/>
          <w:sz w:val="24"/>
          <w:szCs w:val="24"/>
        </w:rPr>
        <w:commentReference w:id="239"/>
      </w:r>
      <w:r>
        <w:t xml:space="preserve"> The IOC has read-only visibility on PbN allocations but does not approve them. PbN state machine: Draft → NOC Submitted → OCOG Approved → Sent to ACR. This matches the Model A resolution in section 3.2.</w:t>
      </w:r>
    </w:p>
    <w:p w14:paraId="080F68BC" w14:textId="7C226B98" w:rsidR="00C851D3" w:rsidRDefault="00333005">
      <w:pPr>
        <w:pStyle w:val="BodyText"/>
      </w:pPr>
      <w:r w:rsidRPr="0C98BDBF">
        <w:rPr>
          <w:b/>
          <w:bCs/>
        </w:rPr>
        <w:t>Named exceptions where the IOC has direct approval authority:</w:t>
      </w:r>
      <w:r>
        <w:t xml:space="preserve"> </w:t>
      </w:r>
      <w:r w:rsidRPr="0C98BDBF">
        <w:rPr>
          <w:b/>
          <w:bCs/>
        </w:rPr>
        <w:t>IOC-Direct organisations:</w:t>
      </w:r>
      <w:r>
        <w:t xml:space="preserve"> The IOC allocates slots to reserved orgs (AFP, AP, Reuters, etc.) and submits them for OCOG approval through the same PbN state machine. </w:t>
      </w:r>
      <w:r w:rsidRPr="0C98BDBF">
        <w:rPr>
          <w:b/>
          <w:bCs/>
        </w:rPr>
        <w:t>ENR:</w:t>
      </w:r>
      <w:r>
        <w:t xml:space="preserve"> The IOC grants ENR allocations from the holdback pool (separate track, not PbN)</w:t>
      </w:r>
      <w:ins w:id="240" w:author="Emma Morris (External)" w:date="2026-04-24T14:19:00Z" w16du:dateUtc="2026-04-24T14:19:47Z">
        <w:r w:rsidR="43107084">
          <w:t xml:space="preserve"> and they need to be added to the NOC quota</w:t>
        </w:r>
      </w:ins>
      <w:r>
        <w:t xml:space="preserve">. </w:t>
      </w:r>
      <w:r w:rsidRPr="0C98BDBF">
        <w:rPr>
          <w:b/>
          <w:bCs/>
        </w:rPr>
        <w:t>IOC-managed quotas:</w:t>
      </w:r>
      <w:r>
        <w:t xml:space="preserve"> The IOC sets per-category quota totals per NOC.</w:t>
      </w:r>
    </w:p>
    <w:p w14:paraId="5231AA05" w14:textId="77777777" w:rsidR="00C851D3" w:rsidRDefault="00333005">
      <w:pPr>
        <w:pStyle w:val="BodyText"/>
      </w:pPr>
      <w:r>
        <w:rPr>
          <w:b/>
          <w:bCs/>
        </w:rPr>
        <w:t>Roles impacted:</w:t>
      </w:r>
      <w:r>
        <w:t xml:space="preserve"> NOC Admin, OCOG Admin, IOC Admin.</w:t>
      </w:r>
    </w:p>
    <w:p w14:paraId="565464B9" w14:textId="77777777" w:rsidR="00C851D3" w:rsidRDefault="00333005">
      <w:pPr>
        <w:pStyle w:val="Heading3"/>
      </w:pPr>
      <w:bookmarkStart w:id="241" w:name="Xaa3c1cf6129d92e90a1434f2fae61e65703133f"/>
      <w:bookmarkEnd w:id="238"/>
      <w:r>
        <w:t>R-3. ENR Process — NOC Nominates, IOC Grants from Holdback</w:t>
      </w:r>
    </w:p>
    <w:p w14:paraId="7EA8DE0D" w14:textId="12C48269" w:rsidR="00C851D3" w:rsidRDefault="00333005">
      <w:pPr>
        <w:pStyle w:val="FirstParagraph"/>
      </w:pPr>
      <w:r w:rsidRPr="0C98BDBF">
        <w:rPr>
          <w:b/>
          <w:bCs/>
        </w:rPr>
        <w:t>Decision (updated 2026-04-17):</w:t>
      </w:r>
      <w:r>
        <w:t xml:space="preserve"> ENR is a separate track from EoI/PbN. ENR organisations </w:t>
      </w:r>
      <w:r w:rsidRPr="0C98BDBF">
        <w:rPr>
          <w:b/>
          <w:bCs/>
        </w:rPr>
        <w:t>may self-apply via the public EoI form</w:t>
      </w:r>
      <w:r>
        <w:t xml:space="preserve"> (per the 5.1 resolution), and the NOC may also nominate organisations directly. Either way, the NOC assembles a prioritised list and submits it to the IOC. The IOC reviews each org and grants full, partial, or zero slots from a separate holdback pool. ENR quota is completely separate from E-category quotas. </w:t>
      </w:r>
      <w:ins w:id="242" w:author="Emma Morris (External)" w:date="2026-04-24T14:20:00Z" w16du:dateUtc="2026-04-24T14:20:59Z">
        <w:r w:rsidR="39D66ED8">
          <w:t>True but they are added to the NOC quota once approved</w:t>
        </w:r>
      </w:ins>
      <w:ins w:id="243" w:author="Emma Morris (External)" w:date="2026-04-24T14:33:00Z" w16du:dateUtc="2026-04-24T14:33:51Z">
        <w:r w:rsidR="4D073BA8">
          <w:t xml:space="preserve"> by IOC</w:t>
        </w:r>
      </w:ins>
      <w:ins w:id="244" w:author="Emma Morris (External)" w:date="2026-04-24T14:20:00Z" w16du:dateUtc="2026-04-24T14:20:59Z">
        <w:r w:rsidR="39D66ED8">
          <w:t xml:space="preserve"> in February. </w:t>
        </w:r>
      </w:ins>
      <w:r>
        <w:t>The earlier “NOC nominates only” model is superseded by section 5.1.</w:t>
      </w:r>
    </w:p>
    <w:p w14:paraId="2F5B988D" w14:textId="77777777" w:rsidR="00C851D3" w:rsidRDefault="00333005">
      <w:pPr>
        <w:pStyle w:val="BodyText"/>
      </w:pPr>
      <w:r>
        <w:rPr>
          <w:b/>
          <w:bCs/>
        </w:rPr>
        <w:t>Roles impacted:</w:t>
      </w:r>
      <w:r>
        <w:t xml:space="preserve"> NOC Admin, IOC Admin, ENR organisations (may self-apply).</w:t>
      </w:r>
    </w:p>
    <w:p w14:paraId="67F82E6A" w14:textId="77777777" w:rsidR="00C851D3" w:rsidRDefault="00333005">
      <w:pPr>
        <w:pStyle w:val="Heading3"/>
      </w:pPr>
      <w:bookmarkStart w:id="245" w:name="X7805c81b8e7cd19a12f92602b30da557c348261"/>
      <w:bookmarkEnd w:id="241"/>
      <w:r>
        <w:lastRenderedPageBreak/>
        <w:t>R-4. IFs — Quota and Fast-Track Only, No Public EoI [EM 2026-04-02 updated]</w:t>
      </w:r>
    </w:p>
    <w:p w14:paraId="37198681" w14:textId="77777777" w:rsidR="00C851D3" w:rsidRDefault="00333005">
      <w:pPr>
        <w:pStyle w:val="FirstParagraph"/>
      </w:pPr>
      <w:r>
        <w:rPr>
          <w:b/>
          <w:bCs/>
        </w:rPr>
        <w:t>Decision (updated 2026-04-17):</w:t>
      </w:r>
      <w:r>
        <w:t xml:space="preserve"> International Federations (IFs) operate via two distinct tracks:</w:t>
      </w:r>
    </w:p>
    <w:p w14:paraId="6949CF37" w14:textId="77777777" w:rsidR="00C851D3" w:rsidRDefault="00333005">
      <w:pPr>
        <w:pStyle w:val="Compact"/>
        <w:numPr>
          <w:ilvl w:val="0"/>
          <w:numId w:val="18"/>
        </w:numPr>
      </w:pPr>
      <w:r>
        <w:rPr>
          <w:b/>
          <w:bCs/>
        </w:rPr>
        <w:t>IF-Staff track (all IFs — staff journalists/photographers quota):</w:t>
      </w:r>
      <w:r>
        <w:t xml:space="preserve"> Handled via the IOC-Direct/INO workflow with an “IF-Staff” organisation type flag, in the same way as INOs. The IOC sets per-category quotas for each IF. IFs in this track do not have a public EoI queue and go directly to Press by Name in ACR.</w:t>
      </w:r>
    </w:p>
    <w:p w14:paraId="4F9F4E57" w14:textId="77777777" w:rsidR="00C851D3" w:rsidRDefault="00333005">
      <w:pPr>
        <w:pStyle w:val="Compact"/>
        <w:numPr>
          <w:ilvl w:val="0"/>
          <w:numId w:val="18"/>
        </w:numPr>
      </w:pPr>
      <w:r w:rsidRPr="0C98BDBF">
        <w:rPr>
          <w:b/>
          <w:bCs/>
        </w:rPr>
        <w:t>IF-PbN track (approximately 6–8 IFs that act as responsible organisations):</w:t>
      </w:r>
      <w:r>
        <w:t xml:space="preserve"> These IFs allocate quota to sport-specific press organisations. They use the direct entry or invite process via an IF admin actor. OCOG approves their PbN allocations through the same state machine as NOC allocations.</w:t>
      </w:r>
      <w:commentRangeStart w:id="246"/>
      <w:commentRangeEnd w:id="246"/>
      <w:r>
        <w:rPr>
          <w:rStyle w:val="CommentReference"/>
          <w:sz w:val="24"/>
          <w:szCs w:val="24"/>
        </w:rPr>
        <w:commentReference w:id="246"/>
      </w:r>
    </w:p>
    <w:p w14:paraId="2D8D45E2" w14:textId="77777777" w:rsidR="00C851D3" w:rsidRDefault="00333005">
      <w:pPr>
        <w:pStyle w:val="FirstParagraph"/>
      </w:pPr>
      <w:r>
        <w:rPr>
          <w:b/>
          <w:bCs/>
        </w:rPr>
        <w:t>Confirmed — IFs have NO ENR accreditations [EM 2026-04-02]:</w:t>
      </w:r>
      <w:r>
        <w:t xml:space="preserve"> Emma confirms (Comments 100, 112) that IFs do not participate in the ENR track at all. ENR accreditations do not exist for IFs. Any ENR-related screens or logic for IF admin roles should be removed or hidden.</w:t>
      </w:r>
    </w:p>
    <w:p w14:paraId="1FBEC69F" w14:textId="77777777" w:rsidR="00C851D3" w:rsidRDefault="00333005">
      <w:pPr>
        <w:pStyle w:val="BodyText"/>
      </w:pPr>
      <w:r>
        <w:rPr>
          <w:b/>
          <w:bCs/>
        </w:rPr>
        <w:t>Roles impacted:</w:t>
      </w:r>
      <w:r>
        <w:t xml:space="preserve"> IF Admin (only ~6–8 IFs in scope for PbN), OCOG Admin (approves those IFs’ PbN), IOC Admin (sets quotas for all IFs)</w:t>
      </w:r>
    </w:p>
    <w:p w14:paraId="74D67B3B" w14:textId="77777777" w:rsidR="00C851D3" w:rsidRDefault="00333005">
      <w:pPr>
        <w:pStyle w:val="Heading3"/>
      </w:pPr>
      <w:bookmarkStart w:id="247" w:name="Xfea0cd679a66aac534298163cbe6e7f91aaef1c"/>
      <w:bookmarkEnd w:id="245"/>
      <w:r>
        <w:t>R-5. ENR Partial Allocation (Not All-or-Nothing)</w:t>
      </w:r>
    </w:p>
    <w:p w14:paraId="63426C7C" w14:textId="77777777" w:rsidR="00C851D3" w:rsidRDefault="00333005">
      <w:pPr>
        <w:pStyle w:val="FirstParagraph"/>
      </w:pPr>
      <w:r>
        <w:rPr>
          <w:b/>
          <w:bCs/>
        </w:rPr>
        <w:t>Decision:</w:t>
      </w:r>
      <w:r>
        <w:t xml:space="preserve"> When the IOC reviews a NOC’s ENR request list, they decide per org: Granted (full slots), Partial (fewer slots than requested), or Denied (zero slots). The IOC sets the exact number of slots granted for each org. This is not all-or-nothing per NOC.</w:t>
      </w:r>
    </w:p>
    <w:p w14:paraId="0648BA06" w14:textId="77777777" w:rsidR="00C851D3" w:rsidRDefault="00333005">
      <w:pPr>
        <w:pStyle w:val="BodyText"/>
      </w:pPr>
      <w:r w:rsidRPr="0C98BDBF">
        <w:rPr>
          <w:b/>
          <w:bCs/>
        </w:rPr>
        <w:t>Roles impacted:</w:t>
      </w:r>
      <w:r>
        <w:t xml:space="preserve"> IOC Admin, NOC Admin (sees decisions) </w:t>
      </w:r>
      <w:r w:rsidRPr="0C98BDBF">
        <w:rPr>
          <w:b/>
          <w:bCs/>
        </w:rPr>
        <w:t>Please confirm</w:t>
      </w:r>
      <w:r>
        <w:t xml:space="preserve"> per-org </w:t>
      </w:r>
      <w:commentRangeStart w:id="248"/>
      <w:r>
        <w:t>partial</w:t>
      </w:r>
      <w:commentRangeEnd w:id="248"/>
      <w:r>
        <w:rPr>
          <w:rStyle w:val="CommentReference"/>
          <w:sz w:val="24"/>
          <w:szCs w:val="24"/>
        </w:rPr>
        <w:commentReference w:id="248"/>
      </w:r>
      <w:r>
        <w:t xml:space="preserve"> allocation is correct.</w:t>
      </w:r>
    </w:p>
    <w:p w14:paraId="2F153E04" w14:textId="77777777" w:rsidR="00C851D3" w:rsidRDefault="00333005">
      <w:pPr>
        <w:pStyle w:val="Heading3"/>
      </w:pPr>
      <w:bookmarkStart w:id="249" w:name="Xba066557516f7989e1f32fea277fedea4cb8b48"/>
      <w:bookmarkEnd w:id="247"/>
      <w:r>
        <w:t>R-6. Flat Org Identity Model (No Parent-Child Hierarchy)</w:t>
      </w:r>
    </w:p>
    <w:p w14:paraId="5CF8DE04" w14:textId="77777777" w:rsidR="00C851D3" w:rsidRDefault="00333005">
      <w:pPr>
        <w:pStyle w:val="FirstParagraph"/>
      </w:pPr>
      <w:r w:rsidRPr="0C98BDBF">
        <w:rPr>
          <w:b/>
          <w:bCs/>
        </w:rPr>
        <w:t>Decision:</w:t>
      </w:r>
      <w:r>
        <w:t xml:space="preserve"> Each territory’s instance of an organisation is an independent record. For example, a broadcast company with bureaux in Japan and the United States would have two separate org records — one managed by the JPN NOC and one by the USA NOC. They are linked only by a shared email domain, which triggers a multi-territory flag. A parent-child corporate hierarchy model is deferred.</w:t>
      </w:r>
    </w:p>
    <w:p w14:paraId="526A32FE" w14:textId="77777777" w:rsidR="00C851D3" w:rsidRDefault="00333005">
      <w:pPr>
        <w:pStyle w:val="BodyText"/>
      </w:pPr>
      <w:r>
        <w:t>Note: The largest international wire services (AFP, AP, Reuters, Xinhua) are handled separately as IOC-Direct organisations — they bypass the NOC process entirely and are managed by the IOC.</w:t>
      </w:r>
    </w:p>
    <w:p w14:paraId="4F33178F" w14:textId="77777777" w:rsidR="00C851D3" w:rsidRDefault="00333005">
      <w:pPr>
        <w:pStyle w:val="BodyText"/>
      </w:pPr>
      <w:r>
        <w:rPr>
          <w:b/>
          <w:bCs/>
        </w:rPr>
        <w:t>Roles impacted:</w:t>
      </w:r>
      <w:r>
        <w:t xml:space="preserve"> NOC Admin, OCOG Admin, IOC Admin </w:t>
      </w:r>
      <w:r>
        <w:rPr>
          <w:b/>
          <w:bCs/>
        </w:rPr>
        <w:t>Please confirm</w:t>
      </w:r>
      <w:r>
        <w:t xml:space="preserve"> the flat model is acceptable, or let us know if corporate hierarchy visibility is needed.</w:t>
      </w:r>
    </w:p>
    <w:p w14:paraId="761BA841" w14:textId="77777777" w:rsidR="00C851D3" w:rsidRDefault="00333005">
      <w:pPr>
        <w:pStyle w:val="Heading3"/>
      </w:pPr>
      <w:bookmarkStart w:id="250" w:name="r-7.-ioc-can-edit-quotas-after-import"/>
      <w:bookmarkEnd w:id="249"/>
      <w:r>
        <w:lastRenderedPageBreak/>
        <w:t>R-7. IOC Can Edit Quotas After Import</w:t>
      </w:r>
    </w:p>
    <w:p w14:paraId="1E12C79E" w14:textId="77777777" w:rsidR="00C851D3" w:rsidRDefault="00333005">
      <w:pPr>
        <w:pStyle w:val="FirstParagraph"/>
      </w:pPr>
      <w:r>
        <w:rPr>
          <w:b/>
          <w:bCs/>
        </w:rPr>
        <w:t>Decision (resolved 2026-04-11):</w:t>
      </w:r>
      <w:r>
        <w:t xml:space="preserve"> The IOC imports per-category quota totals from a CSV file. After import, the IOC can also edit individual NOC quotas directly in the portal (toggle an edit mode on the quota table). All changes — whether from import or manual edit — are logged in an audit trail (previous value → new value, who changed it, when).</w:t>
      </w:r>
    </w:p>
    <w:p w14:paraId="5180B191" w14:textId="77777777" w:rsidR="00C851D3" w:rsidRDefault="00333005">
      <w:pPr>
        <w:pStyle w:val="BodyText"/>
      </w:pPr>
      <w:r>
        <w:rPr>
          <w:b/>
          <w:bCs/>
        </w:rPr>
        <w:t>Roles impacted:</w:t>
      </w:r>
      <w:r>
        <w:t xml:space="preserve"> IOC Admin.</w:t>
      </w:r>
    </w:p>
    <w:p w14:paraId="5128F838" w14:textId="77777777" w:rsidR="00C851D3" w:rsidRDefault="00333005">
      <w:pPr>
        <w:pStyle w:val="Heading3"/>
      </w:pPr>
      <w:bookmarkStart w:id="251" w:name="X65e486479a9ea8a1ae4172c9b7b252fa72f2073"/>
      <w:bookmarkEnd w:id="250"/>
      <w:r>
        <w:t>R-8. Two-Step Process with Simplified Path for Small NOCs</w:t>
      </w:r>
    </w:p>
    <w:p w14:paraId="2BC74F71" w14:textId="77777777" w:rsidR="00C851D3" w:rsidRDefault="00333005">
      <w:pPr>
        <w:pStyle w:val="FirstParagraph"/>
      </w:pPr>
      <w:r>
        <w:rPr>
          <w:b/>
          <w:bCs/>
        </w:rPr>
        <w:t>Decision:</w:t>
      </w:r>
      <w:r>
        <w:t xml:space="preserve"> The portal enforces a two-step process: Step 1 (EoI) where the NOC approves eligible organisations, and Step 2 (PbN) where the NOC allocates per-category slots to approved orgs. NOCs can reach Step 2 via any combination of: public EoI submissions, invite-link pre-filled EoIs, Direct Entry, and Inline PbN Entry — all feed into the same PbN allocation table. For smaller NOCs with few applicants, a streamlined experience is available (approval + slot allocation in a single workflow view) while the underlying data model and OCOG approval gate remain the same.</w:t>
      </w:r>
    </w:p>
    <w:p w14:paraId="183F6663" w14:textId="77777777" w:rsidR="00C851D3" w:rsidRDefault="00333005">
      <w:pPr>
        <w:pStyle w:val="BodyText"/>
      </w:pPr>
      <w:r>
        <w:rPr>
          <w:b/>
          <w:bCs/>
        </w:rPr>
        <w:t>Roles impacted:</w:t>
      </w:r>
      <w:r>
        <w:t xml:space="preserve"> NOC Admin (all sizes), OCOG Admin (approves regardless of NOC size).</w:t>
      </w:r>
    </w:p>
    <w:p w14:paraId="5347B09E" w14:textId="77777777" w:rsidR="00C851D3" w:rsidRDefault="00333005">
      <w:pPr>
        <w:pStyle w:val="Heading3"/>
      </w:pPr>
      <w:bookmarkStart w:id="252" w:name="r-9.-session-timeout"/>
      <w:bookmarkEnd w:id="251"/>
      <w:r>
        <w:t>R-9. Session Timeout</w:t>
      </w:r>
    </w:p>
    <w:p w14:paraId="004F7046" w14:textId="77777777" w:rsidR="00C851D3" w:rsidRDefault="00333005">
      <w:pPr>
        <w:pStyle w:val="FirstParagraph"/>
      </w:pPr>
      <w:r>
        <w:rPr>
          <w:b/>
          <w:bCs/>
        </w:rPr>
        <w:t>Decision (updated 2026-04-17):</w:t>
      </w:r>
      <w:r>
        <w:t xml:space="preserve"> Admin sessions remain at 8 hours (will defer to D.TEC IAM policy when SSO is integrated). EoI applicant sessions will use a 90-day timeout — applicants should not be timed out mid-application or when returning to check their application status at a later date.</w:t>
      </w:r>
    </w:p>
    <w:p w14:paraId="0292DCDD" w14:textId="77777777" w:rsidR="00C851D3" w:rsidRDefault="00333005">
      <w:pPr>
        <w:pStyle w:val="BodyText"/>
      </w:pPr>
      <w:r>
        <w:rPr>
          <w:b/>
          <w:bCs/>
        </w:rPr>
        <w:t>Roles impacted:</w:t>
      </w:r>
      <w:r>
        <w:t xml:space="preserve"> All admin roles; EoI applicants </w:t>
      </w:r>
      <w:r>
        <w:rPr>
          <w:b/>
          <w:bCs/>
        </w:rPr>
        <w:t>Please confirm</w:t>
      </w:r>
      <w:r>
        <w:t xml:space="preserve"> 8-hour admin sessions and 90-day applicant sessions are acceptable.</w:t>
      </w:r>
    </w:p>
    <w:p w14:paraId="572FBCF0" w14:textId="77777777" w:rsidR="00C851D3" w:rsidRDefault="00333005">
      <w:pPr>
        <w:pStyle w:val="Heading3"/>
      </w:pPr>
      <w:bookmarkStart w:id="253" w:name="r-10.-acr-stub-build-now-integrate-later"/>
      <w:bookmarkEnd w:id="252"/>
      <w:r>
        <w:t>R-10. ACR Stub — Build Now, Integrate Later</w:t>
      </w:r>
    </w:p>
    <w:p w14:paraId="5D70234F" w14:textId="77777777" w:rsidR="00C851D3" w:rsidRDefault="00333005">
      <w:pPr>
        <w:pStyle w:val="FirstParagraph"/>
      </w:pPr>
      <w:r>
        <w:rPr>
          <w:b/>
          <w:bCs/>
        </w:rPr>
        <w:t>Decision:</w:t>
      </w:r>
      <w:r>
        <w:t xml:space="preserve"> We built an ACR adapter with a stub implementation that simulates the real ACR API. The stub will be replaced with the real ACR client when the API contract is finalised (June 1, 2026 go/no-go gate). If ACR is not ready by June 1, the fallback is structured CSV export.</w:t>
      </w:r>
    </w:p>
    <w:p w14:paraId="32076956" w14:textId="77777777" w:rsidR="00C851D3" w:rsidRDefault="00333005">
      <w:pPr>
        <w:pStyle w:val="BodyText"/>
      </w:pPr>
      <w:r>
        <w:rPr>
          <w:b/>
          <w:bCs/>
        </w:rPr>
        <w:t>Roles impacted:</w:t>
      </w:r>
      <w:r>
        <w:t xml:space="preserve"> OCOG Admin (triggers export), IOC Admin (visibility) </w:t>
      </w:r>
      <w:r>
        <w:rPr>
          <w:b/>
          <w:bCs/>
        </w:rPr>
        <w:t>Please confirm</w:t>
      </w:r>
      <w:r>
        <w:t xml:space="preserve"> this approach is acceptable.</w:t>
      </w:r>
    </w:p>
    <w:p w14:paraId="6160E7B3" w14:textId="77777777" w:rsidR="00C851D3" w:rsidRDefault="00333005">
      <w:pPr>
        <w:pStyle w:val="Heading2"/>
      </w:pPr>
      <w:bookmarkStart w:id="254" w:name="X782cac6e5ec6c5734bc5b08428ad75c7a656cce"/>
      <w:bookmarkEnd w:id="236"/>
      <w:bookmarkEnd w:id="253"/>
      <w:r>
        <w:t>Appendix — NOC Representative Engagement Plan</w:t>
      </w:r>
    </w:p>
    <w:p w14:paraId="5DA5A79A" w14:textId="77777777" w:rsidR="00C851D3" w:rsidRDefault="00333005">
      <w:pPr>
        <w:pStyle w:val="FirstParagraph"/>
      </w:pPr>
      <w:r>
        <w:t xml:space="preserve">Three Part 1 items benefit from direct input from NOC press officers. We recommend running </w:t>
      </w:r>
      <w:r w:rsidRPr="0C98BDBF">
        <w:rPr>
          <w:b/>
          <w:bCs/>
        </w:rPr>
        <w:t>2–3 sessions</w:t>
      </w:r>
      <w:r>
        <w:t xml:space="preserve"> with NOC representatives — one large territory (e.g. GBR, GER, FRA, USA — high application volume) and one smaller territory (e.g. ISL, CYP — simpler workflow, likely to use the streamlined path). </w:t>
      </w:r>
      <w:r w:rsidRPr="0C98BDBF">
        <w:rPr>
          <w:b/>
          <w:bCs/>
        </w:rPr>
        <w:t>OCOG and D.TEC to drive the sessions jointly.</w:t>
      </w:r>
      <w:r>
        <w:t xml:space="preserve"> Martyn (OCOG) to facilitate NOC introductions.</w:t>
      </w:r>
      <w:commentRangeStart w:id="255"/>
      <w:commentRangeEnd w:id="255"/>
      <w:r>
        <w:rPr>
          <w:rStyle w:val="CommentReference"/>
          <w:sz w:val="24"/>
          <w:szCs w:val="24"/>
        </w:rPr>
        <w:commentReference w:id="255"/>
      </w:r>
    </w:p>
    <w:p w14:paraId="371B962A" w14:textId="77777777" w:rsidR="00C851D3" w:rsidRDefault="00333005">
      <w:pPr>
        <w:pStyle w:val="BodyText"/>
      </w:pPr>
      <w:r>
        <w:rPr>
          <w:b/>
          <w:bCs/>
        </w:rPr>
        <w:lastRenderedPageBreak/>
        <w:t>Format:</w:t>
      </w:r>
      <w:r>
        <w:t xml:space="preserve"> 30–45 minute walkthrough of the current portal UI focused on the NOC EoI queue, Direct Entry, Inline PbN Entry, and the PbN allocation table.</w:t>
      </w:r>
    </w:p>
    <w:p w14:paraId="385C8D38" w14:textId="77777777" w:rsidR="00C851D3" w:rsidRDefault="00333005">
      <w:pPr>
        <w:pStyle w:val="BodyText"/>
      </w:pPr>
      <w:r>
        <w:rPr>
          <w:b/>
          <w:bCs/>
        </w:rPr>
        <w:t>Questions to validate with NOC reps:</w:t>
      </w:r>
    </w:p>
    <w:p w14:paraId="51A26D84" w14:textId="77777777" w:rsidR="00C851D3" w:rsidRDefault="00333005">
      <w:pPr>
        <w:pStyle w:val="Compact"/>
        <w:numPr>
          <w:ilvl w:val="0"/>
          <w:numId w:val="19"/>
        </w:numPr>
      </w:pPr>
      <w:r>
        <w:rPr>
          <w:b/>
          <w:bCs/>
        </w:rPr>
        <w:t>4.4b</w:t>
      </w:r>
      <w:r>
        <w:t xml:space="preserve"> — Would NOC press officers prefer one minimal entry form (name, type, country, category) for both Direct Entry and Inline PbN Entry, with contact info collected later — or is the fuller Direct Entry record (contact info + category counts up front) genuinely useful at entry time?</w:t>
      </w:r>
    </w:p>
    <w:p w14:paraId="5F50486D" w14:textId="77777777" w:rsidR="00C851D3" w:rsidRDefault="00333005">
      <w:pPr>
        <w:pStyle w:val="Compact"/>
        <w:numPr>
          <w:ilvl w:val="0"/>
          <w:numId w:val="19"/>
        </w:numPr>
      </w:pPr>
      <w:r>
        <w:rPr>
          <w:b/>
          <w:bCs/>
        </w:rPr>
        <w:t>2.3b</w:t>
      </w:r>
      <w:r>
        <w:t xml:space="preserve"> — Is the current EoI queue filter and search enough for a large-territory NOC (400+ applications), or do they need extra filters (org type, sport, history), saved views, or bulk triage actions?</w:t>
      </w:r>
    </w:p>
    <w:p w14:paraId="25F777E2" w14:textId="77777777" w:rsidR="00C851D3" w:rsidRDefault="00333005">
      <w:pPr>
        <w:pStyle w:val="Compact"/>
        <w:numPr>
          <w:ilvl w:val="0"/>
          <w:numId w:val="19"/>
        </w:numPr>
      </w:pPr>
      <w:r>
        <w:rPr>
          <w:b/>
          <w:bCs/>
        </w:rPr>
        <w:t>R-8</w:t>
      </w:r>
      <w:r>
        <w:t xml:space="preserve"> — Does the two-step EoI → PbN process, with the flexibility to feed PbN from EoI submissions + invite links + Direct Entry + Inline PbN Entry, match how NOC press officers actually want to work?</w:t>
      </w:r>
    </w:p>
    <w:p w14:paraId="21BEDD5D" w14:textId="77777777" w:rsidR="00C851D3" w:rsidRDefault="00333005">
      <w:pPr>
        <w:pStyle w:val="FirstParagraph"/>
      </w:pPr>
      <w:r>
        <w:rPr>
          <w:i/>
          <w:iCs/>
        </w:rPr>
        <w:t>End of document. For the full design specification, see</w:t>
      </w:r>
      <w:r>
        <w:t xml:space="preserve"> </w:t>
      </w:r>
      <w:r>
        <w:rPr>
          <w:rStyle w:val="VerbatimChar"/>
        </w:rPr>
        <w:t>docs/PRP-design-confirmation.md</w:t>
      </w:r>
      <w:r>
        <w:rPr>
          <w:i/>
          <w:iCs/>
        </w:rPr>
        <w:t>. For questions or feedback, contact Ken (D.TEC).</w:t>
      </w:r>
    </w:p>
    <w:p w14:paraId="323EFE78" w14:textId="77777777" w:rsidR="00C851D3" w:rsidRDefault="00CE5091">
      <w:r>
        <w:rPr>
          <w:noProof/>
        </w:rPr>
        <w:pict w14:anchorId="075FA4FD">
          <v:rect id="_x0000_i1025" alt="" style="width:468pt;height:.05pt;mso-width-percent:0;mso-height-percent:0;mso-width-percent:0;mso-height-percent:0" o:hralign="center" o:hrstd="t" o:hr="t"/>
        </w:pict>
      </w:r>
    </w:p>
    <w:p w14:paraId="35B51896" w14:textId="77777777" w:rsidR="00C851D3" w:rsidRDefault="00333005">
      <w:pPr>
        <w:pStyle w:val="Heading2"/>
      </w:pPr>
      <w:bookmarkStart w:id="256" w:name="critic-review-post-revision-2026-04-21"/>
      <w:bookmarkEnd w:id="254"/>
      <w:r>
        <w:t>Critic Review (post-revision, 2026-04-21)</w:t>
      </w:r>
    </w:p>
    <w:p w14:paraId="7F7D07E8" w14:textId="77777777" w:rsidR="00C851D3" w:rsidRDefault="00333005">
      <w:pPr>
        <w:pStyle w:val="FirstParagraph"/>
      </w:pPr>
      <w:r>
        <w:rPr>
          <w:i/>
          <w:iCs/>
        </w:rPr>
        <w:t>Two independent critic passes were run on this document. The round-1 pass (pre-revision) flagged five clarity issues and three ambiguity hotspots. Those findings were then addressed, and a round-2 pass was run on the revised document. The round-2 rating is the current state; round-1 is summarised for transparency only.</w:t>
      </w:r>
    </w:p>
    <w:p w14:paraId="7AA5522D" w14:textId="77777777" w:rsidR="00C851D3" w:rsidRDefault="00333005">
      <w:pPr>
        <w:pStyle w:val="BodyText"/>
      </w:pPr>
      <w:r>
        <w:rPr>
          <w:b/>
          <w:bCs/>
        </w:rPr>
        <w:t>Round-2 rating:</w:t>
      </w:r>
      <w:r>
        <w:t xml:space="preserve"> Good (for clarity + ambiguity).</w:t>
      </w:r>
    </w:p>
    <w:p w14:paraId="334E9524" w14:textId="77777777" w:rsidR="00C851D3" w:rsidRDefault="00333005">
      <w:pPr>
        <w:pStyle w:val="BodyText"/>
      </w:pPr>
      <w:r>
        <w:rPr>
          <w:b/>
          <w:bCs/>
        </w:rPr>
        <w:t>Round-1 findings, all resolved in this version:</w:t>
      </w:r>
    </w:p>
    <w:p w14:paraId="68BC453E" w14:textId="77777777" w:rsidR="00C851D3" w:rsidRDefault="00333005">
      <w:pPr>
        <w:pStyle w:val="Compact"/>
        <w:numPr>
          <w:ilvl w:val="0"/>
          <w:numId w:val="20"/>
        </w:numPr>
      </w:pPr>
      <w:r>
        <w:t>4.4b recommendation was stated three times with different wording; consolidated to one statement plus rationale.</w:t>
      </w:r>
    </w:p>
    <w:p w14:paraId="19B93A16" w14:textId="77777777" w:rsidR="00C851D3" w:rsidRDefault="00333005">
      <w:pPr>
        <w:pStyle w:val="Compact"/>
        <w:numPr>
          <w:ilvl w:val="0"/>
          <w:numId w:val="20"/>
        </w:numPr>
      </w:pPr>
      <w:r>
        <w:t>2.5 mixed proposal with leftover open questions; now split into Part A (confirm proposed design) and Part B (three remaining questions).</w:t>
      </w:r>
    </w:p>
    <w:p w14:paraId="71F61A4F" w14:textId="77777777" w:rsidR="00C851D3" w:rsidRDefault="00333005">
      <w:pPr>
        <w:pStyle w:val="Compact"/>
        <w:numPr>
          <w:ilvl w:val="0"/>
          <w:numId w:val="20"/>
        </w:numPr>
      </w:pPr>
      <w:r>
        <w:t xml:space="preserve">6.1 RACI had two </w:t>
      </w:r>
      <w:r>
        <w:rPr>
          <w:rStyle w:val="VerbatimChar"/>
        </w:rPr>
        <w:t>??</w:t>
      </w:r>
      <w:r>
        <w:t xml:space="preserve"> cells without proposed values; both now carry D.TEC proposals (Batch communications A = OCOG; ACR API contract A = D.TEC).</w:t>
      </w:r>
    </w:p>
    <w:p w14:paraId="095C2B02" w14:textId="77777777" w:rsidR="00C851D3" w:rsidRDefault="00333005">
      <w:pPr>
        <w:pStyle w:val="Compact"/>
        <w:numPr>
          <w:ilvl w:val="0"/>
          <w:numId w:val="20"/>
        </w:numPr>
      </w:pPr>
      <w:r>
        <w:t>5.2 had no D.TEC recommendation; added explicit “D.TEC position: no recommendation in advance; resolution at the meeting,” flagged as a deliberate deviation from the Part 1 pattern.</w:t>
      </w:r>
    </w:p>
    <w:p w14:paraId="2FEAAB31" w14:textId="77777777" w:rsidR="00C851D3" w:rsidRDefault="00333005">
      <w:pPr>
        <w:pStyle w:val="Compact"/>
        <w:numPr>
          <w:ilvl w:val="0"/>
          <w:numId w:val="20"/>
        </w:numPr>
      </w:pPr>
      <w:r>
        <w:t>6.4c’s “required” was underspecified; now decomposed into legal mandate / operational necessity / user preference.</w:t>
      </w:r>
    </w:p>
    <w:p w14:paraId="58B64ADF" w14:textId="77777777" w:rsidR="00C851D3" w:rsidRDefault="00333005">
      <w:pPr>
        <w:pStyle w:val="Compact"/>
        <w:numPr>
          <w:ilvl w:val="0"/>
          <w:numId w:val="20"/>
        </w:numPr>
      </w:pPr>
      <w:r>
        <w:t>Stale “provisional until April 15/16 meeting” caveats on R-2, R-3, and R-7 contradicted the Part 2 “uniformly RESOLVED” framing; removed.</w:t>
      </w:r>
    </w:p>
    <w:p w14:paraId="64631F35" w14:textId="77777777" w:rsidR="00C851D3" w:rsidRDefault="00333005">
      <w:pPr>
        <w:pStyle w:val="Compact"/>
        <w:numPr>
          <w:ilvl w:val="0"/>
          <w:numId w:val="20"/>
        </w:numPr>
      </w:pPr>
      <w:r>
        <w:lastRenderedPageBreak/>
        <w:t>2.5 per-NOC override persistence was ambiguous; now explicit (“stays active until the OCOG manually clears it”).</w:t>
      </w:r>
    </w:p>
    <w:p w14:paraId="49B1180F" w14:textId="77777777" w:rsidR="00C851D3" w:rsidRDefault="00333005">
      <w:pPr>
        <w:pStyle w:val="Compact"/>
        <w:numPr>
          <w:ilvl w:val="0"/>
          <w:numId w:val="20"/>
        </w:numPr>
      </w:pPr>
      <w:r>
        <w:t>4.4b “collapses toward a single entry route” was vague; replaced with concrete “What stakeholders will see if Option A is adopted.”</w:t>
      </w:r>
    </w:p>
    <w:p w14:paraId="29F4CF31" w14:textId="77777777" w:rsidR="00C851D3" w:rsidRDefault="00333005">
      <w:pPr>
        <w:pStyle w:val="FirstParagraph"/>
      </w:pPr>
      <w:r>
        <w:rPr>
          <w:b/>
          <w:bCs/>
        </w:rPr>
        <w:t>Round-2 residual issues:</w:t>
      </w:r>
    </w:p>
    <w:p w14:paraId="2FBD592D" w14:textId="77777777" w:rsidR="00C851D3" w:rsidRDefault="00333005">
      <w:pPr>
        <w:pStyle w:val="Compact"/>
        <w:numPr>
          <w:ilvl w:val="0"/>
          <w:numId w:val="21"/>
        </w:numPr>
      </w:pPr>
      <w:r>
        <w:rPr>
          <w:b/>
          <w:bCs/>
        </w:rPr>
        <w:t>Em-dash usage remains partial.</w:t>
      </w:r>
      <w:r>
        <w:t xml:space="preserve"> Ken’s style rule is “no em dashes, ever.” The document still carries em dashes in titles, status lines, and many bullet explanations. Partial cleanup was deliberate (full purge was out of scope). Cosmetic style drift against an internal rule; external readers unfamiliar with the rule are unlikely to notice.</w:t>
      </w:r>
    </w:p>
    <w:p w14:paraId="0E12ED0A" w14:textId="77777777" w:rsidR="00C851D3" w:rsidRDefault="00333005">
      <w:pPr>
        <w:pStyle w:val="Compact"/>
        <w:numPr>
          <w:ilvl w:val="0"/>
          <w:numId w:val="21"/>
        </w:numPr>
      </w:pPr>
      <w:r>
        <w:rPr>
          <w:b/>
          <w:bCs/>
        </w:rPr>
        <w:t>“Finalise” still appears</w:t>
      </w:r>
      <w:r>
        <w:t xml:space="preserve"> in the preamble and in the PbN Finalisation domain term. Domain-term uses are fine; preamble use is a minor drift that was left intact.</w:t>
      </w:r>
    </w:p>
    <w:p w14:paraId="071C5C5F" w14:textId="77777777" w:rsidR="00C851D3" w:rsidRDefault="00333005">
      <w:pPr>
        <w:pStyle w:val="Compact"/>
        <w:numPr>
          <w:ilvl w:val="0"/>
          <w:numId w:val="21"/>
        </w:numPr>
      </w:pPr>
      <w:r>
        <w:rPr>
          <w:b/>
          <w:bCs/>
        </w:rPr>
        <w:t>Passive construction in 2.5 intro</w:t>
      </w:r>
      <w:r>
        <w:t xml:space="preserve"> (“how EoI close, PbN finalisation, and ACR push are triggered”). Minor.</w:t>
      </w:r>
    </w:p>
    <w:p w14:paraId="661063C7" w14:textId="77777777" w:rsidR="00C851D3" w:rsidRDefault="00333005">
      <w:pPr>
        <w:pStyle w:val="FirstParagraph"/>
      </w:pPr>
      <w:r>
        <w:rPr>
          <w:b/>
          <w:bCs/>
        </w:rPr>
        <w:t>New issues introduced by the revisions:</w:t>
      </w:r>
      <w:r>
        <w:t xml:space="preserve"> None material.</w:t>
      </w:r>
    </w:p>
    <w:p w14:paraId="1DD0BD22" w14:textId="77777777" w:rsidR="00C851D3" w:rsidRDefault="00333005">
      <w:pPr>
        <w:pStyle w:val="BodyText"/>
      </w:pPr>
      <w:r>
        <w:rPr>
          <w:b/>
          <w:bCs/>
        </w:rPr>
        <w:t>Overall assessment:</w:t>
      </w:r>
      <w:r>
        <w:t xml:space="preserve"> The doc is meeting-ready. The Part 1 / Part 2 split works, every Part 1 item states an explicit ask plus a D.TEC position (or an explicit “no recommendation”), and the RACI gives stakeholders something concrete to confirm or amend. Remaining style drift is cosmetic only.</w:t>
      </w:r>
      <w:bookmarkEnd w:id="58"/>
      <w:bookmarkEnd w:id="256"/>
    </w:p>
    <w:sectPr w:rsidR="00C851D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ma Morris (External)" w:date="2026-04-24T10:05:00Z" w:initials="E(">
    <w:p w14:paraId="315DD040" w14:textId="02B34EA9" w:rsidR="00CE5091" w:rsidRDefault="00CE5091">
      <w:r>
        <w:annotationRef/>
      </w:r>
      <w:r w:rsidRPr="36C2E9EF">
        <w:t xml:space="preserve">OCOG LA28 is the coordinator of the press accreditation process for all Responsible Organisations.  NOCs, Directly accredited press organisations by the IOC, IF and sport specialists for selected IFs.  They need to have up to date information for each of these RO so they can coordinate press accommodation, rate card etc and inform them and manage their set up in the ACR System </w:t>
      </w:r>
    </w:p>
  </w:comment>
  <w:comment w:id="3" w:author="Emma Morris (External)" w:date="2026-04-24T10:11:00Z" w:initials="E(">
    <w:p w14:paraId="6DF0DF76" w14:textId="4C7D1350" w:rsidR="00CE5091" w:rsidRDefault="00CE5091">
      <w:r>
        <w:annotationRef/>
      </w:r>
      <w:r w:rsidRPr="0680932D">
        <w:t xml:space="preserve">IOC owns the quotas for the NOCs, the directly accredited press orgs and IFs and informs LA28 so they can enroll them.   IOC selects the non MRH  organisations for ENR accreditation from the NOC long list and the NOC informs the non-MRH of the IOC's decision.  IOC informs LA28. IOC needs to check the Press by number form from the NOCs.  If there is a gov ministry etc the NOC will be informed not the affliated organisation of the NOC.  </w:t>
      </w:r>
    </w:p>
  </w:comment>
  <w:comment w:id="4" w:author="Emma Morris (External)" w:date="2026-04-24T10:15:00Z" w:initials="E(">
    <w:p w14:paraId="78D24B46" w14:textId="556EB783" w:rsidR="00CE5091" w:rsidRDefault="00CE5091">
      <w:r>
        <w:annotationRef/>
      </w:r>
      <w:r w:rsidRPr="0C49D3BD">
        <w:t>Yes NOC owns their EoI review and PbN slot and are responsible for submitting the long list of ENR accreditations to the IOC.  Once approved by the IOC, the NOC is then responsible for these organisations.  LA28 is informed of the list so that they can coordinate the transfer of these ENR orgs into their database with the corresponding NOCs.  Deadline for IOC to make a decision on the ENR long list for each NOC and inform them is the w/c 1 Feb 2027  BUT NOCs can only submit their ENR organisations for the l</w:t>
      </w:r>
      <w:r w:rsidRPr="0C49D3BD">
        <w:t>ong list until 18 Dec 26 to give the IOC time to review the list</w:t>
      </w:r>
    </w:p>
  </w:comment>
  <w:comment w:id="5" w:author="Emma Morris (External)" w:date="2026-04-24T10:20:00Z" w:initials="E(">
    <w:p w14:paraId="18A16D89" w14:textId="2EF8C26A" w:rsidR="00CE5091" w:rsidRDefault="00CE5091">
      <w:r>
        <w:annotationRef/>
      </w:r>
      <w:r w:rsidRPr="4AFA6E6B">
        <w:t>Naming the Responsible Organisation correctly  is very important for the press accreditation process.  NOCs are the Responsible Organisations for their affiliated organisations (including the ENRs eventually).  The IOC is the Responsible Organisation for the directly accreditated organisations such as the 4 IOC news agenices (Reuters, AP, AFP and Xinhua).  The IOC is the RO for the international news organisations that do not fall under the NOC jursidication like EPA.  The IFs are the RO for their accredita</w:t>
      </w:r>
      <w:r w:rsidRPr="4AFA6E6B">
        <w:t xml:space="preserve">tions to their Comms staff.  Selected IFs are the RO for their sport specialists (FIFA, FIBA, FEI - exact IFs tbc)  </w:t>
      </w:r>
    </w:p>
  </w:comment>
  <w:comment w:id="8" w:author="Emma Morris (External)" w:date="2026-04-24T11:21:00Z" w:initials="E(">
    <w:p w14:paraId="12A922A5" w14:textId="7655E7C9" w:rsidR="00CE5091" w:rsidRDefault="00CE5091">
      <w:r>
        <w:annotationRef/>
      </w:r>
      <w:r w:rsidRPr="5B2F5360">
        <w:t>Please discuss at the meeting.  However it is vital that the Press by Number fields are filled in with contact details/email addresses/website etc etc when submitted to LA28.  Again very important when LA28 need to contact the NOC's affliated orgs for ACM, RTC, SEAT etc so we need all the details. It is also very important to have all this information in the Press by Number form as we need it for approval purpose ie website will be needed to check the org.  Contact name is important to make sure it is not a</w:t>
      </w:r>
      <w:r w:rsidRPr="5B2F5360">
        <w:t xml:space="preserve">n NOC using an E.  We therefore need to have the fields that Martyn is working on for the Press by Number for LA28.  These fields need to be mandatory. Martyn to confirm the form but it includes all accreditation categories including NOC E and NOC Es in the table as this quota is allocated to NOCs like E, EP, Es etc  (not below at the bottom of the PbN).  For MiCo it included First name, last name, company, email, website, address, phone number etc and should look like this  </w:t>
      </w:r>
      <w:hyperlink r:id="rId1">
        <w:r w:rsidRPr="1AB7145D">
          <w:rPr>
            <w:rStyle w:val="Hyperlink"/>
          </w:rPr>
          <w:t>MICO26_ACR_Press By Number Form_ENG_.xlsx</w:t>
        </w:r>
      </w:hyperlink>
      <w:r w:rsidRPr="5A3B027D">
        <w:t xml:space="preserve">.  We will have around 2,000 affliated NOC organisations so collecting it correctly at this stage is very important.   In the PBN form for NOCs it is also very important for them to see the contact person, email address etc easily in one glance on the screen to make sure it is correct for submission and they haven't made any mistakes (especially with the new EoI process).  Currently NOCs can only see the  accreditation category and org. </w:t>
      </w:r>
    </w:p>
  </w:comment>
  <w:comment w:id="9" w:author="Emma Morris (External)" w:date="2026-04-24T11:22:00Z" w:initials="E(">
    <w:p w14:paraId="33BF17BB" w14:textId="21ADAF2A" w:rsidR="00CE5091" w:rsidRDefault="00CE5091">
      <w:r>
        <w:annotationRef/>
      </w:r>
      <w:r w:rsidRPr="7F3914BD">
        <w:t>How do NOCs cancel an entry in the PbN that they may have entered by mistake</w:t>
      </w:r>
    </w:p>
  </w:comment>
  <w:comment w:id="12" w:author="Emma Morris (External)" w:date="2026-04-24T11:24:00Z" w:initials="E(">
    <w:p w14:paraId="4435205A" w14:textId="0F68C11B" w:rsidR="00CE5091" w:rsidRDefault="00CE5091">
      <w:r>
        <w:annotationRef/>
      </w:r>
      <w:r w:rsidRPr="556DD64F">
        <w:t>agree to discuss at meeting</w:t>
      </w:r>
    </w:p>
  </w:comment>
  <w:comment w:id="11" w:author="Emma Morris (External)" w:date="2026-04-24T11:30:00Z" w:initials="E(">
    <w:p w14:paraId="6152F0DC" w14:textId="4419F3D9" w:rsidR="00CE5091" w:rsidRDefault="00CE5091">
      <w:r>
        <w:annotationRef/>
      </w:r>
      <w:r w:rsidRPr="3EDCBE8C">
        <w:t>It is important to highlight here and discuss at the meeting that even though the PbN date finishes on 18 Dec, many NOCs will not submit their forms by then.  There will be many changes to press organisations, contact person, accreditation quotas.  How will this be managed in the system.  The other RO will also have changes /additions/cancellations.  How does LA28 see them</w:t>
      </w:r>
    </w:p>
  </w:comment>
  <w:comment w:id="23" w:author="Emma Morris (External)" w:date="2026-04-24T11:40:00Z" w:initials="E(">
    <w:p w14:paraId="772A274F" w14:textId="58F4FF85" w:rsidR="00CE5091" w:rsidRDefault="00CE5091">
      <w:r>
        <w:annotationRef/>
      </w:r>
      <w:r w:rsidRPr="2B409827">
        <w:t>I do not believe that it should be like this.  The Press by Number process for NOCs is owned by the NOCs.   They already confirm the quotas to each of their press orgs when they submit the Press by Number form. Unless LA28/IOC see something wrong in the submitted form (govt org etc) quotas are mixed up, it can be approved to the NOC only  IMPORTANT  approval or rejection notifications do not come from the OCOG at this stage. The NOC manages this.   Needs to be discussed</w:t>
      </w:r>
    </w:p>
  </w:comment>
  <w:comment w:id="29" w:author="Emma Morris (External)" w:date="2026-04-24T12:19:00Z" w:initials="E(">
    <w:p w14:paraId="0BCAAA80" w14:textId="3D757157" w:rsidR="00CE5091" w:rsidRDefault="00CE5091">
      <w:r>
        <w:annotationRef/>
      </w:r>
      <w:r w:rsidRPr="59627A56">
        <w:t>to review table</w:t>
      </w:r>
    </w:p>
  </w:comment>
  <w:comment w:id="33" w:author="Emma Morris (External)" w:date="2026-04-24T12:24:00Z" w:initials="E(">
    <w:p w14:paraId="610D63E5" w14:textId="6CBB0807" w:rsidR="00CE5091" w:rsidRDefault="00CE5091">
      <w:r>
        <w:annotationRef/>
      </w:r>
      <w:r w:rsidRPr="0B041954">
        <w:t>not for OCOG or IOC.  I think the smaller French NOCs would need it though, to discuss</w:t>
      </w:r>
    </w:p>
  </w:comment>
  <w:comment w:id="56" w:author="Emma Morris (External)" w:date="2026-04-24T12:37:00Z" w:initials="E(">
    <w:p w14:paraId="25483448" w14:textId="47324293" w:rsidR="00CE5091" w:rsidRDefault="00CE5091">
      <w:r>
        <w:annotationRef/>
      </w:r>
      <w:r w:rsidRPr="3322F1D1">
        <w:t xml:space="preserve">USOPC will probably get 500 press accreditations from the IOC as the host - to be decided in May.  So I imagine that they will have triple or more requests to deal with </w:t>
      </w:r>
    </w:p>
  </w:comment>
  <w:comment w:id="57" w:author="Emma Morris (External)" w:date="2026-04-24T12:38:00Z" w:initials="E(">
    <w:p w14:paraId="145B958C" w14:textId="284A2A75" w:rsidR="00CE5091" w:rsidRDefault="00CE5091">
      <w:r>
        <w:annotationRef/>
      </w:r>
      <w:r w:rsidRPr="44FD28CD">
        <w:t xml:space="preserve">Agree it would be important to ask some of the large NOCs.  </w:t>
      </w:r>
    </w:p>
  </w:comment>
  <w:comment w:id="59" w:author="Emma Morris (External)" w:date="2026-04-24T12:46:00Z" w:initials="E(">
    <w:p w14:paraId="7CA4BFF2" w14:textId="57DFB908" w:rsidR="00CE5091" w:rsidRDefault="00CE5091">
      <w:r>
        <w:annotationRef/>
      </w:r>
      <w:r w:rsidRPr="0C5E0615">
        <w:t>IOC needs to confirm introduction text and How does this work text.  Need to input IOC privacy clause.  IOC would like to review the message that the press orgs get when submitting whih was added recently.  Need to have a final check of all fields, check mandatory fields.</w:t>
      </w:r>
    </w:p>
  </w:comment>
  <w:comment w:id="63" w:author="Emma Morris (External)" w:date="2026-04-24T12:48:00Z" w:initials="E(">
    <w:p w14:paraId="1FCF91B4" w14:textId="259B061B" w:rsidR="00CE5091" w:rsidRDefault="00CE5091">
      <w:r>
        <w:annotationRef/>
      </w:r>
      <w:r w:rsidRPr="10B7843D">
        <w:t>What happens if an organisation requests multiple Es and EPs accreditations at EoI stage</w:t>
      </w:r>
    </w:p>
  </w:comment>
  <w:comment w:id="65" w:author="Emma Morris (External)" w:date="2026-04-24T12:48:00Z" w:initials="E(">
    <w:p w14:paraId="7E3D41BE" w14:textId="55454A93" w:rsidR="00CE5091" w:rsidRDefault="00CE5091">
      <w:r>
        <w:annotationRef/>
      </w:r>
      <w:r w:rsidRPr="0EF5EB02">
        <w:t>as mentioned changed to 31 Aug</w:t>
      </w:r>
    </w:p>
  </w:comment>
  <w:comment w:id="66" w:author="Emma Morris (External)" w:date="2026-04-24T12:50:00Z" w:initials="E(">
    <w:p w14:paraId="638BE82D" w14:textId="555E9C82" w:rsidR="00CE5091" w:rsidRDefault="00CE5091">
      <w:r>
        <w:annotationRef/>
      </w:r>
      <w:r w:rsidRPr="6FFCAD20">
        <w:t>how do we treat changes to PbN, there will be many</w:t>
      </w:r>
    </w:p>
  </w:comment>
  <w:comment w:id="69" w:author="Emma Morris (External)" w:date="2026-04-24T12:54:00Z" w:initials="E(">
    <w:p w14:paraId="5ECDBC33" w14:textId="40156BDA" w:rsidR="00CE5091" w:rsidRDefault="00CE5091">
      <w:r>
        <w:annotationRef/>
      </w:r>
      <w:r w:rsidRPr="6FC85E8F">
        <w:t>as mentioned earlier in the document, these fields need to match the compulsory PbN fields incl website.  Martyn to provide official PbN</w:t>
      </w:r>
    </w:p>
  </w:comment>
  <w:comment w:id="71" w:author="Emma Morris (External)" w:date="2026-04-24T12:57:00Z" w:initials="E(">
    <w:p w14:paraId="46638C0D" w14:textId="243F5D5A" w:rsidR="00CE5091" w:rsidRDefault="00CE5091">
      <w:r>
        <w:annotationRef/>
      </w:r>
      <w:r w:rsidRPr="4C98CF5A">
        <w:t xml:space="preserve">NOC E needs to be added here as a category.  it should be Ec  Support staff - MPC only.  </w:t>
      </w:r>
    </w:p>
  </w:comment>
  <w:comment w:id="70" w:author="Emma Morris (External)" w:date="2026-04-24T12:59:00Z" w:initials="E(">
    <w:p w14:paraId="57D60D0B" w14:textId="6503CB3D" w:rsidR="00CE5091" w:rsidRDefault="00CE5091">
      <w:r>
        <w:annotationRef/>
      </w:r>
      <w:r w:rsidRPr="32A16202">
        <w:t>Tip: Nominating your own communications staff (NOC E slots)  This text needs to change.  NOC press attachés can only have NOC E and they receive the quota with their E, EP etc.  Quota attached.  IOC to change text</w:t>
      </w:r>
    </w:p>
  </w:comment>
  <w:comment w:id="73" w:author="Emma Morris (External)" w:date="2026-04-24T13:13:00Z" w:initials="E(">
    <w:p w14:paraId="713137B5" w14:textId="5B64A169" w:rsidR="00CE5091" w:rsidRDefault="00CE5091">
      <w:r>
        <w:annotationRef/>
      </w:r>
      <w:r w:rsidRPr="3A9D0273">
        <w:t>IOC should review too.  To avoid delays as we have the ACM deadline should it go to OCOG as you have planned and then IOC can check too.  How does it work with changing the form in the system</w:t>
      </w:r>
    </w:p>
  </w:comment>
  <w:comment w:id="75" w:author="Emma Morris (External)" w:date="2026-04-24T13:15:00Z" w:initials="E(">
    <w:p w14:paraId="6B8F630E" w14:textId="0BC301BA" w:rsidR="00CE5091" w:rsidRDefault="00CE5091">
      <w:r>
        <w:annotationRef/>
      </w:r>
      <w:r w:rsidRPr="526C56B2">
        <w:t>agree their feedback is important</w:t>
      </w:r>
    </w:p>
  </w:comment>
  <w:comment w:id="77" w:author="Emma Morris (External)" w:date="2026-04-24T13:20:00Z" w:initials="E(">
    <w:p w14:paraId="22E5086E" w14:textId="344BA888" w:rsidR="00CE5091" w:rsidRDefault="00CE5091">
      <w:r>
        <w:annotationRef/>
      </w:r>
      <w:r w:rsidRPr="08EA3703">
        <w:t xml:space="preserve">IOC should also approve.  We do not adjust any quota but look at the organisations that they have accredited. </w:t>
      </w:r>
    </w:p>
  </w:comment>
  <w:comment w:id="78" w:author="Emma Morris (External)" w:date="2026-04-24T13:19:00Z" w:initials="E(">
    <w:p w14:paraId="25CB7D3A" w14:textId="3BF70906" w:rsidR="00CE5091" w:rsidRDefault="00CE5091">
      <w:r>
        <w:annotationRef/>
      </w:r>
      <w:r w:rsidRPr="2D53473E">
        <w:t xml:space="preserve">the NOC decides when to send approval to the organisations with their quota then submits this in the PBN form.  The OCOG does not approve individual org nor does the IOC.  It is only if we see anomalies that we will contact the NOC.   </w:t>
      </w:r>
    </w:p>
  </w:comment>
  <w:comment w:id="83" w:author="Emma Morris (External)" w:date="2026-04-24T13:29:00Z" w:initials="E(">
    <w:p w14:paraId="3F7A6467" w14:textId="700A96A7" w:rsidR="00CE5091" w:rsidRDefault="00CE5091">
      <w:r>
        <w:annotationRef/>
      </w:r>
      <w:r w:rsidRPr="5921697E">
        <w:t>please see categories needed in the document</w:t>
      </w:r>
    </w:p>
  </w:comment>
  <w:comment w:id="85" w:author="Emma Morris (External)" w:date="2026-04-24T15:20:00Z" w:initials="E(">
    <w:p w14:paraId="454A0DC3" w14:textId="5179F25F" w:rsidR="00CE5091" w:rsidRDefault="00CE5091">
      <w:r>
        <w:annotationRef/>
      </w:r>
      <w:r w:rsidRPr="0C7EE6FD">
        <w:t xml:space="preserve">I think this should be International News Organisations </w:t>
      </w:r>
    </w:p>
  </w:comment>
  <w:comment w:id="190" w:author="Emma Morris (External)" w:date="2026-04-24T15:03:00Z" w:initials="E(">
    <w:p w14:paraId="44C935A3" w14:textId="0C93035D" w:rsidR="00CE5091" w:rsidRDefault="00CE5091">
      <w:r>
        <w:annotationRef/>
      </w:r>
      <w:r w:rsidRPr="11CDA99A">
        <w:t xml:space="preserve">in past Games we have treated the Refugee team as an NOC and it belonged in this category but I am happy to put them here but they will request NOC E </w:t>
      </w:r>
    </w:p>
  </w:comment>
  <w:comment w:id="192" w:author="Emma Morris (External)" w:date="2026-04-24T15:07:00Z" w:initials="E(">
    <w:p w14:paraId="73BC39BF" w14:textId="3A83778C" w:rsidR="00CE5091" w:rsidRDefault="00CE5091">
      <w:r>
        <w:annotationRef/>
      </w:r>
      <w:r w:rsidRPr="0C1C2E9F">
        <w:t>Fields need to be added - see above</w:t>
      </w:r>
    </w:p>
  </w:comment>
  <w:comment w:id="193" w:author="Emma Morris (External)" w:date="2026-04-24T15:07:00Z" w:initials="E(">
    <w:p w14:paraId="3B41604C" w14:textId="4CBF572B" w:rsidR="00CE5091" w:rsidRDefault="00CE5091">
      <w:r>
        <w:annotationRef/>
      </w:r>
      <w:r w:rsidRPr="645164DF">
        <w:t xml:space="preserve">There is no PbN for IOC direct.   LA28 does not need to approve.  IOC updates the LA reguarly with this list so they can contact them for press services.   This list is constantly updated until Games time.  How do we ensure each new contact is highlighted or changed when sent to LA </w:t>
      </w:r>
    </w:p>
  </w:comment>
  <w:comment w:id="196" w:author="Emma Morris (External)" w:date="2026-04-24T15:28:00Z" w:initials="E(">
    <w:p w14:paraId="2854785E" w14:textId="42257D38" w:rsidR="00CE5091" w:rsidRDefault="00CE5091">
      <w:r>
        <w:annotationRef/>
      </w:r>
      <w:r w:rsidRPr="5DADD124">
        <w:t xml:space="preserve">NOC E belongs in the overall quota.  When the NOC is notified of it's quota by the IOC it includes NOC E and is very limited as we want to give the majority of the quota to the press.  It is strictly only for NOC press attachés or NOC staff producing written content.  Most of the small NOCs will get 1 NOC E. It is correct that they do not apply via the EoI form </w:t>
      </w:r>
    </w:p>
  </w:comment>
  <w:comment w:id="197" w:author="Emma Morris (External)" w:date="2026-04-24T15:30:00Z" w:initials="E(">
    <w:p w14:paraId="5FAB391A" w14:textId="20ABFD4E" w:rsidR="00CE5091" w:rsidRDefault="00CE5091">
      <w:r>
        <w:annotationRef/>
      </w:r>
      <w:r w:rsidRPr="4878B3A1">
        <w:t xml:space="preserve">They have to allocate according to their quota. We will also need a category for NOC Es (NOC press attaches who only have access to one sport) </w:t>
      </w:r>
    </w:p>
  </w:comment>
  <w:comment w:id="199" w:author="Emma Morris (External)" w:date="2026-04-24T15:34:00Z" w:initials="E(">
    <w:p w14:paraId="5D39041B" w14:textId="02C9CDFE" w:rsidR="00CE5091" w:rsidRDefault="00CE5091">
      <w:r>
        <w:annotationRef/>
      </w:r>
      <w:r w:rsidRPr="47914413">
        <w:t>IOC is not entering organisations into ACR system</w:t>
      </w:r>
    </w:p>
  </w:comment>
  <w:comment w:id="206" w:author="Emma Morris (External)" w:date="2026-04-24T15:41:00Z" w:initials="E(">
    <w:p w14:paraId="149F2B89" w14:textId="062447BE" w:rsidR="00CE5091" w:rsidRDefault="00CE5091">
      <w:r>
        <w:annotationRef/>
      </w:r>
      <w:r w:rsidRPr="7188B513">
        <w:t xml:space="preserve">can this be explained.  </w:t>
      </w:r>
    </w:p>
  </w:comment>
  <w:comment w:id="209" w:author="Emma Morris (External)" w:date="2026-04-24T15:43:00Z" w:initials="E(">
    <w:p w14:paraId="1C582307" w14:textId="55372025" w:rsidR="00CE5091" w:rsidRDefault="00CE5091">
      <w:r>
        <w:annotationRef/>
      </w:r>
      <w:r w:rsidRPr="6E124265">
        <w:t xml:space="preserve">Please make sure that the official PBN fields are there.  We need contact person, email address etc.  </w:t>
      </w:r>
    </w:p>
  </w:comment>
  <w:comment w:id="211" w:author="Emma Morris (External)" w:date="2026-04-24T15:45:00Z" w:initials="E(">
    <w:p w14:paraId="2F538CBD" w14:textId="031A5A91" w:rsidR="00CE5091" w:rsidRDefault="00CE5091">
      <w:r>
        <w:annotationRef/>
      </w:r>
      <w:r w:rsidRPr="6E132F46">
        <w:t>I can put you in contact with Ike Hartman who looks after press accreditation at USOPC</w:t>
      </w:r>
    </w:p>
  </w:comment>
  <w:comment w:id="221" w:author="Emma Morris (External)" w:date="2026-04-24T15:57:00Z" w:initials="E(">
    <w:p w14:paraId="63B8DDB0" w14:textId="37CB5FCA" w:rsidR="00CE5091" w:rsidRDefault="00CE5091">
      <w:r>
        <w:annotationRef/>
      </w:r>
      <w:r w:rsidRPr="14CE800E">
        <w:t xml:space="preserve">What about ENR organisations that the NOC wants to nominate but didn't go via the EoI portal?  </w:t>
      </w:r>
    </w:p>
  </w:comment>
  <w:comment w:id="224" w:author="Emma Morris (External)" w:date="2026-04-24T16:01:00Z" w:initials="E(">
    <w:p w14:paraId="04FC9620" w14:textId="3BEB0491" w:rsidR="00CE5091" w:rsidRDefault="00CE5091">
      <w:r>
        <w:annotationRef/>
      </w:r>
      <w:r w:rsidRPr="6B5EDE54">
        <w:t xml:space="preserve">In order to make a decision on the priorty list, I would need specific fields from the EoI form.  I can add the list in Discus.  </w:t>
      </w:r>
    </w:p>
  </w:comment>
  <w:comment w:id="223" w:author="Emma Morris (External)" w:date="2026-04-24T16:06:00Z" w:initials="E(">
    <w:p w14:paraId="0B4FC4B6" w14:textId="222E1140" w:rsidR="00CE5091" w:rsidRDefault="00CE5091">
      <w:r>
        <w:annotationRef/>
      </w:r>
      <w:r w:rsidRPr="56D484D0">
        <w:t xml:space="preserve">Can I please have an downloadable excel file to assist with the allocation. </w:t>
      </w:r>
    </w:p>
  </w:comment>
  <w:comment w:id="222" w:author="Emma Morris (External)" w:date="2026-04-24T16:09:00Z" w:initials="E(">
    <w:p w14:paraId="4B6C85B2" w14:textId="101B3870" w:rsidR="00CE5091" w:rsidRDefault="00CE5091">
      <w:r>
        <w:annotationRef/>
      </w:r>
      <w:r w:rsidRPr="70AB8972">
        <w:t xml:space="preserve">It is very important to note that once the IOC agrees on the ENR quota for each NOC, it is the NOC who informs the ENR of the IOC's decision.   The list is then sent to LA28 to be added with the NOC's allocation along with their E, EP, Ec etc and they are able to book press accommodation  etc.  IOC to review all ENR orgs by w/c 1 Feb 2027.  Cut off date strictly 18 Dec </w:t>
      </w:r>
    </w:p>
  </w:comment>
  <w:comment w:id="226" w:author="Emma Morris (External)" w:date="2026-04-24T16:04:00Z" w:initials="E(">
    <w:p w14:paraId="2326FEE2" w14:textId="5D8B8995" w:rsidR="00CE5091" w:rsidRDefault="00CE5091">
      <w:r>
        <w:annotationRef/>
      </w:r>
      <w:r w:rsidRPr="6A4C26F9">
        <w:t xml:space="preserve">the IOC also gives ENR accreditation directly to a few international ENR organisations like CNN, Al Jazeera, BBC World.  They do not fall under any NOC jurisdication.  Can I add them to the list.  Would need ENR org, first name, last name, email, address, tel number.  </w:t>
      </w:r>
    </w:p>
  </w:comment>
  <w:comment w:id="225" w:author="Emma Morris (External)" w:date="2026-04-24T16:05:00Z" w:initials="E(">
    <w:p w14:paraId="320C0FD9" w14:textId="48EE2BFF" w:rsidR="00CE5091" w:rsidRDefault="00CE5091">
      <w:r>
        <w:annotationRef/>
      </w:r>
      <w:r w:rsidRPr="1897C726">
        <w:t xml:space="preserve">Please note that although we officially grant a maximum of 3 ENR accreditations, there are a few cases where the IOC may agree to grant more for instance CNN will get more than 3.  As will ESPN etc.  </w:t>
      </w:r>
    </w:p>
  </w:comment>
  <w:comment w:id="232" w:author="Emma Morris (External)" w:date="2026-04-24T16:14:00Z" w:initials="E(">
    <w:p w14:paraId="01A1599D" w14:textId="39E4D678" w:rsidR="00CE5091" w:rsidRDefault="00CE5091">
      <w:r>
        <w:annotationRef/>
      </w:r>
      <w:r w:rsidRPr="63E69160">
        <w:t>Just a comment NOCs are slow to respond so I think this process may take time.  Hoping the login will not be too complicated especially for the smaller NOCs!</w:t>
      </w:r>
    </w:p>
  </w:comment>
  <w:comment w:id="239" w:author="Emma Morris (External)" w:date="2026-04-24T16:20:00Z" w:initials="E(">
    <w:p w14:paraId="2AF9BE49" w14:textId="6B5EB82D" w:rsidR="00CE5091" w:rsidRDefault="00CE5091">
      <w:r>
        <w:annotationRef/>
      </w:r>
      <w:r w:rsidRPr="342293F7">
        <w:t>IOC needs to be able to review NOC applications too</w:t>
      </w:r>
    </w:p>
  </w:comment>
  <w:comment w:id="246" w:author="Emma Morris (External)" w:date="2026-04-24T16:22:00Z" w:initials="E(">
    <w:p w14:paraId="77A1EF84" w14:textId="1B7F7514" w:rsidR="00CE5091" w:rsidRDefault="00CE5091">
      <w:r>
        <w:annotationRef/>
      </w:r>
      <w:r w:rsidRPr="365A3EA2">
        <w:t>IOC would like to review the IFs sport specialist list when sent to OCOG</w:t>
      </w:r>
    </w:p>
  </w:comment>
  <w:comment w:id="248" w:author="Emma Morris (External)" w:date="2026-04-24T16:23:00Z" w:initials="E(">
    <w:p w14:paraId="0253759A" w14:textId="167A9019" w:rsidR="00CE5091" w:rsidRDefault="00CE5091">
      <w:r>
        <w:annotationRef/>
      </w:r>
      <w:r w:rsidRPr="4F20B3B6">
        <w:t xml:space="preserve">yes they may get partially what they want.  </w:t>
      </w:r>
    </w:p>
  </w:comment>
  <w:comment w:id="255" w:author="Emma Morris (External)" w:date="2026-04-24T16:39:00Z" w:initials="E(">
    <w:p w14:paraId="1AA6072C" w14:textId="21F6EFE3" w:rsidR="00CE5091" w:rsidRDefault="00CE5091">
      <w:r>
        <w:annotationRef/>
      </w:r>
      <w:r w:rsidRPr="4432205C">
        <w:t>When would this happen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D040" w15:done="0"/>
  <w15:commentEx w15:paraId="6DF0DF76" w15:done="0"/>
  <w15:commentEx w15:paraId="78D24B46" w15:done="0"/>
  <w15:commentEx w15:paraId="18A16D89" w15:done="0"/>
  <w15:commentEx w15:paraId="12A922A5" w15:done="0"/>
  <w15:commentEx w15:paraId="33BF17BB" w15:paraIdParent="12A922A5" w15:done="0"/>
  <w15:commentEx w15:paraId="4435205A" w15:done="0"/>
  <w15:commentEx w15:paraId="6152F0DC" w15:done="0"/>
  <w15:commentEx w15:paraId="772A274F" w15:done="0"/>
  <w15:commentEx w15:paraId="0BCAAA80" w15:done="0"/>
  <w15:commentEx w15:paraId="610D63E5" w15:done="0"/>
  <w15:commentEx w15:paraId="25483448" w15:done="0"/>
  <w15:commentEx w15:paraId="145B958C" w15:done="0"/>
  <w15:commentEx w15:paraId="7CA4BFF2" w15:done="0"/>
  <w15:commentEx w15:paraId="1FCF91B4" w15:done="0"/>
  <w15:commentEx w15:paraId="7E3D41BE" w15:done="0"/>
  <w15:commentEx w15:paraId="638BE82D" w15:done="0"/>
  <w15:commentEx w15:paraId="5ECDBC33" w15:done="0"/>
  <w15:commentEx w15:paraId="46638C0D" w15:done="0"/>
  <w15:commentEx w15:paraId="57D60D0B" w15:done="0"/>
  <w15:commentEx w15:paraId="713137B5" w15:done="0"/>
  <w15:commentEx w15:paraId="6B8F630E" w15:done="0"/>
  <w15:commentEx w15:paraId="22E5086E" w15:done="0"/>
  <w15:commentEx w15:paraId="25CB7D3A" w15:done="0"/>
  <w15:commentEx w15:paraId="3F7A6467" w15:done="0"/>
  <w15:commentEx w15:paraId="454A0DC3" w15:done="0"/>
  <w15:commentEx w15:paraId="44C935A3" w15:done="0"/>
  <w15:commentEx w15:paraId="73BC39BF" w15:done="0"/>
  <w15:commentEx w15:paraId="3B41604C" w15:done="0"/>
  <w15:commentEx w15:paraId="2854785E" w15:done="0"/>
  <w15:commentEx w15:paraId="5FAB391A" w15:done="0"/>
  <w15:commentEx w15:paraId="5D39041B" w15:done="0"/>
  <w15:commentEx w15:paraId="149F2B89" w15:done="0"/>
  <w15:commentEx w15:paraId="1C582307" w15:done="0"/>
  <w15:commentEx w15:paraId="2F538CBD" w15:done="0"/>
  <w15:commentEx w15:paraId="63B8DDB0" w15:done="0"/>
  <w15:commentEx w15:paraId="04FC9620" w15:done="0"/>
  <w15:commentEx w15:paraId="0B4FC4B6" w15:done="0"/>
  <w15:commentEx w15:paraId="4B6C85B2" w15:done="0"/>
  <w15:commentEx w15:paraId="2326FEE2" w15:done="0"/>
  <w15:commentEx w15:paraId="320C0FD9" w15:done="0"/>
  <w15:commentEx w15:paraId="01A1599D" w15:done="0"/>
  <w15:commentEx w15:paraId="2AF9BE49" w15:done="0"/>
  <w15:commentEx w15:paraId="77A1EF84" w15:done="0"/>
  <w15:commentEx w15:paraId="0253759A" w15:done="0"/>
  <w15:commentEx w15:paraId="1AA607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88C2C3" w16cex:dateUtc="2026-04-24T08:05:00Z"/>
  <w16cex:commentExtensible w16cex:durableId="4E9F8D79" w16cex:dateUtc="2026-04-24T08:11:00Z"/>
  <w16cex:commentExtensible w16cex:durableId="1EC9675A" w16cex:dateUtc="2026-04-24T08:15:00Z"/>
  <w16cex:commentExtensible w16cex:durableId="07C45474" w16cex:dateUtc="2026-04-24T08:20:00Z"/>
  <w16cex:commentExtensible w16cex:durableId="67765EDC" w16cex:dateUtc="2026-04-24T09:21:00Z"/>
  <w16cex:commentExtensible w16cex:durableId="1541DDDC" w16cex:dateUtc="2026-04-24T09:22:00Z"/>
  <w16cex:commentExtensible w16cex:durableId="57ADAFE2" w16cex:dateUtc="2026-04-24T09:24:00Z"/>
  <w16cex:commentExtensible w16cex:durableId="1C0AE144" w16cex:dateUtc="2026-04-24T09:30:00Z"/>
  <w16cex:commentExtensible w16cex:durableId="64303C69" w16cex:dateUtc="2026-04-24T09:40:00Z"/>
  <w16cex:commentExtensible w16cex:durableId="336F49E9" w16cex:dateUtc="2026-04-24T10:19:00Z"/>
  <w16cex:commentExtensible w16cex:durableId="762D562D" w16cex:dateUtc="2026-04-24T10:24:00Z"/>
  <w16cex:commentExtensible w16cex:durableId="5AEE5BD4" w16cex:dateUtc="2026-04-24T10:37:00Z"/>
  <w16cex:commentExtensible w16cex:durableId="27D3040A" w16cex:dateUtc="2026-04-24T10:38:00Z"/>
  <w16cex:commentExtensible w16cex:durableId="5A6D4373" w16cex:dateUtc="2026-04-24T10:46:00Z"/>
  <w16cex:commentExtensible w16cex:durableId="0DD11C8B" w16cex:dateUtc="2026-04-24T10:48:00Z"/>
  <w16cex:commentExtensible w16cex:durableId="6E7A23C5" w16cex:dateUtc="2026-04-24T10:48:00Z"/>
  <w16cex:commentExtensible w16cex:durableId="4398A256" w16cex:dateUtc="2026-04-24T10:50:00Z"/>
  <w16cex:commentExtensible w16cex:durableId="377DC0D1" w16cex:dateUtc="2026-04-24T10:54:00Z"/>
  <w16cex:commentExtensible w16cex:durableId="548B0C75" w16cex:dateUtc="2026-04-24T10:57:00Z"/>
  <w16cex:commentExtensible w16cex:durableId="236598CB" w16cex:dateUtc="2026-04-24T10:59:00Z"/>
  <w16cex:commentExtensible w16cex:durableId="0FD56193" w16cex:dateUtc="2026-04-24T11:13:00Z"/>
  <w16cex:commentExtensible w16cex:durableId="6FE2B7F9" w16cex:dateUtc="2026-04-24T11:15:00Z"/>
  <w16cex:commentExtensible w16cex:durableId="0F5247A9" w16cex:dateUtc="2026-04-24T11:20:00Z"/>
  <w16cex:commentExtensible w16cex:durableId="1916BC5E" w16cex:dateUtc="2026-04-24T11:19:00Z"/>
  <w16cex:commentExtensible w16cex:durableId="2741F3A9" w16cex:dateUtc="2026-04-24T11:29:00Z"/>
  <w16cex:commentExtensible w16cex:durableId="36332ABF" w16cex:dateUtc="2026-04-24T13:20:00Z"/>
  <w16cex:commentExtensible w16cex:durableId="06A0957A" w16cex:dateUtc="2026-04-24T13:03:00Z"/>
  <w16cex:commentExtensible w16cex:durableId="3911DE70" w16cex:dateUtc="2026-04-24T13:07:00Z"/>
  <w16cex:commentExtensible w16cex:durableId="5C6DEBBF" w16cex:dateUtc="2026-04-24T13:07:00Z"/>
  <w16cex:commentExtensible w16cex:durableId="01447308" w16cex:dateUtc="2026-04-24T13:28:00Z"/>
  <w16cex:commentExtensible w16cex:durableId="417F7115" w16cex:dateUtc="2026-04-24T13:30:00Z"/>
  <w16cex:commentExtensible w16cex:durableId="3EB03870" w16cex:dateUtc="2026-04-24T13:34:00Z"/>
  <w16cex:commentExtensible w16cex:durableId="391E2D5D" w16cex:dateUtc="2026-04-24T13:41:00Z"/>
  <w16cex:commentExtensible w16cex:durableId="35938531" w16cex:dateUtc="2026-04-24T13:43:00Z"/>
  <w16cex:commentExtensible w16cex:durableId="112D383A" w16cex:dateUtc="2026-04-24T13:45:00Z"/>
  <w16cex:commentExtensible w16cex:durableId="580DD16B" w16cex:dateUtc="2026-04-24T13:57:00Z"/>
  <w16cex:commentExtensible w16cex:durableId="2785F095" w16cex:dateUtc="2026-04-24T14:01:00Z"/>
  <w16cex:commentExtensible w16cex:durableId="0B579A93" w16cex:dateUtc="2026-04-24T14:06:00Z"/>
  <w16cex:commentExtensible w16cex:durableId="11EDB3C0" w16cex:dateUtc="2026-04-24T14:09:00Z"/>
  <w16cex:commentExtensible w16cex:durableId="362DBEE5" w16cex:dateUtc="2026-04-24T14:04:00Z"/>
  <w16cex:commentExtensible w16cex:durableId="2ACC416E" w16cex:dateUtc="2026-04-24T14:05:00Z"/>
  <w16cex:commentExtensible w16cex:durableId="24D8D7FC" w16cex:dateUtc="2026-04-24T14:14:00Z"/>
  <w16cex:commentExtensible w16cex:durableId="21DDAD82" w16cex:dateUtc="2026-04-24T14:20:00Z"/>
  <w16cex:commentExtensible w16cex:durableId="5029842C" w16cex:dateUtc="2026-04-24T14:22:00Z"/>
  <w16cex:commentExtensible w16cex:durableId="0E31DE50" w16cex:dateUtc="2026-04-24T14:23:00Z"/>
  <w16cex:commentExtensible w16cex:durableId="69B11DC2" w16cex:dateUtc="2026-04-24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D040" w16cid:durableId="1F88C2C3"/>
  <w16cid:commentId w16cid:paraId="6DF0DF76" w16cid:durableId="4E9F8D79"/>
  <w16cid:commentId w16cid:paraId="78D24B46" w16cid:durableId="1EC9675A"/>
  <w16cid:commentId w16cid:paraId="18A16D89" w16cid:durableId="07C45474"/>
  <w16cid:commentId w16cid:paraId="12A922A5" w16cid:durableId="67765EDC"/>
  <w16cid:commentId w16cid:paraId="33BF17BB" w16cid:durableId="1541DDDC"/>
  <w16cid:commentId w16cid:paraId="4435205A" w16cid:durableId="57ADAFE2"/>
  <w16cid:commentId w16cid:paraId="6152F0DC" w16cid:durableId="1C0AE144"/>
  <w16cid:commentId w16cid:paraId="772A274F" w16cid:durableId="64303C69"/>
  <w16cid:commentId w16cid:paraId="0BCAAA80" w16cid:durableId="336F49E9"/>
  <w16cid:commentId w16cid:paraId="610D63E5" w16cid:durableId="762D562D"/>
  <w16cid:commentId w16cid:paraId="25483448" w16cid:durableId="5AEE5BD4"/>
  <w16cid:commentId w16cid:paraId="145B958C" w16cid:durableId="27D3040A"/>
  <w16cid:commentId w16cid:paraId="7CA4BFF2" w16cid:durableId="5A6D4373"/>
  <w16cid:commentId w16cid:paraId="1FCF91B4" w16cid:durableId="0DD11C8B"/>
  <w16cid:commentId w16cid:paraId="7E3D41BE" w16cid:durableId="6E7A23C5"/>
  <w16cid:commentId w16cid:paraId="638BE82D" w16cid:durableId="4398A256"/>
  <w16cid:commentId w16cid:paraId="5ECDBC33" w16cid:durableId="377DC0D1"/>
  <w16cid:commentId w16cid:paraId="46638C0D" w16cid:durableId="548B0C75"/>
  <w16cid:commentId w16cid:paraId="57D60D0B" w16cid:durableId="236598CB"/>
  <w16cid:commentId w16cid:paraId="713137B5" w16cid:durableId="0FD56193"/>
  <w16cid:commentId w16cid:paraId="6B8F630E" w16cid:durableId="6FE2B7F9"/>
  <w16cid:commentId w16cid:paraId="22E5086E" w16cid:durableId="0F5247A9"/>
  <w16cid:commentId w16cid:paraId="25CB7D3A" w16cid:durableId="1916BC5E"/>
  <w16cid:commentId w16cid:paraId="3F7A6467" w16cid:durableId="2741F3A9"/>
  <w16cid:commentId w16cid:paraId="454A0DC3" w16cid:durableId="36332ABF"/>
  <w16cid:commentId w16cid:paraId="44C935A3" w16cid:durableId="06A0957A"/>
  <w16cid:commentId w16cid:paraId="73BC39BF" w16cid:durableId="3911DE70"/>
  <w16cid:commentId w16cid:paraId="3B41604C" w16cid:durableId="5C6DEBBF"/>
  <w16cid:commentId w16cid:paraId="2854785E" w16cid:durableId="01447308"/>
  <w16cid:commentId w16cid:paraId="5FAB391A" w16cid:durableId="417F7115"/>
  <w16cid:commentId w16cid:paraId="5D39041B" w16cid:durableId="3EB03870"/>
  <w16cid:commentId w16cid:paraId="149F2B89" w16cid:durableId="391E2D5D"/>
  <w16cid:commentId w16cid:paraId="1C582307" w16cid:durableId="35938531"/>
  <w16cid:commentId w16cid:paraId="2F538CBD" w16cid:durableId="112D383A"/>
  <w16cid:commentId w16cid:paraId="63B8DDB0" w16cid:durableId="580DD16B"/>
  <w16cid:commentId w16cid:paraId="04FC9620" w16cid:durableId="2785F095"/>
  <w16cid:commentId w16cid:paraId="0B4FC4B6" w16cid:durableId="0B579A93"/>
  <w16cid:commentId w16cid:paraId="4B6C85B2" w16cid:durableId="11EDB3C0"/>
  <w16cid:commentId w16cid:paraId="2326FEE2" w16cid:durableId="362DBEE5"/>
  <w16cid:commentId w16cid:paraId="320C0FD9" w16cid:durableId="2ACC416E"/>
  <w16cid:commentId w16cid:paraId="01A1599D" w16cid:durableId="24D8D7FC"/>
  <w16cid:commentId w16cid:paraId="2AF9BE49" w16cid:durableId="21DDAD82"/>
  <w16cid:commentId w16cid:paraId="77A1EF84" w16cid:durableId="5029842C"/>
  <w16cid:commentId w16cid:paraId="0253759A" w16cid:durableId="0E31DE50"/>
  <w16cid:commentId w16cid:paraId="1AA6072C" w16cid:durableId="69B11D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22F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34E43A"/>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F26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874EF0"/>
    <w:multiLevelType w:val="multilevel"/>
    <w:tmpl w:val="59F8F7F0"/>
    <w:lvl w:ilvl="0">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num w:numId="1" w16cid:durableId="1591767315">
    <w:abstractNumId w:val="3"/>
  </w:num>
  <w:num w:numId="2" w16cid:durableId="1272860500">
    <w:abstractNumId w:val="0"/>
  </w:num>
  <w:num w:numId="3" w16cid:durableId="1904558660">
    <w:abstractNumId w:val="1"/>
  </w:num>
  <w:num w:numId="4" w16cid:durableId="162748307">
    <w:abstractNumId w:val="1"/>
  </w:num>
  <w:num w:numId="5" w16cid:durableId="1316226639">
    <w:abstractNumId w:val="1"/>
  </w:num>
  <w:num w:numId="6" w16cid:durableId="381559742">
    <w:abstractNumId w:val="1"/>
  </w:num>
  <w:num w:numId="7" w16cid:durableId="1315181100">
    <w:abstractNumId w:val="1"/>
  </w:num>
  <w:num w:numId="8" w16cid:durableId="271712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373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1810077">
    <w:abstractNumId w:val="1"/>
  </w:num>
  <w:num w:numId="11" w16cid:durableId="1324548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3116428">
    <w:abstractNumId w:val="1"/>
  </w:num>
  <w:num w:numId="13" w16cid:durableId="2001889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9454812">
    <w:abstractNumId w:val="1"/>
  </w:num>
  <w:num w:numId="15" w16cid:durableId="616719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4290335">
    <w:abstractNumId w:val="1"/>
  </w:num>
  <w:num w:numId="17" w16cid:durableId="1059479040">
    <w:abstractNumId w:val="1"/>
  </w:num>
  <w:num w:numId="18" w16cid:durableId="993148898">
    <w:abstractNumId w:val="1"/>
  </w:num>
  <w:num w:numId="19" w16cid:durableId="1963995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8630931">
    <w:abstractNumId w:val="1"/>
  </w:num>
  <w:num w:numId="21" w16cid:durableId="565191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Morris (External)">
    <w15:presenceInfo w15:providerId="AD" w15:userId="S::emma.morris_olympic.org@identity.deloitte::90172874-8296-48ac-a9f4-2735b875b5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D3"/>
    <w:rsid w:val="0020481A"/>
    <w:rsid w:val="00333005"/>
    <w:rsid w:val="003C341E"/>
    <w:rsid w:val="00663E52"/>
    <w:rsid w:val="00AD68A4"/>
    <w:rsid w:val="00BF1FB2"/>
    <w:rsid w:val="00C851D3"/>
    <w:rsid w:val="00CE5091"/>
    <w:rsid w:val="00E11E80"/>
    <w:rsid w:val="015C4AA1"/>
    <w:rsid w:val="01C00778"/>
    <w:rsid w:val="0230106C"/>
    <w:rsid w:val="025D0241"/>
    <w:rsid w:val="02C7FD20"/>
    <w:rsid w:val="0379E744"/>
    <w:rsid w:val="03F17B88"/>
    <w:rsid w:val="0499A6B9"/>
    <w:rsid w:val="05FD6F00"/>
    <w:rsid w:val="06983E46"/>
    <w:rsid w:val="06B6A140"/>
    <w:rsid w:val="07099EA7"/>
    <w:rsid w:val="07A93DB8"/>
    <w:rsid w:val="08543259"/>
    <w:rsid w:val="08F5E7F2"/>
    <w:rsid w:val="095F3B21"/>
    <w:rsid w:val="09C5B546"/>
    <w:rsid w:val="0BDB93F1"/>
    <w:rsid w:val="0C03707C"/>
    <w:rsid w:val="0C2DDA8B"/>
    <w:rsid w:val="0C98BDBF"/>
    <w:rsid w:val="0CED1797"/>
    <w:rsid w:val="0CF5E15C"/>
    <w:rsid w:val="0D120B97"/>
    <w:rsid w:val="0D9DABE6"/>
    <w:rsid w:val="0DA5FCF0"/>
    <w:rsid w:val="0DFB58DB"/>
    <w:rsid w:val="0E1780BF"/>
    <w:rsid w:val="0E35D4F2"/>
    <w:rsid w:val="0E980E0A"/>
    <w:rsid w:val="0FBD4C21"/>
    <w:rsid w:val="0FE06F24"/>
    <w:rsid w:val="1013D4F5"/>
    <w:rsid w:val="1015CE5B"/>
    <w:rsid w:val="10E6BE9E"/>
    <w:rsid w:val="115B827A"/>
    <w:rsid w:val="11820D77"/>
    <w:rsid w:val="11DDB979"/>
    <w:rsid w:val="1276EB82"/>
    <w:rsid w:val="12C81A55"/>
    <w:rsid w:val="12F2B5A0"/>
    <w:rsid w:val="12FB891D"/>
    <w:rsid w:val="1345FE81"/>
    <w:rsid w:val="1351FC89"/>
    <w:rsid w:val="143049B8"/>
    <w:rsid w:val="151129FD"/>
    <w:rsid w:val="154AD0F8"/>
    <w:rsid w:val="15588894"/>
    <w:rsid w:val="1741FDE7"/>
    <w:rsid w:val="1A37FF28"/>
    <w:rsid w:val="1AB0E485"/>
    <w:rsid w:val="1ABD7526"/>
    <w:rsid w:val="1AFC8B8E"/>
    <w:rsid w:val="1AFE201D"/>
    <w:rsid w:val="1B99D97A"/>
    <w:rsid w:val="1BFBB448"/>
    <w:rsid w:val="1C7F9E87"/>
    <w:rsid w:val="1C8F5689"/>
    <w:rsid w:val="1CFF0A09"/>
    <w:rsid w:val="1D5E4EAD"/>
    <w:rsid w:val="1D6EABDF"/>
    <w:rsid w:val="1E01C858"/>
    <w:rsid w:val="1E77553E"/>
    <w:rsid w:val="1F0E1FA4"/>
    <w:rsid w:val="1F783CF4"/>
    <w:rsid w:val="1FC7DA66"/>
    <w:rsid w:val="1FCDFA84"/>
    <w:rsid w:val="20352413"/>
    <w:rsid w:val="20646F38"/>
    <w:rsid w:val="21E79400"/>
    <w:rsid w:val="22452381"/>
    <w:rsid w:val="22D46D52"/>
    <w:rsid w:val="22E2D02B"/>
    <w:rsid w:val="22E8AD48"/>
    <w:rsid w:val="23679437"/>
    <w:rsid w:val="247CB018"/>
    <w:rsid w:val="24AFDFFA"/>
    <w:rsid w:val="24CFCEDC"/>
    <w:rsid w:val="259D7E87"/>
    <w:rsid w:val="2776CA1E"/>
    <w:rsid w:val="27D433B3"/>
    <w:rsid w:val="281CC060"/>
    <w:rsid w:val="286EB8D2"/>
    <w:rsid w:val="28913081"/>
    <w:rsid w:val="28E229D5"/>
    <w:rsid w:val="2A33104E"/>
    <w:rsid w:val="2B0164FF"/>
    <w:rsid w:val="2B469F03"/>
    <w:rsid w:val="2BA3EFE7"/>
    <w:rsid w:val="2D220C28"/>
    <w:rsid w:val="2D7F5C47"/>
    <w:rsid w:val="2DFF3401"/>
    <w:rsid w:val="2EB2355E"/>
    <w:rsid w:val="2F9EDFDA"/>
    <w:rsid w:val="2FE89F94"/>
    <w:rsid w:val="308BB1D7"/>
    <w:rsid w:val="31BA34A4"/>
    <w:rsid w:val="3259D81D"/>
    <w:rsid w:val="32C3EB6C"/>
    <w:rsid w:val="32CE31BB"/>
    <w:rsid w:val="3340D3E2"/>
    <w:rsid w:val="338C6267"/>
    <w:rsid w:val="33ACA5FD"/>
    <w:rsid w:val="33BB2490"/>
    <w:rsid w:val="34515F4A"/>
    <w:rsid w:val="34C57AC5"/>
    <w:rsid w:val="36C8F786"/>
    <w:rsid w:val="36D93951"/>
    <w:rsid w:val="37482D1F"/>
    <w:rsid w:val="37534699"/>
    <w:rsid w:val="3765AC4E"/>
    <w:rsid w:val="383A5532"/>
    <w:rsid w:val="390B383B"/>
    <w:rsid w:val="391A10C5"/>
    <w:rsid w:val="39D66ED8"/>
    <w:rsid w:val="3AD3520B"/>
    <w:rsid w:val="3BA82066"/>
    <w:rsid w:val="3C2735AD"/>
    <w:rsid w:val="3D3CC598"/>
    <w:rsid w:val="3E80452D"/>
    <w:rsid w:val="3EAC2EC0"/>
    <w:rsid w:val="3F745087"/>
    <w:rsid w:val="3FD59A85"/>
    <w:rsid w:val="4079327C"/>
    <w:rsid w:val="40867DFE"/>
    <w:rsid w:val="417A79B8"/>
    <w:rsid w:val="41B73EF7"/>
    <w:rsid w:val="42251A37"/>
    <w:rsid w:val="425D3CC9"/>
    <w:rsid w:val="426E7AF7"/>
    <w:rsid w:val="42954489"/>
    <w:rsid w:val="42ED2984"/>
    <w:rsid w:val="43107084"/>
    <w:rsid w:val="431A9475"/>
    <w:rsid w:val="43946B31"/>
    <w:rsid w:val="440DA0E4"/>
    <w:rsid w:val="444D7AAD"/>
    <w:rsid w:val="4780C6E6"/>
    <w:rsid w:val="47E031E8"/>
    <w:rsid w:val="486A93EB"/>
    <w:rsid w:val="486FA45F"/>
    <w:rsid w:val="48765C2C"/>
    <w:rsid w:val="491F2EFD"/>
    <w:rsid w:val="498194E4"/>
    <w:rsid w:val="4B167E5A"/>
    <w:rsid w:val="4B6F9C4A"/>
    <w:rsid w:val="4C27B2B4"/>
    <w:rsid w:val="4C2F3D70"/>
    <w:rsid w:val="4C702FD2"/>
    <w:rsid w:val="4CC828E1"/>
    <w:rsid w:val="4D073BA8"/>
    <w:rsid w:val="4D95F0C3"/>
    <w:rsid w:val="4DDD65C0"/>
    <w:rsid w:val="4E9F0524"/>
    <w:rsid w:val="4EBDF9E4"/>
    <w:rsid w:val="4F29AC3F"/>
    <w:rsid w:val="50049FDF"/>
    <w:rsid w:val="514FDB29"/>
    <w:rsid w:val="51AFD0D4"/>
    <w:rsid w:val="51DC7356"/>
    <w:rsid w:val="5524183B"/>
    <w:rsid w:val="5578D8CA"/>
    <w:rsid w:val="55B01D81"/>
    <w:rsid w:val="55FCD3E4"/>
    <w:rsid w:val="565B88A2"/>
    <w:rsid w:val="56A958AE"/>
    <w:rsid w:val="56E3816A"/>
    <w:rsid w:val="57E2066D"/>
    <w:rsid w:val="5A8C4890"/>
    <w:rsid w:val="5A8FEDAC"/>
    <w:rsid w:val="5AEADC30"/>
    <w:rsid w:val="5BE9D4FF"/>
    <w:rsid w:val="5BF39656"/>
    <w:rsid w:val="5C9C2B48"/>
    <w:rsid w:val="5CE5028C"/>
    <w:rsid w:val="5CF24BB4"/>
    <w:rsid w:val="5F0EF5EF"/>
    <w:rsid w:val="5F30FCE8"/>
    <w:rsid w:val="5F404CBD"/>
    <w:rsid w:val="6063100E"/>
    <w:rsid w:val="60CD8C69"/>
    <w:rsid w:val="616FEC70"/>
    <w:rsid w:val="61E44C42"/>
    <w:rsid w:val="632DAB54"/>
    <w:rsid w:val="638A611B"/>
    <w:rsid w:val="64296A94"/>
    <w:rsid w:val="64584374"/>
    <w:rsid w:val="645CFAAD"/>
    <w:rsid w:val="64CA375B"/>
    <w:rsid w:val="65C27144"/>
    <w:rsid w:val="664BDC03"/>
    <w:rsid w:val="668AFF86"/>
    <w:rsid w:val="69A22AB1"/>
    <w:rsid w:val="69C970F9"/>
    <w:rsid w:val="6BDB09E8"/>
    <w:rsid w:val="6D2CACDF"/>
    <w:rsid w:val="6E87DADE"/>
    <w:rsid w:val="6EDDF20A"/>
    <w:rsid w:val="6F653ECD"/>
    <w:rsid w:val="6FD8510E"/>
    <w:rsid w:val="6FE359EC"/>
    <w:rsid w:val="7175BD75"/>
    <w:rsid w:val="719F0E71"/>
    <w:rsid w:val="71F89D91"/>
    <w:rsid w:val="724EFD4B"/>
    <w:rsid w:val="72554ED0"/>
    <w:rsid w:val="72A429CA"/>
    <w:rsid w:val="7515F563"/>
    <w:rsid w:val="753EB953"/>
    <w:rsid w:val="75CEFD88"/>
    <w:rsid w:val="767011B7"/>
    <w:rsid w:val="77031B80"/>
    <w:rsid w:val="7993FB39"/>
    <w:rsid w:val="79A25B38"/>
    <w:rsid w:val="7A1097CF"/>
    <w:rsid w:val="7A866E98"/>
    <w:rsid w:val="7AEE8DEC"/>
    <w:rsid w:val="7AF19ACB"/>
    <w:rsid w:val="7AFF7D33"/>
    <w:rsid w:val="7C7709F2"/>
    <w:rsid w:val="7FC21B81"/>
    <w:rsid w:val="7FC52C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0C2A"/>
  <w15:docId w15:val="{EE7662B9-B14C-2B45-8D9F-60909CD6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Revision">
    <w:name w:val="Revision"/>
    <w:hidden/>
    <w:rsid w:val="00AD68A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ukdeloitte.sharepoint.com/:x:/r/sites/LA28-DISCUS/Shared%20Documents/Applications/01.%20Application%20Specific/01.%20GPM/PRP%20-%20Press%20Registration%20Portal/MICO26_ACR_Press%20By%20Number%20Form_ENG_.xlsx?d=wb8c09571f6394bbea5be6b059a2bc028&amp;csf=1&amp;web=1&amp;e=JacLg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bf0dae1-6374-4a2b-b26d-28bb2a96b993" xsi:nil="true"/>
    <Notes xmlns="a5e813d5-1684-4394-b877-38c0cfc4d753" xsi:nil="true"/>
    <lcf76f155ced4ddcb4097134ff3c332f xmlns="a5e813d5-1684-4394-b877-38c0cfc4d753">
      <Terms xmlns="http://schemas.microsoft.com/office/infopath/2007/PartnerControls"/>
    </lcf76f155ced4ddcb4097134ff3c332f>
    <FolderContent xmlns="a5e813d5-1684-4394-b877-38c0cfc4d7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A6D21D-037D-4205-A664-A0F94989CFC9}">
  <ds:schemaRefs>
    <ds:schemaRef ds:uri="http://schemas.microsoft.com/office/2006/metadata/properties"/>
    <ds:schemaRef ds:uri="http://schemas.microsoft.com/office/infopath/2007/PartnerControls"/>
    <ds:schemaRef ds:uri="dbf0dae1-6374-4a2b-b26d-28bb2a96b993"/>
    <ds:schemaRef ds:uri="a5e813d5-1684-4394-b877-38c0cfc4d753"/>
  </ds:schemaRefs>
</ds:datastoreItem>
</file>

<file path=customXml/itemProps2.xml><?xml version="1.0" encoding="utf-8"?>
<ds:datastoreItem xmlns:ds="http://schemas.openxmlformats.org/officeDocument/2006/customXml" ds:itemID="{7CFF7527-EF82-44A8-AA08-F882C669B1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18F12D-1F0B-4E11-8E65-9A9B95A9F8C5}">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9691</Words>
  <Characters>52235</Characters>
  <Application>Microsoft Office Word</Application>
  <DocSecurity>0</DocSecurity>
  <Lines>1044</Lines>
  <Paragraphs>524</Paragraphs>
  <ScaleCrop>false</ScaleCrop>
  <Company/>
  <LinksUpToDate>false</LinksUpToDate>
  <CharactersWithSpaces>61402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Corless, Ken</dc:creator>
  <cp:keywords/>
  <cp:lastModifiedBy>Corless, Ken</cp:lastModifiedBy>
  <cp:revision>2</cp:revision>
  <dcterms:created xsi:type="dcterms:W3CDTF">2026-04-26T11:53:00Z</dcterms:created>
  <dcterms:modified xsi:type="dcterms:W3CDTF">2026-04-26T11:53:00Z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0x010100D0E48ED8A0B201489CC29DD20EF055FD</vt:lpwstr>
  </property>
  <property fmtid="{D5CDD505-2E9C-101B-9397-08002B2CF9AE}" pid="3" name="MediaServiceImageTags">
    <vt:lpwstr/>
  </property>
</Properties>
</file>