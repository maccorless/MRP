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55086" w14:textId="59C2DF8D" w:rsidR="00065B98" w:rsidRPr="001241F4" w:rsidRDefault="00065B98" w:rsidP="00065B98">
      <w:pPr>
        <w:shd w:val="clear" w:color="auto" w:fill="FFFFFF"/>
        <w:spacing w:after="150" w:line="240" w:lineRule="auto"/>
        <w:outlineLvl w:val="0"/>
        <w:rPr>
          <w:rFonts w:ascii="Helvetica" w:eastAsia="Times New Roman" w:hAnsi="Helvetica" w:cs="Times New Roman"/>
          <w:b/>
          <w:bCs/>
          <w:color w:val="000000"/>
          <w:kern w:val="36"/>
          <w:sz w:val="42"/>
          <w:szCs w:val="42"/>
          <w:lang w:val="en-GB"/>
          <w14:ligatures w14:val="none"/>
          <w:rPrChange w:id="0" w:author="Emma MORRIS" w:date="2026-04-02T10:39:00Z" w16du:dateUtc="2026-04-02T08:39:00Z">
            <w:rPr>
              <w:rFonts w:ascii="Helvetica" w:eastAsia="Times New Roman" w:hAnsi="Helvetica" w:cs="Times New Roman"/>
              <w:b/>
              <w:bCs/>
              <w:color w:val="000000"/>
              <w:kern w:val="36"/>
              <w:sz w:val="42"/>
              <w:szCs w:val="42"/>
              <w:lang w:val="it-IT"/>
              <w14:ligatures w14:val="none"/>
            </w:rPr>
          </w:rPrChange>
        </w:rPr>
      </w:pPr>
      <w:r w:rsidRPr="001241F4">
        <w:rPr>
          <w:rFonts w:ascii="Helvetica" w:eastAsia="Times New Roman" w:hAnsi="Helvetica" w:cs="Times New Roman"/>
          <w:b/>
          <w:bCs/>
          <w:color w:val="000000"/>
          <w:kern w:val="36"/>
          <w:sz w:val="42"/>
          <w:szCs w:val="42"/>
          <w:lang w:val="en-GB"/>
          <w14:ligatures w14:val="none"/>
          <w:rPrChange w:id="1" w:author="Emma MORRIS" w:date="2026-04-02T10:39:00Z" w16du:dateUtc="2026-04-02T08:39:00Z">
            <w:rPr>
              <w:rFonts w:ascii="Helvetica" w:eastAsia="Times New Roman" w:hAnsi="Helvetica" w:cs="Times New Roman"/>
              <w:b/>
              <w:bCs/>
              <w:color w:val="000000"/>
              <w:kern w:val="36"/>
              <w:sz w:val="42"/>
              <w:szCs w:val="42"/>
              <w:lang w:val="it-IT"/>
              <w14:ligatures w14:val="none"/>
            </w:rPr>
          </w:rPrChange>
        </w:rPr>
        <w:t xml:space="preserve">LA28 </w:t>
      </w:r>
      <w:del w:id="2" w:author="Emma MORRIS" w:date="2026-04-02T09:09:00Z" w16du:dateUtc="2026-04-02T07:09:00Z">
        <w:r w:rsidRPr="001241F4" w:rsidDel="00D44ADF">
          <w:rPr>
            <w:rFonts w:ascii="Helvetica" w:eastAsia="Times New Roman" w:hAnsi="Helvetica" w:cs="Times New Roman"/>
            <w:b/>
            <w:bCs/>
            <w:color w:val="000000"/>
            <w:kern w:val="36"/>
            <w:sz w:val="42"/>
            <w:szCs w:val="42"/>
            <w:lang w:val="en-GB"/>
            <w14:ligatures w14:val="none"/>
            <w:rPrChange w:id="3" w:author="Emma MORRIS" w:date="2026-04-02T10:39:00Z" w16du:dateUtc="2026-04-02T08:39:00Z">
              <w:rPr>
                <w:rFonts w:ascii="Helvetica" w:eastAsia="Times New Roman" w:hAnsi="Helvetica" w:cs="Times New Roman"/>
                <w:b/>
                <w:bCs/>
                <w:color w:val="000000"/>
                <w:kern w:val="36"/>
                <w:sz w:val="42"/>
                <w:szCs w:val="42"/>
                <w:lang w:val="it-IT"/>
                <w14:ligatures w14:val="none"/>
              </w:rPr>
            </w:rPrChange>
          </w:rPr>
          <w:delText xml:space="preserve">Media </w:delText>
        </w:r>
      </w:del>
      <w:ins w:id="4" w:author="Emma MORRIS" w:date="2026-04-02T09:09:00Z" w16du:dateUtc="2026-04-02T07:09:00Z">
        <w:r w:rsidR="00D44ADF" w:rsidRPr="001241F4">
          <w:rPr>
            <w:rFonts w:ascii="Helvetica" w:eastAsia="Times New Roman" w:hAnsi="Helvetica" w:cs="Times New Roman"/>
            <w:b/>
            <w:bCs/>
            <w:color w:val="000000"/>
            <w:kern w:val="36"/>
            <w:sz w:val="42"/>
            <w:szCs w:val="42"/>
            <w:lang w:val="en-GB"/>
            <w14:ligatures w14:val="none"/>
            <w:rPrChange w:id="5" w:author="Emma MORRIS" w:date="2026-04-02T10:39:00Z" w16du:dateUtc="2026-04-02T08:39:00Z">
              <w:rPr>
                <w:rFonts w:ascii="Helvetica" w:eastAsia="Times New Roman" w:hAnsi="Helvetica" w:cs="Times New Roman"/>
                <w:b/>
                <w:bCs/>
                <w:color w:val="000000"/>
                <w:kern w:val="36"/>
                <w:sz w:val="42"/>
                <w:szCs w:val="42"/>
                <w:lang w:val="it-IT"/>
                <w14:ligatures w14:val="none"/>
              </w:rPr>
            </w:rPrChange>
          </w:rPr>
          <w:t xml:space="preserve">Press Accreditation </w:t>
        </w:r>
      </w:ins>
      <w:r w:rsidRPr="001241F4">
        <w:rPr>
          <w:rFonts w:ascii="Helvetica" w:eastAsia="Times New Roman" w:hAnsi="Helvetica" w:cs="Times New Roman"/>
          <w:b/>
          <w:bCs/>
          <w:color w:val="000000"/>
          <w:kern w:val="36"/>
          <w:sz w:val="42"/>
          <w:szCs w:val="42"/>
          <w:lang w:val="en-GB"/>
          <w14:ligatures w14:val="none"/>
          <w:rPrChange w:id="6" w:author="Emma MORRIS" w:date="2026-04-02T10:39:00Z" w16du:dateUtc="2026-04-02T08:39:00Z">
            <w:rPr>
              <w:rFonts w:ascii="Helvetica" w:eastAsia="Times New Roman" w:hAnsi="Helvetica" w:cs="Times New Roman"/>
              <w:b/>
              <w:bCs/>
              <w:color w:val="000000"/>
              <w:kern w:val="36"/>
              <w:sz w:val="42"/>
              <w:szCs w:val="42"/>
              <w:lang w:val="it-IT"/>
              <w14:ligatures w14:val="none"/>
            </w:rPr>
          </w:rPrChange>
        </w:rPr>
        <w:t xml:space="preserve">Registration </w:t>
      </w:r>
      <w:del w:id="7" w:author="Emma MORRIS" w:date="2026-04-02T09:09:00Z" w16du:dateUtc="2026-04-02T07:09:00Z">
        <w:r w:rsidRPr="001241F4" w:rsidDel="00D44ADF">
          <w:rPr>
            <w:rFonts w:ascii="Helvetica" w:eastAsia="Times New Roman" w:hAnsi="Helvetica" w:cs="Times New Roman"/>
            <w:b/>
            <w:bCs/>
            <w:color w:val="000000"/>
            <w:kern w:val="36"/>
            <w:sz w:val="42"/>
            <w:szCs w:val="42"/>
            <w:lang w:val="en-GB"/>
            <w14:ligatures w14:val="none"/>
            <w:rPrChange w:id="8" w:author="Emma MORRIS" w:date="2026-04-02T10:39:00Z" w16du:dateUtc="2026-04-02T08:39:00Z">
              <w:rPr>
                <w:rFonts w:ascii="Helvetica" w:eastAsia="Times New Roman" w:hAnsi="Helvetica" w:cs="Times New Roman"/>
                <w:b/>
                <w:bCs/>
                <w:color w:val="000000"/>
                <w:kern w:val="36"/>
                <w:sz w:val="42"/>
                <w:szCs w:val="42"/>
                <w:lang w:val="it-IT"/>
                <w14:ligatures w14:val="none"/>
              </w:rPr>
            </w:rPrChange>
          </w:rPr>
          <w:delText xml:space="preserve">Portal </w:delText>
        </w:r>
      </w:del>
      <w:ins w:id="9" w:author="Emma MORRIS" w:date="2026-04-02T09:09:00Z" w16du:dateUtc="2026-04-02T07:09:00Z">
        <w:r w:rsidR="00D44ADF" w:rsidRPr="001241F4">
          <w:rPr>
            <w:rFonts w:ascii="Helvetica" w:eastAsia="Times New Roman" w:hAnsi="Helvetica" w:cs="Times New Roman"/>
            <w:b/>
            <w:bCs/>
            <w:color w:val="000000"/>
            <w:kern w:val="36"/>
            <w:sz w:val="42"/>
            <w:szCs w:val="42"/>
            <w:lang w:val="en-GB"/>
            <w14:ligatures w14:val="none"/>
            <w:rPrChange w:id="10" w:author="Emma MORRIS" w:date="2026-04-02T10:39:00Z" w16du:dateUtc="2026-04-02T08:39:00Z">
              <w:rPr>
                <w:rFonts w:ascii="Helvetica" w:eastAsia="Times New Roman" w:hAnsi="Helvetica" w:cs="Times New Roman"/>
                <w:b/>
                <w:bCs/>
                <w:color w:val="000000"/>
                <w:kern w:val="36"/>
                <w:sz w:val="42"/>
                <w:szCs w:val="42"/>
                <w:lang w:val="it-IT"/>
                <w14:ligatures w14:val="none"/>
              </w:rPr>
            </w:rPrChange>
          </w:rPr>
          <w:t xml:space="preserve">Page </w:t>
        </w:r>
      </w:ins>
      <w:r w:rsidRPr="001241F4">
        <w:rPr>
          <w:rFonts w:ascii="Helvetica" w:eastAsia="Times New Roman" w:hAnsi="Helvetica" w:cs="Times New Roman"/>
          <w:b/>
          <w:bCs/>
          <w:color w:val="000000"/>
          <w:kern w:val="36"/>
          <w:sz w:val="42"/>
          <w:szCs w:val="42"/>
          <w:lang w:val="en-GB"/>
          <w14:ligatures w14:val="none"/>
          <w:rPrChange w:id="11" w:author="Emma MORRIS" w:date="2026-04-02T10:39:00Z" w16du:dateUtc="2026-04-02T08:39:00Z">
            <w:rPr>
              <w:rFonts w:ascii="Helvetica" w:eastAsia="Times New Roman" w:hAnsi="Helvetica" w:cs="Times New Roman"/>
              <w:b/>
              <w:bCs/>
              <w:color w:val="000000"/>
              <w:kern w:val="36"/>
              <w:sz w:val="42"/>
              <w:szCs w:val="42"/>
              <w:lang w:val="it-IT"/>
              <w14:ligatures w14:val="none"/>
            </w:rPr>
          </w:rPrChange>
        </w:rPr>
        <w:t>— Design Confirmation</w:t>
      </w:r>
    </w:p>
    <w:p w14:paraId="2CEF11C7" w14:textId="77777777" w:rsidR="00065B98" w:rsidRPr="00065B98" w:rsidRDefault="00065B98" w:rsidP="00065B98">
      <w:pPr>
        <w:shd w:val="clear" w:color="auto" w:fill="FFFFFF"/>
        <w:spacing w:before="225" w:after="225"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b/>
          <w:bCs/>
          <w:color w:val="000000"/>
          <w:kern w:val="0"/>
          <w:sz w:val="21"/>
          <w:szCs w:val="21"/>
          <w14:ligatures w14:val="none"/>
        </w:rPr>
        <w:t>Status:</w:t>
      </w:r>
      <w:r w:rsidRPr="00065B98">
        <w:rPr>
          <w:rFonts w:ascii="Helvetica" w:eastAsia="Times New Roman" w:hAnsi="Helvetica" w:cs="Times New Roman"/>
          <w:color w:val="000000"/>
          <w:kern w:val="0"/>
          <w:sz w:val="21"/>
          <w:szCs w:val="21"/>
          <w14:ligatures w14:val="none"/>
        </w:rPr>
        <w:t> ACTIVE </w:t>
      </w:r>
      <w:r w:rsidRPr="00065B98">
        <w:rPr>
          <w:rFonts w:ascii="Helvetica" w:eastAsia="Times New Roman" w:hAnsi="Helvetica" w:cs="Times New Roman"/>
          <w:b/>
          <w:bCs/>
          <w:color w:val="000000"/>
          <w:kern w:val="0"/>
          <w:sz w:val="21"/>
          <w:szCs w:val="21"/>
          <w14:ligatures w14:val="none"/>
        </w:rPr>
        <w:t>Last updated:</w:t>
      </w:r>
      <w:r w:rsidRPr="00065B98">
        <w:rPr>
          <w:rFonts w:ascii="Helvetica" w:eastAsia="Times New Roman" w:hAnsi="Helvetica" w:cs="Times New Roman"/>
          <w:color w:val="000000"/>
          <w:kern w:val="0"/>
          <w:sz w:val="21"/>
          <w:szCs w:val="21"/>
          <w14:ligatures w14:val="none"/>
        </w:rPr>
        <w:t> 2026-03-31 </w:t>
      </w:r>
      <w:r w:rsidRPr="00065B98">
        <w:rPr>
          <w:rFonts w:ascii="Helvetica" w:eastAsia="Times New Roman" w:hAnsi="Helvetica" w:cs="Times New Roman"/>
          <w:b/>
          <w:bCs/>
          <w:color w:val="000000"/>
          <w:kern w:val="0"/>
          <w:sz w:val="21"/>
          <w:szCs w:val="21"/>
          <w14:ligatures w14:val="none"/>
        </w:rPr>
        <w:t>Covers:</w:t>
      </w:r>
      <w:r w:rsidRPr="00065B98">
        <w:rPr>
          <w:rFonts w:ascii="Helvetica" w:eastAsia="Times New Roman" w:hAnsi="Helvetica" w:cs="Times New Roman"/>
          <w:color w:val="000000"/>
          <w:kern w:val="0"/>
          <w:sz w:val="21"/>
          <w:szCs w:val="21"/>
          <w14:ligatures w14:val="none"/>
        </w:rPr>
        <w:t> v0.1 prototype through v1 launch (August 2026) and v1.1 (October 2026)</w:t>
      </w:r>
    </w:p>
    <w:p w14:paraId="6A89C4C0" w14:textId="77777777" w:rsidR="00065B98" w:rsidRPr="00065B98" w:rsidRDefault="00000000" w:rsidP="00065B98">
      <w:pPr>
        <w:spacing w:after="0" w:line="240" w:lineRule="auto"/>
        <w:rPr>
          <w:rFonts w:ascii="Helvetica" w:eastAsia="Times New Roman" w:hAnsi="Helvetica" w:cs="Times New Roman"/>
          <w:kern w:val="0"/>
          <w:sz w:val="21"/>
          <w:szCs w:val="21"/>
          <w14:ligatures w14:val="none"/>
        </w:rPr>
      </w:pPr>
      <w:r>
        <w:rPr>
          <w:rFonts w:ascii="Times New Roman" w:eastAsia="Times New Roman" w:hAnsi="Times New Roman" w:cs="Times New Roman"/>
          <w:noProof/>
          <w:kern w:val="0"/>
        </w:rPr>
        <w:pict w14:anchorId="15351114">
          <v:rect id="_x0000_i1025" alt="" style="width:468pt;height:.05pt;mso-width-percent:0;mso-height-percent:0;mso-width-percent:0;mso-height-percent:0" o:hralign="center" o:hrstd="t" o:hrnoshade="t" o:hr="t" fillcolor="#ccc" stroked="f"/>
        </w:pict>
      </w:r>
    </w:p>
    <w:p w14:paraId="424DE233" w14:textId="77777777" w:rsidR="00065B98" w:rsidRPr="00065B98" w:rsidRDefault="00065B98" w:rsidP="00065B98">
      <w:pPr>
        <w:pBdr>
          <w:bottom w:val="single" w:sz="6" w:space="0" w:color="CCCCCC"/>
        </w:pBdr>
        <w:shd w:val="clear" w:color="auto" w:fill="FFFFFF"/>
        <w:spacing w:before="300" w:after="150" w:line="240" w:lineRule="auto"/>
        <w:outlineLvl w:val="1"/>
        <w:rPr>
          <w:rFonts w:ascii="Helvetica" w:eastAsia="Times New Roman" w:hAnsi="Helvetica" w:cs="Times New Roman"/>
          <w:b/>
          <w:bCs/>
          <w:color w:val="000000"/>
          <w:kern w:val="0"/>
          <w:sz w:val="36"/>
          <w:szCs w:val="36"/>
          <w14:ligatures w14:val="none"/>
        </w:rPr>
      </w:pPr>
      <w:r w:rsidRPr="00065B98">
        <w:rPr>
          <w:rFonts w:ascii="Helvetica" w:eastAsia="Times New Roman" w:hAnsi="Helvetica" w:cs="Times New Roman"/>
          <w:b/>
          <w:bCs/>
          <w:color w:val="000000"/>
          <w:kern w:val="0"/>
          <w:sz w:val="36"/>
          <w:szCs w:val="36"/>
          <w14:ligatures w14:val="none"/>
        </w:rPr>
        <w:t>Glossary</w:t>
      </w:r>
    </w:p>
    <w:tbl>
      <w:tblPr>
        <w:tblW w:w="0" w:type="auto"/>
        <w:shd w:val="clear" w:color="auto" w:fill="FFFFFF"/>
        <w:tblCellMar>
          <w:left w:w="0" w:type="dxa"/>
          <w:right w:w="0" w:type="dxa"/>
        </w:tblCellMar>
        <w:tblLook w:val="04A0" w:firstRow="1" w:lastRow="0" w:firstColumn="1" w:lastColumn="0" w:noHBand="0" w:noVBand="1"/>
      </w:tblPr>
      <w:tblGrid>
        <w:gridCol w:w="1443"/>
        <w:gridCol w:w="7901"/>
      </w:tblGrid>
      <w:tr w:rsidR="00065B98" w:rsidRPr="00065B98" w14:paraId="6B966D16"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40EBA04F" w14:textId="77777777" w:rsidR="00065B98" w:rsidRPr="00065B98" w:rsidRDefault="00065B98" w:rsidP="00065B98">
            <w:pPr>
              <w:spacing w:after="0" w:line="240" w:lineRule="auto"/>
              <w:jc w:val="center"/>
              <w:rPr>
                <w:rFonts w:ascii="Helvetica" w:eastAsia="Times New Roman" w:hAnsi="Helvetica" w:cs="Times New Roman"/>
                <w:b/>
                <w:bCs/>
                <w:color w:val="000000"/>
                <w:kern w:val="0"/>
                <w:sz w:val="21"/>
                <w:szCs w:val="21"/>
                <w14:ligatures w14:val="none"/>
              </w:rPr>
            </w:pPr>
            <w:r w:rsidRPr="00065B98">
              <w:rPr>
                <w:rFonts w:ascii="Helvetica" w:eastAsia="Times New Roman" w:hAnsi="Helvetica" w:cs="Times New Roman"/>
                <w:b/>
                <w:bCs/>
                <w:color w:val="000000"/>
                <w:kern w:val="0"/>
                <w:sz w:val="21"/>
                <w:szCs w:val="21"/>
                <w14:ligatures w14:val="none"/>
              </w:rPr>
              <w:t>Term</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2A71D21D" w14:textId="77777777" w:rsidR="00065B98" w:rsidRPr="00065B98" w:rsidRDefault="00065B98" w:rsidP="00065B98">
            <w:pPr>
              <w:spacing w:after="0" w:line="240" w:lineRule="auto"/>
              <w:jc w:val="center"/>
              <w:rPr>
                <w:rFonts w:ascii="Helvetica" w:eastAsia="Times New Roman" w:hAnsi="Helvetica" w:cs="Times New Roman"/>
                <w:b/>
                <w:bCs/>
                <w:color w:val="000000"/>
                <w:kern w:val="0"/>
                <w:sz w:val="21"/>
                <w:szCs w:val="21"/>
                <w14:ligatures w14:val="none"/>
              </w:rPr>
            </w:pPr>
            <w:r w:rsidRPr="00065B98">
              <w:rPr>
                <w:rFonts w:ascii="Helvetica" w:eastAsia="Times New Roman" w:hAnsi="Helvetica" w:cs="Times New Roman"/>
                <w:b/>
                <w:bCs/>
                <w:color w:val="000000"/>
                <w:kern w:val="0"/>
                <w:sz w:val="21"/>
                <w:szCs w:val="21"/>
                <w14:ligatures w14:val="none"/>
              </w:rPr>
              <w:t>Definition</w:t>
            </w:r>
          </w:p>
        </w:tc>
      </w:tr>
      <w:tr w:rsidR="00065B98" w:rsidRPr="00065B98" w14:paraId="6398C01C"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04E3DAEF"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b/>
                <w:bCs/>
                <w:color w:val="000000"/>
                <w:kern w:val="0"/>
                <w:sz w:val="21"/>
                <w:szCs w:val="21"/>
                <w14:ligatures w14:val="none"/>
              </w:rPr>
              <w:t>EoI</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3452B28E"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Expression of Interest — public-facing form where media orgs apply to their NOC for press accreditation consideration</w:t>
            </w:r>
          </w:p>
        </w:tc>
      </w:tr>
      <w:tr w:rsidR="00065B98" w:rsidRPr="00065B98" w14:paraId="7BEA0E1C" w14:textId="77777777">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760ED9CB" w14:textId="67D231D6"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del w:id="12" w:author="Emma MORRIS" w:date="2026-04-02T09:09:00Z" w16du:dateUtc="2026-04-02T07:09:00Z">
              <w:r w:rsidRPr="00065B98" w:rsidDel="00D44ADF">
                <w:rPr>
                  <w:rFonts w:ascii="Helvetica" w:eastAsia="Times New Roman" w:hAnsi="Helvetica" w:cs="Times New Roman"/>
                  <w:b/>
                  <w:bCs/>
                  <w:color w:val="000000"/>
                  <w:kern w:val="0"/>
                  <w:sz w:val="21"/>
                  <w:szCs w:val="21"/>
                  <w14:ligatures w14:val="none"/>
                </w:rPr>
                <w:delText>ENR</w:delText>
              </w:r>
            </w:del>
            <w:ins w:id="13" w:author="Emma MORRIS" w:date="2026-04-02T09:09:00Z" w16du:dateUtc="2026-04-02T07:09:00Z">
              <w:r w:rsidR="00D44ADF">
                <w:rPr>
                  <w:rFonts w:ascii="Helvetica" w:eastAsia="Times New Roman" w:hAnsi="Helvetica" w:cs="Times New Roman"/>
                  <w:b/>
                  <w:bCs/>
                  <w:color w:val="000000"/>
                  <w:kern w:val="0"/>
                  <w:sz w:val="21"/>
                  <w:szCs w:val="21"/>
                  <w14:ligatures w14:val="none"/>
                </w:rPr>
                <w:t>Non-MRH</w:t>
              </w:r>
            </w:ins>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32C648F8" w14:textId="3333EC81"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del w:id="14" w:author="Emma MORRIS" w:date="2026-04-02T09:05:00Z" w16du:dateUtc="2026-04-02T07:05:00Z">
              <w:r w:rsidRPr="00065B98" w:rsidDel="0072328A">
                <w:rPr>
                  <w:rFonts w:ascii="Helvetica" w:eastAsia="Times New Roman" w:hAnsi="Helvetica" w:cs="Times New Roman"/>
                  <w:color w:val="000000"/>
                  <w:kern w:val="0"/>
                  <w:sz w:val="21"/>
                  <w:szCs w:val="21"/>
                  <w14:ligatures w14:val="none"/>
                </w:rPr>
                <w:delText xml:space="preserve">Extended </w:delText>
              </w:r>
            </w:del>
            <w:r w:rsidRPr="00065B98">
              <w:rPr>
                <w:rFonts w:ascii="Helvetica" w:eastAsia="Times New Roman" w:hAnsi="Helvetica" w:cs="Times New Roman"/>
                <w:color w:val="000000"/>
                <w:kern w:val="0"/>
                <w:sz w:val="21"/>
                <w:szCs w:val="21"/>
                <w14:ligatures w14:val="none"/>
              </w:rPr>
              <w:t>Non-</w:t>
            </w:r>
            <w:r w:rsidR="0072328A">
              <w:rPr>
                <w:rFonts w:ascii="Helvetica" w:eastAsia="Times New Roman" w:hAnsi="Helvetica" w:cs="Times New Roman"/>
                <w:color w:val="000000"/>
                <w:kern w:val="0"/>
                <w:sz w:val="21"/>
                <w:szCs w:val="21"/>
                <w14:ligatures w14:val="none"/>
              </w:rPr>
              <w:t xml:space="preserve">Media </w:t>
            </w:r>
            <w:r w:rsidRPr="00065B98">
              <w:rPr>
                <w:rFonts w:ascii="Helvetica" w:eastAsia="Times New Roman" w:hAnsi="Helvetica" w:cs="Times New Roman"/>
                <w:color w:val="000000"/>
                <w:kern w:val="0"/>
                <w:sz w:val="21"/>
                <w:szCs w:val="21"/>
                <w14:ligatures w14:val="none"/>
              </w:rPr>
              <w:t xml:space="preserve">Rights </w:t>
            </w:r>
            <w:r w:rsidR="0072328A">
              <w:rPr>
                <w:rFonts w:ascii="Helvetica" w:eastAsia="Times New Roman" w:hAnsi="Helvetica" w:cs="Times New Roman"/>
                <w:color w:val="000000"/>
                <w:kern w:val="0"/>
                <w:sz w:val="21"/>
                <w:szCs w:val="21"/>
                <w14:ligatures w14:val="none"/>
              </w:rPr>
              <w:t xml:space="preserve">Holding </w:t>
            </w:r>
            <w:ins w:id="15" w:author="Emma MORRIS" w:date="2026-04-02T09:08:00Z" w16du:dateUtc="2026-04-02T07:08:00Z">
              <w:r w:rsidR="00AB7F55">
                <w:rPr>
                  <w:rFonts w:ascii="Helvetica" w:eastAsia="Times New Roman" w:hAnsi="Helvetica" w:cs="Times New Roman"/>
                  <w:color w:val="000000"/>
                  <w:kern w:val="0"/>
                  <w:sz w:val="21"/>
                  <w:szCs w:val="21"/>
                  <w14:ligatures w14:val="none"/>
                </w:rPr>
                <w:t xml:space="preserve">Television and Radio </w:t>
              </w:r>
            </w:ins>
            <w:proofErr w:type="spellStart"/>
            <w:r w:rsidR="00060AD6">
              <w:rPr>
                <w:rFonts w:ascii="Helvetica" w:eastAsia="Times New Roman" w:hAnsi="Helvetica" w:cs="Times New Roman"/>
                <w:color w:val="000000"/>
                <w:kern w:val="0"/>
                <w:sz w:val="21"/>
                <w:szCs w:val="21"/>
                <w14:ligatures w14:val="none"/>
              </w:rPr>
              <w:t>Organisation</w:t>
            </w:r>
            <w:proofErr w:type="spellEnd"/>
            <w:r w:rsidR="00060AD6">
              <w:rPr>
                <w:rFonts w:ascii="Helvetica" w:eastAsia="Times New Roman" w:hAnsi="Helvetica" w:cs="Times New Roman"/>
                <w:color w:val="000000"/>
                <w:kern w:val="0"/>
                <w:sz w:val="21"/>
                <w:szCs w:val="21"/>
                <w14:ligatures w14:val="none"/>
              </w:rPr>
              <w:t xml:space="preserve"> </w:t>
            </w:r>
            <w:r w:rsidRPr="00065B98">
              <w:rPr>
                <w:rFonts w:ascii="Helvetica" w:eastAsia="Times New Roman" w:hAnsi="Helvetica" w:cs="Times New Roman"/>
                <w:color w:val="000000"/>
                <w:kern w:val="0"/>
                <w:sz w:val="21"/>
                <w:szCs w:val="21"/>
                <w14:ligatures w14:val="none"/>
              </w:rPr>
              <w:t>Broadcaster</w:t>
            </w:r>
            <w:ins w:id="16" w:author="Emma MORRIS" w:date="2026-04-02T15:12:00Z" w16du:dateUtc="2026-04-02T13:12:00Z">
              <w:r w:rsidR="00A7026B">
                <w:rPr>
                  <w:rFonts w:ascii="Helvetica" w:eastAsia="Times New Roman" w:hAnsi="Helvetica" w:cs="Times New Roman"/>
                  <w:color w:val="000000"/>
                  <w:kern w:val="0"/>
                  <w:sz w:val="21"/>
                  <w:szCs w:val="21"/>
                  <w14:ligatures w14:val="none"/>
                </w:rPr>
                <w:t>s</w:t>
              </w:r>
            </w:ins>
            <w:r w:rsidRPr="00065B98">
              <w:rPr>
                <w:rFonts w:ascii="Helvetica" w:eastAsia="Times New Roman" w:hAnsi="Helvetica" w:cs="Times New Roman"/>
                <w:color w:val="000000"/>
                <w:kern w:val="0"/>
                <w:sz w:val="21"/>
                <w:szCs w:val="21"/>
                <w14:ligatures w14:val="none"/>
              </w:rPr>
              <w:t xml:space="preserve"> — broadcasters without Olympic media rights. </w:t>
            </w:r>
            <w:del w:id="17" w:author="Emma MORRIS" w:date="2026-04-02T09:09:00Z" w16du:dateUtc="2026-04-02T07:09:00Z">
              <w:r w:rsidRPr="00065B98" w:rsidDel="00D44ADF">
                <w:rPr>
                  <w:rFonts w:ascii="Helvetica" w:eastAsia="Times New Roman" w:hAnsi="Helvetica" w:cs="Times New Roman"/>
                  <w:color w:val="000000"/>
                  <w:kern w:val="0"/>
                  <w:sz w:val="21"/>
                  <w:szCs w:val="21"/>
                  <w14:ligatures w14:val="none"/>
                </w:rPr>
                <w:delText>ENR</w:delText>
              </w:r>
            </w:del>
            <w:r w:rsidRPr="00065B98">
              <w:rPr>
                <w:rFonts w:ascii="Helvetica" w:eastAsia="Times New Roman" w:hAnsi="Helvetica" w:cs="Times New Roman"/>
                <w:color w:val="000000"/>
                <w:kern w:val="0"/>
                <w:sz w:val="21"/>
                <w:szCs w:val="21"/>
                <w14:ligatures w14:val="none"/>
              </w:rPr>
              <w:t xml:space="preserve"> </w:t>
            </w:r>
            <w:ins w:id="18" w:author="Emma MORRIS" w:date="2026-04-02T09:09:00Z" w16du:dateUtc="2026-04-02T07:09:00Z">
              <w:r w:rsidR="00D44ADF">
                <w:rPr>
                  <w:rFonts w:ascii="Helvetica" w:eastAsia="Times New Roman" w:hAnsi="Helvetica" w:cs="Times New Roman"/>
                  <w:color w:val="000000"/>
                  <w:kern w:val="0"/>
                  <w:sz w:val="21"/>
                  <w:szCs w:val="21"/>
                  <w14:ligatures w14:val="none"/>
                </w:rPr>
                <w:t>R</w:t>
              </w:r>
            </w:ins>
            <w:del w:id="19" w:author="Emma MORRIS" w:date="2026-04-02T09:09:00Z" w16du:dateUtc="2026-04-02T07:09:00Z">
              <w:r w:rsidRPr="00065B98" w:rsidDel="00D44ADF">
                <w:rPr>
                  <w:rFonts w:ascii="Helvetica" w:eastAsia="Times New Roman" w:hAnsi="Helvetica" w:cs="Times New Roman"/>
                  <w:color w:val="000000"/>
                  <w:kern w:val="0"/>
                  <w:sz w:val="21"/>
                  <w:szCs w:val="21"/>
                  <w14:ligatures w14:val="none"/>
                </w:rPr>
                <w:delText>r</w:delText>
              </w:r>
            </w:del>
            <w:r w:rsidRPr="00065B98">
              <w:rPr>
                <w:rFonts w:ascii="Helvetica" w:eastAsia="Times New Roman" w:hAnsi="Helvetica" w:cs="Times New Roman"/>
                <w:color w:val="000000"/>
                <w:kern w:val="0"/>
                <w:sz w:val="21"/>
                <w:szCs w:val="21"/>
                <w14:ligatures w14:val="none"/>
              </w:rPr>
              <w:t xml:space="preserve">equests </w:t>
            </w:r>
            <w:ins w:id="20" w:author="Emma MORRIS" w:date="2026-04-02T09:09:00Z" w16du:dateUtc="2026-04-02T07:09:00Z">
              <w:r w:rsidR="00D44ADF">
                <w:rPr>
                  <w:rFonts w:ascii="Helvetica" w:eastAsia="Times New Roman" w:hAnsi="Helvetica" w:cs="Times New Roman"/>
                  <w:color w:val="000000"/>
                  <w:kern w:val="0"/>
                  <w:sz w:val="21"/>
                  <w:szCs w:val="21"/>
                  <w14:ligatures w14:val="none"/>
                </w:rPr>
                <w:t xml:space="preserve">for ENR accreditation </w:t>
              </w:r>
            </w:ins>
            <w:r w:rsidRPr="00065B98">
              <w:rPr>
                <w:rFonts w:ascii="Helvetica" w:eastAsia="Times New Roman" w:hAnsi="Helvetica" w:cs="Times New Roman"/>
                <w:color w:val="000000"/>
                <w:kern w:val="0"/>
                <w:sz w:val="21"/>
                <w:szCs w:val="21"/>
                <w14:ligatures w14:val="none"/>
              </w:rPr>
              <w:t>are submitted by the NOC to the IOC (not by media orgs directly</w:t>
            </w:r>
            <w:ins w:id="21" w:author="Emma MORRIS" w:date="2026-04-02T09:08:00Z" w16du:dateUtc="2026-04-02T07:08:00Z">
              <w:r w:rsidR="008730C4">
                <w:rPr>
                  <w:rFonts w:ascii="Helvetica" w:eastAsia="Times New Roman" w:hAnsi="Helvetica" w:cs="Times New Roman"/>
                  <w:color w:val="000000"/>
                  <w:kern w:val="0"/>
                  <w:sz w:val="21"/>
                  <w:szCs w:val="21"/>
                  <w14:ligatures w14:val="none"/>
                </w:rPr>
                <w:t xml:space="preserve"> – to discuss if they go via the portal</w:t>
              </w:r>
            </w:ins>
            <w:ins w:id="22" w:author="Emma MORRIS" w:date="2026-04-02T15:23:00Z" w16du:dateUtc="2026-04-02T13:23:00Z">
              <w:r w:rsidR="00756E8E">
                <w:rPr>
                  <w:rFonts w:ascii="Helvetica" w:eastAsia="Times New Roman" w:hAnsi="Helvetica" w:cs="Times New Roman"/>
                  <w:color w:val="000000"/>
                  <w:kern w:val="0"/>
                  <w:sz w:val="21"/>
                  <w:szCs w:val="21"/>
                  <w14:ligatures w14:val="none"/>
                </w:rPr>
                <w:t xml:space="preserve"> or not</w:t>
              </w:r>
            </w:ins>
            <w:r w:rsidRPr="00065B98">
              <w:rPr>
                <w:rFonts w:ascii="Helvetica" w:eastAsia="Times New Roman" w:hAnsi="Helvetica" w:cs="Times New Roman"/>
                <w:color w:val="000000"/>
                <w:kern w:val="0"/>
                <w:sz w:val="21"/>
                <w:szCs w:val="21"/>
                <w14:ligatures w14:val="none"/>
              </w:rPr>
              <w:t>)</w:t>
            </w:r>
            <w:ins w:id="23" w:author="Emma MORRIS" w:date="2026-04-02T09:09:00Z" w16du:dateUtc="2026-04-02T07:09:00Z">
              <w:r w:rsidR="00D44ADF">
                <w:rPr>
                  <w:rFonts w:ascii="Helvetica" w:eastAsia="Times New Roman" w:hAnsi="Helvetica" w:cs="Times New Roman"/>
                  <w:color w:val="000000"/>
                  <w:kern w:val="0"/>
                  <w:sz w:val="21"/>
                  <w:szCs w:val="21"/>
                  <w14:ligatures w14:val="none"/>
                </w:rPr>
                <w:t xml:space="preserve"> </w:t>
              </w:r>
            </w:ins>
          </w:p>
        </w:tc>
      </w:tr>
      <w:tr w:rsidR="00065B98" w:rsidRPr="00065B98" w14:paraId="7D6B1E90"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5D2C34F7"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proofErr w:type="spellStart"/>
            <w:r w:rsidRPr="00065B98">
              <w:rPr>
                <w:rFonts w:ascii="Helvetica" w:eastAsia="Times New Roman" w:hAnsi="Helvetica" w:cs="Times New Roman"/>
                <w:b/>
                <w:bCs/>
                <w:color w:val="000000"/>
                <w:kern w:val="0"/>
                <w:sz w:val="21"/>
                <w:szCs w:val="21"/>
                <w14:ligatures w14:val="none"/>
              </w:rPr>
              <w:t>PbN</w:t>
            </w:r>
            <w:proofErr w:type="spellEnd"/>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03F8DE0C" w14:textId="36C41ACA"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Press by Number — the phase where NOCs formally allocate their IOC-</w:t>
            </w:r>
            <w:ins w:id="24" w:author="Emma MORRIS" w:date="2026-04-02T09:10:00Z" w16du:dateUtc="2026-04-02T07:10:00Z">
              <w:r w:rsidR="00630D60">
                <w:rPr>
                  <w:rFonts w:ascii="Helvetica" w:eastAsia="Times New Roman" w:hAnsi="Helvetica" w:cs="Times New Roman"/>
                  <w:color w:val="000000"/>
                  <w:kern w:val="0"/>
                  <w:sz w:val="21"/>
                  <w:szCs w:val="21"/>
                  <w14:ligatures w14:val="none"/>
                </w:rPr>
                <w:t>pre-</w:t>
              </w:r>
            </w:ins>
            <w:r w:rsidRPr="00065B98">
              <w:rPr>
                <w:rFonts w:ascii="Helvetica" w:eastAsia="Times New Roman" w:hAnsi="Helvetica" w:cs="Times New Roman"/>
                <w:color w:val="000000"/>
                <w:kern w:val="0"/>
                <w:sz w:val="21"/>
                <w:szCs w:val="21"/>
                <w14:ligatures w14:val="none"/>
              </w:rPr>
              <w:t xml:space="preserve">assigned per-category quotas (E, Es, EP, EPs, ET, EC, NOC E) to specific media </w:t>
            </w:r>
            <w:proofErr w:type="spellStart"/>
            <w:r w:rsidRPr="00065B98">
              <w:rPr>
                <w:rFonts w:ascii="Helvetica" w:eastAsia="Times New Roman" w:hAnsi="Helvetica" w:cs="Times New Roman"/>
                <w:color w:val="000000"/>
                <w:kern w:val="0"/>
                <w:sz w:val="21"/>
                <w:szCs w:val="21"/>
                <w14:ligatures w14:val="none"/>
              </w:rPr>
              <w:t>organisations</w:t>
            </w:r>
            <w:ins w:id="25" w:author="Emma MORRIS" w:date="2026-04-02T09:13:00Z" w16du:dateUtc="2026-04-02T07:13:00Z">
              <w:r w:rsidR="00FF5971">
                <w:rPr>
                  <w:rFonts w:ascii="Helvetica" w:eastAsia="Times New Roman" w:hAnsi="Helvetica" w:cs="Times New Roman"/>
                  <w:color w:val="000000"/>
                  <w:kern w:val="0"/>
                  <w:sz w:val="21"/>
                  <w:szCs w:val="21"/>
                  <w14:ligatures w14:val="none"/>
                </w:rPr>
                <w:t>.</w:t>
              </w:r>
            </w:ins>
            <w:del w:id="26" w:author="Emma MORRIS" w:date="2026-04-02T09:13:00Z" w16du:dateUtc="2026-04-02T07:13:00Z">
              <w:r w:rsidRPr="00065B98" w:rsidDel="00FF5971">
                <w:rPr>
                  <w:rFonts w:ascii="Helvetica" w:eastAsia="Times New Roman" w:hAnsi="Helvetica" w:cs="Times New Roman"/>
                  <w:color w:val="000000"/>
                  <w:kern w:val="0"/>
                  <w:sz w:val="21"/>
                  <w:szCs w:val="21"/>
                  <w14:ligatures w14:val="none"/>
                </w:rPr>
                <w:delText xml:space="preserve">, subject to </w:delText>
              </w:r>
            </w:del>
            <w:ins w:id="27" w:author="Emma MORRIS" w:date="2026-04-02T15:23:00Z" w16du:dateUtc="2026-04-02T13:23:00Z">
              <w:r w:rsidR="009A7434">
                <w:rPr>
                  <w:rFonts w:ascii="Helvetica" w:eastAsia="Times New Roman" w:hAnsi="Helvetica" w:cs="Times New Roman"/>
                  <w:color w:val="000000"/>
                  <w:kern w:val="0"/>
                  <w:sz w:val="21"/>
                  <w:szCs w:val="21"/>
                  <w14:ligatures w14:val="none"/>
                </w:rPr>
                <w:t>It</w:t>
              </w:r>
              <w:proofErr w:type="spellEnd"/>
              <w:r w:rsidR="009A7434">
                <w:rPr>
                  <w:rFonts w:ascii="Helvetica" w:eastAsia="Times New Roman" w:hAnsi="Helvetica" w:cs="Times New Roman"/>
                  <w:color w:val="000000"/>
                  <w:kern w:val="0"/>
                  <w:sz w:val="21"/>
                  <w:szCs w:val="21"/>
                  <w14:ligatures w14:val="none"/>
                </w:rPr>
                <w:t xml:space="preserve"> is an </w:t>
              </w:r>
            </w:ins>
            <w:r w:rsidRPr="00065B98">
              <w:rPr>
                <w:rFonts w:ascii="Helvetica" w:eastAsia="Times New Roman" w:hAnsi="Helvetica" w:cs="Times New Roman"/>
                <w:color w:val="000000"/>
                <w:kern w:val="0"/>
                <w:sz w:val="21"/>
                <w:szCs w:val="21"/>
                <w14:ligatures w14:val="none"/>
              </w:rPr>
              <w:t xml:space="preserve">OCOG </w:t>
            </w:r>
            <w:ins w:id="28" w:author="Emma MORRIS" w:date="2026-04-02T15:13:00Z" w16du:dateUtc="2026-04-02T13:13:00Z">
              <w:r w:rsidR="00F02FEC">
                <w:rPr>
                  <w:rFonts w:ascii="Helvetica" w:eastAsia="Times New Roman" w:hAnsi="Helvetica" w:cs="Times New Roman"/>
                  <w:color w:val="000000"/>
                  <w:kern w:val="0"/>
                  <w:sz w:val="21"/>
                  <w:szCs w:val="21"/>
                  <w14:ligatures w14:val="none"/>
                </w:rPr>
                <w:t xml:space="preserve">led process.  </w:t>
              </w:r>
              <w:proofErr w:type="spellStart"/>
              <w:r w:rsidR="00F02FEC">
                <w:rPr>
                  <w:rFonts w:ascii="Helvetica" w:eastAsia="Times New Roman" w:hAnsi="Helvetica" w:cs="Times New Roman"/>
                  <w:color w:val="000000"/>
                  <w:kern w:val="0"/>
                  <w:sz w:val="21"/>
                  <w:szCs w:val="21"/>
                  <w14:ligatures w14:val="none"/>
                </w:rPr>
                <w:t>IOC</w:t>
              </w:r>
            </w:ins>
            <w:del w:id="29" w:author="Emma MORRIS" w:date="2026-04-02T09:13:00Z" w16du:dateUtc="2026-04-02T07:13:00Z">
              <w:r w:rsidRPr="00065B98" w:rsidDel="00FF5971">
                <w:rPr>
                  <w:rFonts w:ascii="Helvetica" w:eastAsia="Times New Roman" w:hAnsi="Helvetica" w:cs="Times New Roman"/>
                  <w:color w:val="000000"/>
                  <w:kern w:val="0"/>
                  <w:sz w:val="21"/>
                  <w:szCs w:val="21"/>
                  <w14:ligatures w14:val="none"/>
                </w:rPr>
                <w:delText>approval</w:delText>
              </w:r>
            </w:del>
            <w:proofErr w:type="gramStart"/>
            <w:ins w:id="30" w:author="Emma MORRIS" w:date="2026-04-02T09:13:00Z" w16du:dateUtc="2026-04-02T07:13:00Z">
              <w:r w:rsidR="00FF5971">
                <w:rPr>
                  <w:rFonts w:ascii="Helvetica" w:eastAsia="Times New Roman" w:hAnsi="Helvetica" w:cs="Times New Roman"/>
                  <w:color w:val="000000"/>
                  <w:kern w:val="0"/>
                  <w:sz w:val="21"/>
                  <w:szCs w:val="21"/>
                  <w14:ligatures w14:val="none"/>
                </w:rPr>
                <w:t>ha</w:t>
              </w:r>
            </w:ins>
            <w:ins w:id="31" w:author="Emma MORRIS" w:date="2026-04-02T15:13:00Z" w16du:dateUtc="2026-04-02T13:13:00Z">
              <w:r w:rsidR="00F02FEC">
                <w:rPr>
                  <w:rFonts w:ascii="Helvetica" w:eastAsia="Times New Roman" w:hAnsi="Helvetica" w:cs="Times New Roman"/>
                  <w:color w:val="000000"/>
                  <w:kern w:val="0"/>
                  <w:sz w:val="21"/>
                  <w:szCs w:val="21"/>
                  <w14:ligatures w14:val="none"/>
                </w:rPr>
                <w:t>s</w:t>
              </w:r>
              <w:proofErr w:type="spellEnd"/>
              <w:r w:rsidR="00F02FEC">
                <w:rPr>
                  <w:rFonts w:ascii="Helvetica" w:eastAsia="Times New Roman" w:hAnsi="Helvetica" w:cs="Times New Roman"/>
                  <w:color w:val="000000"/>
                  <w:kern w:val="0"/>
                  <w:sz w:val="21"/>
                  <w:szCs w:val="21"/>
                  <w14:ligatures w14:val="none"/>
                </w:rPr>
                <w:t xml:space="preserve"> </w:t>
              </w:r>
            </w:ins>
            <w:ins w:id="32" w:author="Emma MORRIS" w:date="2026-04-02T09:13:00Z" w16du:dateUtc="2026-04-02T07:13:00Z">
              <w:r w:rsidR="00FF5971">
                <w:rPr>
                  <w:rFonts w:ascii="Helvetica" w:eastAsia="Times New Roman" w:hAnsi="Helvetica" w:cs="Times New Roman"/>
                  <w:color w:val="000000"/>
                  <w:kern w:val="0"/>
                  <w:sz w:val="21"/>
                  <w:szCs w:val="21"/>
                  <w14:ligatures w14:val="none"/>
                </w:rPr>
                <w:t>to</w:t>
              </w:r>
              <w:proofErr w:type="gramEnd"/>
              <w:r w:rsidR="00FF5971">
                <w:rPr>
                  <w:rFonts w:ascii="Helvetica" w:eastAsia="Times New Roman" w:hAnsi="Helvetica" w:cs="Times New Roman"/>
                  <w:color w:val="000000"/>
                  <w:kern w:val="0"/>
                  <w:sz w:val="21"/>
                  <w:szCs w:val="21"/>
                  <w14:ligatures w14:val="none"/>
                </w:rPr>
                <w:t xml:space="preserve"> validate </w:t>
              </w:r>
              <w:r w:rsidR="00831FCE">
                <w:rPr>
                  <w:rFonts w:ascii="Helvetica" w:eastAsia="Times New Roman" w:hAnsi="Helvetica" w:cs="Times New Roman"/>
                  <w:color w:val="000000"/>
                  <w:kern w:val="0"/>
                  <w:sz w:val="21"/>
                  <w:szCs w:val="21"/>
                  <w14:ligatures w14:val="none"/>
                </w:rPr>
                <w:t xml:space="preserve">the </w:t>
              </w:r>
              <w:proofErr w:type="spellStart"/>
              <w:r w:rsidR="00831FCE">
                <w:rPr>
                  <w:rFonts w:ascii="Helvetica" w:eastAsia="Times New Roman" w:hAnsi="Helvetica" w:cs="Times New Roman"/>
                  <w:color w:val="000000"/>
                  <w:kern w:val="0"/>
                  <w:sz w:val="21"/>
                  <w:szCs w:val="21"/>
                  <w14:ligatures w14:val="none"/>
                </w:rPr>
                <w:t>organisations</w:t>
              </w:r>
              <w:proofErr w:type="spellEnd"/>
              <w:r w:rsidR="00831FCE">
                <w:rPr>
                  <w:rFonts w:ascii="Helvetica" w:eastAsia="Times New Roman" w:hAnsi="Helvetica" w:cs="Times New Roman"/>
                  <w:color w:val="000000"/>
                  <w:kern w:val="0"/>
                  <w:sz w:val="21"/>
                  <w:szCs w:val="21"/>
                  <w14:ligatures w14:val="none"/>
                </w:rPr>
                <w:t xml:space="preserve"> </w:t>
              </w:r>
            </w:ins>
          </w:p>
        </w:tc>
      </w:tr>
      <w:tr w:rsidR="00065B98" w:rsidRPr="00065B98" w14:paraId="764EA4FB" w14:textId="77777777">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118080F6"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b/>
                <w:bCs/>
                <w:color w:val="000000"/>
                <w:kern w:val="0"/>
                <w:sz w:val="21"/>
                <w:szCs w:val="21"/>
                <w14:ligatures w14:val="none"/>
              </w:rPr>
              <w:t>ACR</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09E02095"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Accreditation system (LA28's system, built on ACR system platform)</w:t>
            </w:r>
          </w:p>
        </w:tc>
      </w:tr>
      <w:tr w:rsidR="00065B98" w:rsidRPr="00065B98" w14:paraId="0DFC8268"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421C1B82"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b/>
                <w:bCs/>
                <w:color w:val="000000"/>
                <w:kern w:val="0"/>
                <w:sz w:val="21"/>
                <w:szCs w:val="21"/>
                <w14:ligatures w14:val="none"/>
              </w:rPr>
              <w:t>Common Codes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4B581A79" w14:textId="07EC5638"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 xml:space="preserve">Shared </w:t>
            </w:r>
            <w:proofErr w:type="spellStart"/>
            <w:r w:rsidRPr="00065B98">
              <w:rPr>
                <w:rFonts w:ascii="Helvetica" w:eastAsia="Times New Roman" w:hAnsi="Helvetica" w:cs="Times New Roman"/>
                <w:color w:val="000000"/>
                <w:kern w:val="0"/>
                <w:sz w:val="21"/>
                <w:szCs w:val="21"/>
                <w14:ligatures w14:val="none"/>
              </w:rPr>
              <w:t>organisation</w:t>
            </w:r>
            <w:proofErr w:type="spellEnd"/>
            <w:r w:rsidRPr="00065B98">
              <w:rPr>
                <w:rFonts w:ascii="Helvetica" w:eastAsia="Times New Roman" w:hAnsi="Helvetica" w:cs="Times New Roman"/>
                <w:color w:val="000000"/>
                <w:kern w:val="0"/>
                <w:sz w:val="21"/>
                <w:szCs w:val="21"/>
                <w14:ligatures w14:val="none"/>
              </w:rPr>
              <w:t xml:space="preserve"> registry within the ACR system; used across all accreditation categories</w:t>
            </w:r>
          </w:p>
        </w:tc>
      </w:tr>
      <w:tr w:rsidR="00065B98" w:rsidRPr="00065B98" w14:paraId="6C00E858" w14:textId="77777777">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2B237938"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b/>
                <w:bCs/>
                <w:color w:val="000000"/>
                <w:kern w:val="0"/>
                <w:sz w:val="21"/>
                <w:szCs w:val="21"/>
                <w14:ligatures w14:val="none"/>
              </w:rPr>
              <w:t>NOC</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0AEE1DFB"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 xml:space="preserve">National Olympic Committee (206 worldwide); primary owner of the EoI process and </w:t>
            </w:r>
            <w:proofErr w:type="spellStart"/>
            <w:r w:rsidRPr="00065B98">
              <w:rPr>
                <w:rFonts w:ascii="Helvetica" w:eastAsia="Times New Roman" w:hAnsi="Helvetica" w:cs="Times New Roman"/>
                <w:color w:val="000000"/>
                <w:kern w:val="0"/>
                <w:sz w:val="21"/>
                <w:szCs w:val="21"/>
                <w14:ligatures w14:val="none"/>
              </w:rPr>
              <w:t>PbN</w:t>
            </w:r>
            <w:proofErr w:type="spellEnd"/>
            <w:r w:rsidRPr="00065B98">
              <w:rPr>
                <w:rFonts w:ascii="Helvetica" w:eastAsia="Times New Roman" w:hAnsi="Helvetica" w:cs="Times New Roman"/>
                <w:color w:val="000000"/>
                <w:kern w:val="0"/>
                <w:sz w:val="21"/>
                <w:szCs w:val="21"/>
                <w14:ligatures w14:val="none"/>
              </w:rPr>
              <w:t xml:space="preserve"> allocation</w:t>
            </w:r>
          </w:p>
        </w:tc>
      </w:tr>
      <w:tr w:rsidR="00065B98" w:rsidRPr="00065B98" w14:paraId="74F5EBB7"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79DE60B7"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b/>
                <w:bCs/>
                <w:color w:val="000000"/>
                <w:kern w:val="0"/>
                <w:sz w:val="21"/>
                <w:szCs w:val="21"/>
                <w14:ligatures w14:val="none"/>
              </w:rPr>
              <w:t>IF</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63314A22" w14:textId="1762B40D"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 xml:space="preserve">International </w:t>
            </w:r>
            <w:proofErr w:type="gramStart"/>
            <w:r w:rsidRPr="00065B98">
              <w:rPr>
                <w:rFonts w:ascii="Helvetica" w:eastAsia="Times New Roman" w:hAnsi="Helvetica" w:cs="Times New Roman"/>
                <w:color w:val="000000"/>
                <w:kern w:val="0"/>
                <w:sz w:val="21"/>
                <w:szCs w:val="21"/>
                <w14:ligatures w14:val="none"/>
              </w:rPr>
              <w:t>Federation;</w:t>
            </w:r>
            <w:proofErr w:type="gramEnd"/>
            <w:r w:rsidRPr="00065B98">
              <w:rPr>
                <w:rFonts w:ascii="Helvetica" w:eastAsia="Times New Roman" w:hAnsi="Helvetica" w:cs="Times New Roman"/>
                <w:color w:val="000000"/>
                <w:kern w:val="0"/>
                <w:sz w:val="21"/>
                <w:szCs w:val="21"/>
                <w14:ligatures w14:val="none"/>
              </w:rPr>
              <w:t xml:space="preserve"> has the same role as NOC for their sport's media quota management</w:t>
            </w:r>
            <w:ins w:id="33" w:author="Emma MORRIS" w:date="2026-04-02T09:10:00Z" w16du:dateUtc="2026-04-02T07:10:00Z">
              <w:r w:rsidR="00620776">
                <w:rPr>
                  <w:rFonts w:ascii="Helvetica" w:eastAsia="Times New Roman" w:hAnsi="Helvetica" w:cs="Times New Roman"/>
                  <w:color w:val="000000"/>
                  <w:kern w:val="0"/>
                  <w:sz w:val="21"/>
                  <w:szCs w:val="21"/>
                  <w14:ligatures w14:val="none"/>
                </w:rPr>
                <w:t xml:space="preserve">. Not exactly.  </w:t>
              </w:r>
            </w:ins>
            <w:ins w:id="34" w:author="Emma MORRIS" w:date="2026-04-02T09:11:00Z" w16du:dateUtc="2026-04-02T07:11:00Z">
              <w:r w:rsidR="00620776">
                <w:rPr>
                  <w:rFonts w:ascii="Helvetica" w:eastAsia="Times New Roman" w:hAnsi="Helvetica" w:cs="Times New Roman"/>
                  <w:color w:val="000000"/>
                  <w:kern w:val="0"/>
                  <w:sz w:val="21"/>
                  <w:szCs w:val="21"/>
                  <w14:ligatures w14:val="none"/>
                </w:rPr>
                <w:t xml:space="preserve">Each IF has a small </w:t>
              </w:r>
              <w:r w:rsidR="00F740CA">
                <w:rPr>
                  <w:rFonts w:ascii="Helvetica" w:eastAsia="Times New Roman" w:hAnsi="Helvetica" w:cs="Times New Roman"/>
                  <w:color w:val="000000"/>
                  <w:kern w:val="0"/>
                  <w:sz w:val="21"/>
                  <w:szCs w:val="21"/>
                  <w14:ligatures w14:val="none"/>
                </w:rPr>
                <w:t xml:space="preserve">press </w:t>
              </w:r>
              <w:r w:rsidR="00620776">
                <w:rPr>
                  <w:rFonts w:ascii="Helvetica" w:eastAsia="Times New Roman" w:hAnsi="Helvetica" w:cs="Times New Roman"/>
                  <w:color w:val="000000"/>
                  <w:kern w:val="0"/>
                  <w:sz w:val="21"/>
                  <w:szCs w:val="21"/>
                  <w14:ligatures w14:val="none"/>
                </w:rPr>
                <w:t xml:space="preserve">quota for their own </w:t>
              </w:r>
              <w:r w:rsidR="00F740CA">
                <w:rPr>
                  <w:rFonts w:ascii="Helvetica" w:eastAsia="Times New Roman" w:hAnsi="Helvetica" w:cs="Times New Roman"/>
                  <w:color w:val="000000"/>
                  <w:kern w:val="0"/>
                  <w:sz w:val="21"/>
                  <w:szCs w:val="21"/>
                  <w14:ligatures w14:val="none"/>
                </w:rPr>
                <w:t>staff</w:t>
              </w:r>
            </w:ins>
            <w:ins w:id="35" w:author="Emma MORRIS" w:date="2026-04-02T15:14:00Z" w16du:dateUtc="2026-04-02T13:14:00Z">
              <w:r w:rsidR="00216225">
                <w:rPr>
                  <w:rFonts w:ascii="Helvetica" w:eastAsia="Times New Roman" w:hAnsi="Helvetica" w:cs="Times New Roman"/>
                  <w:color w:val="000000"/>
                  <w:kern w:val="0"/>
                  <w:sz w:val="21"/>
                  <w:szCs w:val="21"/>
                  <w14:ligatures w14:val="none"/>
                </w:rPr>
                <w:t xml:space="preserve">.  They </w:t>
              </w:r>
              <w:r w:rsidR="009B2EFD">
                <w:rPr>
                  <w:rFonts w:ascii="Helvetica" w:eastAsia="Times New Roman" w:hAnsi="Helvetica" w:cs="Times New Roman"/>
                  <w:color w:val="000000"/>
                  <w:kern w:val="0"/>
                  <w:sz w:val="21"/>
                  <w:szCs w:val="21"/>
                  <w14:ligatures w14:val="none"/>
                </w:rPr>
                <w:t>do not register their names until the Press by Name process. We</w:t>
              </w:r>
            </w:ins>
            <w:ins w:id="36" w:author="Emma MORRIS" w:date="2026-04-02T09:11:00Z" w16du:dateUtc="2026-04-02T07:11:00Z">
              <w:r w:rsidR="00F740CA">
                <w:rPr>
                  <w:rFonts w:ascii="Helvetica" w:eastAsia="Times New Roman" w:hAnsi="Helvetica" w:cs="Times New Roman"/>
                  <w:color w:val="000000"/>
                  <w:kern w:val="0"/>
                  <w:sz w:val="21"/>
                  <w:szCs w:val="21"/>
                  <w14:ligatures w14:val="none"/>
                </w:rPr>
                <w:t xml:space="preserve"> grant </w:t>
              </w:r>
              <w:r w:rsidR="006F1A71">
                <w:rPr>
                  <w:rFonts w:ascii="Helvetica" w:eastAsia="Times New Roman" w:hAnsi="Helvetica" w:cs="Times New Roman"/>
                  <w:color w:val="000000"/>
                  <w:kern w:val="0"/>
                  <w:sz w:val="21"/>
                  <w:szCs w:val="21"/>
                  <w14:ligatures w14:val="none"/>
                </w:rPr>
                <w:t>some sport specialist accreditations to around 6 I</w:t>
              </w:r>
            </w:ins>
            <w:ins w:id="37" w:author="Emma MORRIS" w:date="2026-04-02T09:12:00Z" w16du:dateUtc="2026-04-02T07:12:00Z">
              <w:r w:rsidR="006F1A71">
                <w:rPr>
                  <w:rFonts w:ascii="Helvetica" w:eastAsia="Times New Roman" w:hAnsi="Helvetica" w:cs="Times New Roman"/>
                  <w:color w:val="000000"/>
                  <w:kern w:val="0"/>
                  <w:sz w:val="21"/>
                  <w:szCs w:val="21"/>
                  <w14:ligatures w14:val="none"/>
                </w:rPr>
                <w:t xml:space="preserve">Fs </w:t>
              </w:r>
            </w:ins>
            <w:ins w:id="38" w:author="Emma MORRIS" w:date="2026-04-02T09:15:00Z" w16du:dateUtc="2026-04-02T07:15:00Z">
              <w:r w:rsidR="000B7BAC">
                <w:rPr>
                  <w:rFonts w:ascii="Helvetica" w:eastAsia="Times New Roman" w:hAnsi="Helvetica" w:cs="Times New Roman"/>
                  <w:color w:val="000000"/>
                  <w:kern w:val="0"/>
                  <w:sz w:val="21"/>
                  <w:szCs w:val="21"/>
                  <w14:ligatures w14:val="none"/>
                </w:rPr>
                <w:t xml:space="preserve">who are then the Responsible </w:t>
              </w:r>
              <w:proofErr w:type="spellStart"/>
              <w:r w:rsidR="000B7BAC">
                <w:rPr>
                  <w:rFonts w:ascii="Helvetica" w:eastAsia="Times New Roman" w:hAnsi="Helvetica" w:cs="Times New Roman"/>
                  <w:color w:val="000000"/>
                  <w:kern w:val="0"/>
                  <w:sz w:val="21"/>
                  <w:szCs w:val="21"/>
                  <w14:ligatures w14:val="none"/>
                </w:rPr>
                <w:t>Organisation</w:t>
              </w:r>
            </w:ins>
            <w:proofErr w:type="spellEnd"/>
            <w:ins w:id="39" w:author="Emma MORRIS" w:date="2026-04-02T15:14:00Z" w16du:dateUtc="2026-04-02T13:14:00Z">
              <w:r w:rsidR="009B2EFD">
                <w:rPr>
                  <w:rFonts w:ascii="Helvetica" w:eastAsia="Times New Roman" w:hAnsi="Helvetica" w:cs="Times New Roman"/>
                  <w:color w:val="000000"/>
                  <w:kern w:val="0"/>
                  <w:sz w:val="21"/>
                  <w:szCs w:val="21"/>
                  <w14:ligatures w14:val="none"/>
                </w:rPr>
                <w:t xml:space="preserve"> and they need to submit Press b</w:t>
              </w:r>
            </w:ins>
            <w:ins w:id="40" w:author="Emma MORRIS" w:date="2026-04-02T15:15:00Z" w16du:dateUtc="2026-04-02T13:15:00Z">
              <w:r w:rsidR="009B2EFD">
                <w:rPr>
                  <w:rFonts w:ascii="Helvetica" w:eastAsia="Times New Roman" w:hAnsi="Helvetica" w:cs="Times New Roman"/>
                  <w:color w:val="000000"/>
                  <w:kern w:val="0"/>
                  <w:sz w:val="21"/>
                  <w:szCs w:val="21"/>
                  <w14:ligatures w14:val="none"/>
                </w:rPr>
                <w:t xml:space="preserve">y Number </w:t>
              </w:r>
              <w:proofErr w:type="gramStart"/>
              <w:r w:rsidR="009B2EFD">
                <w:rPr>
                  <w:rFonts w:ascii="Helvetica" w:eastAsia="Times New Roman" w:hAnsi="Helvetica" w:cs="Times New Roman"/>
                  <w:color w:val="000000"/>
                  <w:kern w:val="0"/>
                  <w:sz w:val="21"/>
                  <w:szCs w:val="21"/>
                  <w14:ligatures w14:val="none"/>
                </w:rPr>
                <w:t>forms</w:t>
              </w:r>
              <w:proofErr w:type="gramEnd"/>
              <w:r w:rsidR="009B2EFD">
                <w:rPr>
                  <w:rFonts w:ascii="Helvetica" w:eastAsia="Times New Roman" w:hAnsi="Helvetica" w:cs="Times New Roman"/>
                  <w:color w:val="000000"/>
                  <w:kern w:val="0"/>
                  <w:sz w:val="21"/>
                  <w:szCs w:val="21"/>
                  <w14:ligatures w14:val="none"/>
                </w:rPr>
                <w:t xml:space="preserve"> </w:t>
              </w:r>
              <w:proofErr w:type="gramStart"/>
              <w:r w:rsidR="009B2EFD">
                <w:rPr>
                  <w:rFonts w:ascii="Helvetica" w:eastAsia="Times New Roman" w:hAnsi="Helvetica" w:cs="Times New Roman"/>
                  <w:color w:val="000000"/>
                  <w:kern w:val="0"/>
                  <w:sz w:val="21"/>
                  <w:szCs w:val="21"/>
                  <w14:ligatures w14:val="none"/>
                </w:rPr>
                <w:t xml:space="preserve">but </w:t>
              </w:r>
            </w:ins>
            <w:ins w:id="41" w:author="Emma MORRIS" w:date="2026-04-02T09:15:00Z" w16du:dateUtc="2026-04-02T07:15:00Z">
              <w:r w:rsidR="000B7BAC">
                <w:rPr>
                  <w:rFonts w:ascii="Helvetica" w:eastAsia="Times New Roman" w:hAnsi="Helvetica" w:cs="Times New Roman"/>
                  <w:color w:val="000000"/>
                  <w:kern w:val="0"/>
                  <w:sz w:val="21"/>
                  <w:szCs w:val="21"/>
                  <w14:ligatures w14:val="none"/>
                </w:rPr>
                <w:t xml:space="preserve"> </w:t>
              </w:r>
            </w:ins>
            <w:ins w:id="42" w:author="Emma MORRIS" w:date="2026-04-02T15:15:00Z" w16du:dateUtc="2026-04-02T13:15:00Z">
              <w:r w:rsidR="009B2EFD">
                <w:rPr>
                  <w:rFonts w:ascii="Helvetica" w:eastAsia="Times New Roman" w:hAnsi="Helvetica" w:cs="Times New Roman"/>
                  <w:color w:val="000000"/>
                  <w:kern w:val="0"/>
                  <w:sz w:val="21"/>
                  <w:szCs w:val="21"/>
                  <w14:ligatures w14:val="none"/>
                </w:rPr>
                <w:t>t</w:t>
              </w:r>
            </w:ins>
            <w:ins w:id="43" w:author="Emma MORRIS" w:date="2026-04-02T09:12:00Z" w16du:dateUtc="2026-04-02T07:12:00Z">
              <w:r w:rsidR="006F1A71">
                <w:rPr>
                  <w:rFonts w:ascii="Helvetica" w:eastAsia="Times New Roman" w:hAnsi="Helvetica" w:cs="Times New Roman"/>
                  <w:color w:val="000000"/>
                  <w:kern w:val="0"/>
                  <w:sz w:val="21"/>
                  <w:szCs w:val="21"/>
                  <w14:ligatures w14:val="none"/>
                </w:rPr>
                <w:t>hey</w:t>
              </w:r>
              <w:proofErr w:type="gramEnd"/>
              <w:r w:rsidR="006F1A71">
                <w:rPr>
                  <w:rFonts w:ascii="Helvetica" w:eastAsia="Times New Roman" w:hAnsi="Helvetica" w:cs="Times New Roman"/>
                  <w:color w:val="000000"/>
                  <w:kern w:val="0"/>
                  <w:sz w:val="21"/>
                  <w:szCs w:val="21"/>
                  <w14:ligatures w14:val="none"/>
                </w:rPr>
                <w:t xml:space="preserve"> do not need to apply via the portal</w:t>
              </w:r>
            </w:ins>
            <w:ins w:id="44" w:author="Emma MORRIS" w:date="2026-04-02T15:15:00Z" w16du:dateUtc="2026-04-02T13:15:00Z">
              <w:r w:rsidR="009B2EFD">
                <w:rPr>
                  <w:rFonts w:ascii="Helvetica" w:eastAsia="Times New Roman" w:hAnsi="Helvetica" w:cs="Times New Roman"/>
                  <w:color w:val="000000"/>
                  <w:kern w:val="0"/>
                  <w:sz w:val="21"/>
                  <w:szCs w:val="21"/>
                  <w14:ligatures w14:val="none"/>
                </w:rPr>
                <w:t>.  The IF submits the data directly</w:t>
              </w:r>
            </w:ins>
            <w:ins w:id="45" w:author="Emma MORRIS" w:date="2026-04-02T15:24:00Z" w16du:dateUtc="2026-04-02T13:24:00Z">
              <w:r w:rsidR="000D4426">
                <w:rPr>
                  <w:rFonts w:ascii="Helvetica" w:eastAsia="Times New Roman" w:hAnsi="Helvetica" w:cs="Times New Roman"/>
                  <w:color w:val="000000"/>
                  <w:kern w:val="0"/>
                  <w:sz w:val="21"/>
                  <w:szCs w:val="21"/>
                  <w14:ligatures w14:val="none"/>
                </w:rPr>
                <w:t xml:space="preserve"> in PBN</w:t>
              </w:r>
            </w:ins>
          </w:p>
        </w:tc>
      </w:tr>
      <w:tr w:rsidR="00065B98" w:rsidRPr="00065B98" w14:paraId="68BE0839" w14:textId="77777777">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1960C4DE"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b/>
                <w:bCs/>
                <w:color w:val="000000"/>
                <w:kern w:val="0"/>
                <w:sz w:val="21"/>
                <w:szCs w:val="21"/>
                <w14:ligatures w14:val="none"/>
              </w:rPr>
              <w:t>OCOG</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306D3604" w14:textId="3B9B8B48"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proofErr w:type="spellStart"/>
            <w:r w:rsidRPr="00065B98">
              <w:rPr>
                <w:rFonts w:ascii="Helvetica" w:eastAsia="Times New Roman" w:hAnsi="Helvetica" w:cs="Times New Roman"/>
                <w:color w:val="000000"/>
                <w:kern w:val="0"/>
                <w:sz w:val="21"/>
                <w:szCs w:val="21"/>
                <w14:ligatures w14:val="none"/>
              </w:rPr>
              <w:t>Organising</w:t>
            </w:r>
            <w:proofErr w:type="spellEnd"/>
            <w:r w:rsidRPr="00065B98">
              <w:rPr>
                <w:rFonts w:ascii="Helvetica" w:eastAsia="Times New Roman" w:hAnsi="Helvetica" w:cs="Times New Roman"/>
                <w:color w:val="000000"/>
                <w:kern w:val="0"/>
                <w:sz w:val="21"/>
                <w:szCs w:val="21"/>
                <w14:ligatures w14:val="none"/>
              </w:rPr>
              <w:t xml:space="preserve"> Committee (LA28); </w:t>
            </w:r>
            <w:del w:id="46" w:author="Emma MORRIS" w:date="2026-04-02T09:12:00Z" w16du:dateUtc="2026-04-02T07:12:00Z">
              <w:r w:rsidRPr="00065B98" w:rsidDel="006F1A71">
                <w:rPr>
                  <w:rFonts w:ascii="Helvetica" w:eastAsia="Times New Roman" w:hAnsi="Helvetica" w:cs="Times New Roman"/>
                  <w:color w:val="000000"/>
                  <w:kern w:val="0"/>
                  <w:sz w:val="21"/>
                  <w:szCs w:val="21"/>
                  <w14:ligatures w14:val="none"/>
                </w:rPr>
                <w:delText>formally approves</w:delText>
              </w:r>
            </w:del>
            <w:ins w:id="47" w:author="Emma MORRIS" w:date="2026-04-02T09:12:00Z" w16du:dateUtc="2026-04-02T07:12:00Z">
              <w:r w:rsidR="006F1A71">
                <w:rPr>
                  <w:rFonts w:ascii="Helvetica" w:eastAsia="Times New Roman" w:hAnsi="Helvetica" w:cs="Times New Roman"/>
                  <w:color w:val="000000"/>
                  <w:kern w:val="0"/>
                  <w:sz w:val="21"/>
                  <w:szCs w:val="21"/>
                  <w14:ligatures w14:val="none"/>
                </w:rPr>
                <w:t>coordinates the</w:t>
              </w:r>
            </w:ins>
            <w:r w:rsidRPr="00065B98">
              <w:rPr>
                <w:rFonts w:ascii="Helvetica" w:eastAsia="Times New Roman" w:hAnsi="Helvetica" w:cs="Times New Roman"/>
                <w:color w:val="000000"/>
                <w:kern w:val="0"/>
                <w:sz w:val="21"/>
                <w:szCs w:val="21"/>
                <w14:ligatures w14:val="none"/>
              </w:rPr>
              <w:t xml:space="preserve"> </w:t>
            </w:r>
            <w:proofErr w:type="spellStart"/>
            <w:r w:rsidRPr="00065B98">
              <w:rPr>
                <w:rFonts w:ascii="Helvetica" w:eastAsia="Times New Roman" w:hAnsi="Helvetica" w:cs="Times New Roman"/>
                <w:color w:val="000000"/>
                <w:kern w:val="0"/>
                <w:sz w:val="21"/>
                <w:szCs w:val="21"/>
                <w14:ligatures w14:val="none"/>
              </w:rPr>
              <w:t>PbN</w:t>
            </w:r>
            <w:proofErr w:type="spellEnd"/>
            <w:r w:rsidRPr="00065B98">
              <w:rPr>
                <w:rFonts w:ascii="Helvetica" w:eastAsia="Times New Roman" w:hAnsi="Helvetica" w:cs="Times New Roman"/>
                <w:color w:val="000000"/>
                <w:kern w:val="0"/>
                <w:sz w:val="21"/>
                <w:szCs w:val="21"/>
                <w14:ligatures w14:val="none"/>
              </w:rPr>
              <w:t xml:space="preserve"> quota </w:t>
            </w:r>
            <w:del w:id="48" w:author="Emma MORRIS" w:date="2026-04-02T09:14:00Z" w16du:dateUtc="2026-04-02T07:14:00Z">
              <w:r w:rsidRPr="00065B98" w:rsidDel="00831FCE">
                <w:rPr>
                  <w:rFonts w:ascii="Helvetica" w:eastAsia="Times New Roman" w:hAnsi="Helvetica" w:cs="Times New Roman"/>
                  <w:color w:val="000000"/>
                  <w:kern w:val="0"/>
                  <w:sz w:val="21"/>
                  <w:szCs w:val="21"/>
                  <w14:ligatures w14:val="none"/>
                </w:rPr>
                <w:delText xml:space="preserve">allocations </w:delText>
              </w:r>
            </w:del>
            <w:ins w:id="49" w:author="Emma MORRIS" w:date="2026-04-02T09:14:00Z" w16du:dateUtc="2026-04-02T07:14:00Z">
              <w:r w:rsidR="00831FCE">
                <w:rPr>
                  <w:rFonts w:ascii="Helvetica" w:eastAsia="Times New Roman" w:hAnsi="Helvetica" w:cs="Times New Roman"/>
                  <w:color w:val="000000"/>
                  <w:kern w:val="0"/>
                  <w:sz w:val="21"/>
                  <w:szCs w:val="21"/>
                  <w14:ligatures w14:val="none"/>
                </w:rPr>
                <w:t>process</w:t>
              </w:r>
              <w:r w:rsidR="00831FCE" w:rsidRPr="00065B98">
                <w:rPr>
                  <w:rFonts w:ascii="Helvetica" w:eastAsia="Times New Roman" w:hAnsi="Helvetica" w:cs="Times New Roman"/>
                  <w:color w:val="000000"/>
                  <w:kern w:val="0"/>
                  <w:sz w:val="21"/>
                  <w:szCs w:val="21"/>
                  <w14:ligatures w14:val="none"/>
                </w:rPr>
                <w:t xml:space="preserve"> </w:t>
              </w:r>
            </w:ins>
            <w:r w:rsidRPr="00065B98">
              <w:rPr>
                <w:rFonts w:ascii="Helvetica" w:eastAsia="Times New Roman" w:hAnsi="Helvetica" w:cs="Times New Roman"/>
                <w:color w:val="000000"/>
                <w:kern w:val="0"/>
                <w:sz w:val="21"/>
                <w:szCs w:val="21"/>
                <w14:ligatures w14:val="none"/>
              </w:rPr>
              <w:t>submitted by NOCs</w:t>
            </w:r>
            <w:ins w:id="50" w:author="Emma MORRIS" w:date="2026-04-02T15:24:00Z" w16du:dateUtc="2026-04-02T13:24:00Z">
              <w:r w:rsidR="00C61A99">
                <w:rPr>
                  <w:rFonts w:ascii="Helvetica" w:eastAsia="Times New Roman" w:hAnsi="Helvetica" w:cs="Times New Roman"/>
                  <w:color w:val="000000"/>
                  <w:kern w:val="0"/>
                  <w:sz w:val="21"/>
                  <w:szCs w:val="21"/>
                  <w14:ligatures w14:val="none"/>
                </w:rPr>
                <w:t>, inputs quotas from IOC</w:t>
              </w:r>
            </w:ins>
            <w:ins w:id="51" w:author="Emma MORRIS" w:date="2026-04-02T09:12:00Z" w16du:dateUtc="2026-04-02T07:12:00Z">
              <w:r w:rsidR="005A3425">
                <w:rPr>
                  <w:rFonts w:ascii="Helvetica" w:eastAsia="Times New Roman" w:hAnsi="Helvetica" w:cs="Times New Roman"/>
                  <w:color w:val="000000"/>
                  <w:kern w:val="0"/>
                  <w:sz w:val="21"/>
                  <w:szCs w:val="21"/>
                  <w14:ligatures w14:val="none"/>
                </w:rPr>
                <w:t xml:space="preserve"> and liaises with the NOCs for this process</w:t>
              </w:r>
            </w:ins>
            <w:ins w:id="52" w:author="Emma MORRIS" w:date="2026-04-02T15:15:00Z" w16du:dateUtc="2026-04-02T13:15:00Z">
              <w:r w:rsidR="00EC2F4C">
                <w:rPr>
                  <w:rFonts w:ascii="Helvetica" w:eastAsia="Times New Roman" w:hAnsi="Helvetica" w:cs="Times New Roman"/>
                  <w:color w:val="000000"/>
                  <w:kern w:val="0"/>
                  <w:sz w:val="21"/>
                  <w:szCs w:val="21"/>
                  <w14:ligatures w14:val="none"/>
                </w:rPr>
                <w:t xml:space="preserve"> – produces the manual to send to NOCs </w:t>
              </w:r>
              <w:proofErr w:type="spellStart"/>
              <w:proofErr w:type="gramStart"/>
              <w:r w:rsidR="00EC2F4C">
                <w:rPr>
                  <w:rFonts w:ascii="Helvetica" w:eastAsia="Times New Roman" w:hAnsi="Helvetica" w:cs="Times New Roman"/>
                  <w:color w:val="000000"/>
                  <w:kern w:val="0"/>
                  <w:sz w:val="21"/>
                  <w:szCs w:val="21"/>
                  <w14:ligatures w14:val="none"/>
                </w:rPr>
                <w:t>etc</w:t>
              </w:r>
              <w:proofErr w:type="spellEnd"/>
              <w:r w:rsidR="00EC2F4C">
                <w:rPr>
                  <w:rFonts w:ascii="Helvetica" w:eastAsia="Times New Roman" w:hAnsi="Helvetica" w:cs="Times New Roman"/>
                  <w:color w:val="000000"/>
                  <w:kern w:val="0"/>
                  <w:sz w:val="21"/>
                  <w:szCs w:val="21"/>
                  <w14:ligatures w14:val="none"/>
                </w:rPr>
                <w:t xml:space="preserve"> </w:t>
              </w:r>
            </w:ins>
            <w:r w:rsidRPr="00065B98">
              <w:rPr>
                <w:rFonts w:ascii="Helvetica" w:eastAsia="Times New Roman" w:hAnsi="Helvetica" w:cs="Times New Roman"/>
                <w:color w:val="000000"/>
                <w:kern w:val="0"/>
                <w:sz w:val="21"/>
                <w:szCs w:val="21"/>
                <w14:ligatures w14:val="none"/>
              </w:rPr>
              <w:t>.</w:t>
            </w:r>
            <w:proofErr w:type="gramEnd"/>
            <w:r w:rsidRPr="00065B98">
              <w:rPr>
                <w:rFonts w:ascii="Helvetica" w:eastAsia="Times New Roman" w:hAnsi="Helvetica" w:cs="Times New Roman"/>
                <w:color w:val="000000"/>
                <w:kern w:val="0"/>
                <w:sz w:val="21"/>
                <w:szCs w:val="21"/>
                <w14:ligatures w14:val="none"/>
              </w:rPr>
              <w:t xml:space="preserve"> </w:t>
            </w:r>
            <w:proofErr w:type="gramStart"/>
            <w:r w:rsidRPr="00065B98">
              <w:rPr>
                <w:rFonts w:ascii="Helvetica" w:eastAsia="Times New Roman" w:hAnsi="Helvetica" w:cs="Times New Roman"/>
                <w:color w:val="000000"/>
                <w:kern w:val="0"/>
                <w:sz w:val="21"/>
                <w:szCs w:val="21"/>
                <w14:ligatures w14:val="none"/>
              </w:rPr>
              <w:t>Has</w:t>
            </w:r>
            <w:proofErr w:type="gramEnd"/>
            <w:r w:rsidRPr="00065B98">
              <w:rPr>
                <w:rFonts w:ascii="Helvetica" w:eastAsia="Times New Roman" w:hAnsi="Helvetica" w:cs="Times New Roman"/>
                <w:color w:val="000000"/>
                <w:kern w:val="0"/>
                <w:sz w:val="21"/>
                <w:szCs w:val="21"/>
                <w14:ligatures w14:val="none"/>
              </w:rPr>
              <w:t xml:space="preserve"> cross-NOC visibility on EoI.</w:t>
            </w:r>
          </w:p>
        </w:tc>
      </w:tr>
      <w:tr w:rsidR="00065B98" w:rsidRPr="00065B98" w14:paraId="15254188"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5D4E6B91"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b/>
                <w:bCs/>
                <w:color w:val="000000"/>
                <w:kern w:val="0"/>
                <w:sz w:val="21"/>
                <w:szCs w:val="21"/>
                <w14:ligatures w14:val="none"/>
              </w:rPr>
              <w:t>IOC</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248172FE" w14:textId="1C412A13"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 xml:space="preserve">International Olympic Committee; sets total per-category quota allocations per NOC (E, Es, EP, EPs, ET, EC, NOC E). </w:t>
            </w:r>
            <w:proofErr w:type="gramStart"/>
            <w:r w:rsidRPr="00065B98">
              <w:rPr>
                <w:rFonts w:ascii="Helvetica" w:eastAsia="Times New Roman" w:hAnsi="Helvetica" w:cs="Times New Roman"/>
                <w:color w:val="000000"/>
                <w:kern w:val="0"/>
                <w:sz w:val="21"/>
                <w:szCs w:val="21"/>
                <w14:ligatures w14:val="none"/>
              </w:rPr>
              <w:t>Has</w:t>
            </w:r>
            <w:proofErr w:type="gramEnd"/>
            <w:r w:rsidRPr="00065B98">
              <w:rPr>
                <w:rFonts w:ascii="Helvetica" w:eastAsia="Times New Roman" w:hAnsi="Helvetica" w:cs="Times New Roman"/>
                <w:color w:val="000000"/>
                <w:kern w:val="0"/>
                <w:sz w:val="21"/>
                <w:szCs w:val="21"/>
                <w14:ligatures w14:val="none"/>
              </w:rPr>
              <w:t xml:space="preserve"> visibility only on EoI and </w:t>
            </w:r>
            <w:proofErr w:type="spellStart"/>
            <w:r w:rsidRPr="00065B98">
              <w:rPr>
                <w:rFonts w:ascii="Helvetica" w:eastAsia="Times New Roman" w:hAnsi="Helvetica" w:cs="Times New Roman"/>
                <w:color w:val="000000"/>
                <w:kern w:val="0"/>
                <w:sz w:val="21"/>
                <w:szCs w:val="21"/>
                <w14:ligatures w14:val="none"/>
              </w:rPr>
              <w:t>PbN</w:t>
            </w:r>
            <w:proofErr w:type="spellEnd"/>
            <w:r w:rsidRPr="00065B98">
              <w:rPr>
                <w:rFonts w:ascii="Helvetica" w:eastAsia="Times New Roman" w:hAnsi="Helvetica" w:cs="Times New Roman"/>
                <w:color w:val="000000"/>
                <w:kern w:val="0"/>
                <w:sz w:val="21"/>
                <w:szCs w:val="21"/>
                <w14:ligatures w14:val="none"/>
              </w:rPr>
              <w:t>. Owns the ENR process (reviews NOC requests, grants from holdback pool). Also acts as the "</w:t>
            </w:r>
            <w:del w:id="53" w:author="Emma MORRIS" w:date="2026-04-02T09:14:00Z" w16du:dateUtc="2026-04-02T07:14:00Z">
              <w:r w:rsidRPr="00065B98" w:rsidDel="00DB6E1A">
                <w:rPr>
                  <w:rFonts w:ascii="Helvetica" w:eastAsia="Times New Roman" w:hAnsi="Helvetica" w:cs="Times New Roman"/>
                  <w:color w:val="000000"/>
                  <w:kern w:val="0"/>
                  <w:sz w:val="21"/>
                  <w:szCs w:val="21"/>
                  <w14:ligatures w14:val="none"/>
                </w:rPr>
                <w:delText>NOC</w:delText>
              </w:r>
            </w:del>
            <w:ins w:id="54" w:author="Emma MORRIS" w:date="2026-04-02T09:14:00Z" w16du:dateUtc="2026-04-02T07:14:00Z">
              <w:r w:rsidR="00DB6E1A">
                <w:rPr>
                  <w:rFonts w:ascii="Helvetica" w:eastAsia="Times New Roman" w:hAnsi="Helvetica" w:cs="Times New Roman"/>
                  <w:color w:val="000000"/>
                  <w:kern w:val="0"/>
                  <w:sz w:val="21"/>
                  <w:szCs w:val="21"/>
                  <w14:ligatures w14:val="none"/>
                </w:rPr>
                <w:t>Respon</w:t>
              </w:r>
            </w:ins>
            <w:ins w:id="55" w:author="Emma MORRIS" w:date="2026-04-02T15:16:00Z" w16du:dateUtc="2026-04-02T13:16:00Z">
              <w:r w:rsidR="00CD4B98">
                <w:rPr>
                  <w:rFonts w:ascii="Helvetica" w:eastAsia="Times New Roman" w:hAnsi="Helvetica" w:cs="Times New Roman"/>
                  <w:color w:val="000000"/>
                  <w:kern w:val="0"/>
                  <w:sz w:val="21"/>
                  <w:szCs w:val="21"/>
                  <w14:ligatures w14:val="none"/>
                </w:rPr>
                <w:t>si</w:t>
              </w:r>
            </w:ins>
            <w:ins w:id="56" w:author="Emma MORRIS" w:date="2026-04-02T09:14:00Z" w16du:dateUtc="2026-04-02T07:14:00Z">
              <w:r w:rsidR="00DB6E1A">
                <w:rPr>
                  <w:rFonts w:ascii="Helvetica" w:eastAsia="Times New Roman" w:hAnsi="Helvetica" w:cs="Times New Roman"/>
                  <w:color w:val="000000"/>
                  <w:kern w:val="0"/>
                  <w:sz w:val="21"/>
                  <w:szCs w:val="21"/>
                  <w14:ligatures w14:val="none"/>
                </w:rPr>
                <w:t xml:space="preserve">ble </w:t>
              </w:r>
              <w:proofErr w:type="spellStart"/>
              <w:r w:rsidR="00DB6E1A">
                <w:rPr>
                  <w:rFonts w:ascii="Helvetica" w:eastAsia="Times New Roman" w:hAnsi="Helvetica" w:cs="Times New Roman"/>
                  <w:color w:val="000000"/>
                  <w:kern w:val="0"/>
                  <w:sz w:val="21"/>
                  <w:szCs w:val="21"/>
                  <w14:ligatures w14:val="none"/>
                </w:rPr>
                <w:t>Organisation</w:t>
              </w:r>
            </w:ins>
            <w:proofErr w:type="spellEnd"/>
            <w:r w:rsidRPr="00065B98">
              <w:rPr>
                <w:rFonts w:ascii="Helvetica" w:eastAsia="Times New Roman" w:hAnsi="Helvetica" w:cs="Times New Roman"/>
                <w:color w:val="000000"/>
                <w:kern w:val="0"/>
                <w:sz w:val="21"/>
                <w:szCs w:val="21"/>
                <w14:ligatures w14:val="none"/>
              </w:rPr>
              <w:t xml:space="preserve">" for IOC-Direct </w:t>
            </w:r>
            <w:proofErr w:type="spellStart"/>
            <w:r w:rsidRPr="00065B98">
              <w:rPr>
                <w:rFonts w:ascii="Helvetica" w:eastAsia="Times New Roman" w:hAnsi="Helvetica" w:cs="Times New Roman"/>
                <w:color w:val="000000"/>
                <w:kern w:val="0"/>
                <w:sz w:val="21"/>
                <w:szCs w:val="21"/>
                <w14:ligatures w14:val="none"/>
              </w:rPr>
              <w:t>organisations</w:t>
            </w:r>
            <w:proofErr w:type="spellEnd"/>
            <w:r w:rsidRPr="00065B98">
              <w:rPr>
                <w:rFonts w:ascii="Helvetica" w:eastAsia="Times New Roman" w:hAnsi="Helvetica" w:cs="Times New Roman"/>
                <w:color w:val="000000"/>
                <w:kern w:val="0"/>
                <w:sz w:val="21"/>
                <w:szCs w:val="21"/>
                <w14:ligatures w14:val="none"/>
              </w:rPr>
              <w:t xml:space="preserve"> (see IOC-Direct Organizations section).</w:t>
            </w:r>
          </w:p>
        </w:tc>
      </w:tr>
      <w:tr w:rsidR="00065B98" w:rsidRPr="00065B98" w14:paraId="6797D5E1" w14:textId="77777777">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514FCE47"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b/>
                <w:bCs/>
                <w:color w:val="000000"/>
                <w:kern w:val="0"/>
                <w:sz w:val="21"/>
                <w:szCs w:val="21"/>
                <w14:ligatures w14:val="none"/>
              </w:rPr>
              <w:lastRenderedPageBreak/>
              <w:t>IOC-Direct</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7DA96BC1" w14:textId="65E0B719"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del w:id="57" w:author="Emma MORRIS" w:date="2026-04-02T09:16:00Z" w16du:dateUtc="2026-04-02T07:16:00Z">
              <w:r w:rsidRPr="00065B98" w:rsidDel="00EE14A7">
                <w:rPr>
                  <w:rFonts w:ascii="Helvetica" w:eastAsia="Times New Roman" w:hAnsi="Helvetica" w:cs="Times New Roman"/>
                  <w:color w:val="000000"/>
                  <w:kern w:val="0"/>
                  <w:sz w:val="21"/>
                  <w:szCs w:val="21"/>
                  <w14:ligatures w14:val="none"/>
                </w:rPr>
                <w:delText>A reserved list of media organisations (e.g.</w:delText>
              </w:r>
            </w:del>
            <w:ins w:id="58" w:author="Emma MORRIS" w:date="2026-04-02T09:16:00Z" w16du:dateUtc="2026-04-02T07:16:00Z">
              <w:r w:rsidR="00EE14A7">
                <w:rPr>
                  <w:rFonts w:ascii="Helvetica" w:eastAsia="Times New Roman" w:hAnsi="Helvetica" w:cs="Times New Roman"/>
                  <w:color w:val="000000"/>
                  <w:kern w:val="0"/>
                  <w:sz w:val="21"/>
                  <w:szCs w:val="21"/>
                  <w14:ligatures w14:val="none"/>
                </w:rPr>
                <w:t>IOC grants accreditation directly to the 4 IOC recognized agencies</w:t>
              </w:r>
            </w:ins>
            <w:r w:rsidRPr="00065B98">
              <w:rPr>
                <w:rFonts w:ascii="Helvetica" w:eastAsia="Times New Roman" w:hAnsi="Helvetica" w:cs="Times New Roman"/>
                <w:color w:val="000000"/>
                <w:kern w:val="0"/>
                <w:sz w:val="21"/>
                <w:szCs w:val="21"/>
                <w14:ligatures w14:val="none"/>
              </w:rPr>
              <w:t xml:space="preserve"> AFP, AP, Reuters, Xinhua</w:t>
            </w:r>
            <w:ins w:id="59" w:author="Emma MORRIS" w:date="2026-04-02T15:25:00Z" w16du:dateUtc="2026-04-02T13:25:00Z">
              <w:r w:rsidR="00914A08">
                <w:rPr>
                  <w:rFonts w:ascii="Helvetica" w:eastAsia="Times New Roman" w:hAnsi="Helvetica" w:cs="Times New Roman"/>
                  <w:color w:val="000000"/>
                  <w:kern w:val="0"/>
                  <w:sz w:val="21"/>
                  <w:szCs w:val="21"/>
                  <w14:ligatures w14:val="none"/>
                </w:rPr>
                <w:t xml:space="preserve"> and is the </w:t>
              </w:r>
              <w:proofErr w:type="spellStart"/>
              <w:r w:rsidR="00914A08">
                <w:rPr>
                  <w:rFonts w:ascii="Helvetica" w:eastAsia="Times New Roman" w:hAnsi="Helvetica" w:cs="Times New Roman"/>
                  <w:color w:val="000000"/>
                  <w:kern w:val="0"/>
                  <w:sz w:val="21"/>
                  <w:szCs w:val="21"/>
                  <w14:ligatures w14:val="none"/>
                </w:rPr>
                <w:t>Responsilbe</w:t>
              </w:r>
              <w:proofErr w:type="spellEnd"/>
              <w:r w:rsidR="00914A08">
                <w:rPr>
                  <w:rFonts w:ascii="Helvetica" w:eastAsia="Times New Roman" w:hAnsi="Helvetica" w:cs="Times New Roman"/>
                  <w:color w:val="000000"/>
                  <w:kern w:val="0"/>
                  <w:sz w:val="21"/>
                  <w:szCs w:val="21"/>
                  <w14:ligatures w14:val="none"/>
                </w:rPr>
                <w:t xml:space="preserve"> </w:t>
              </w:r>
              <w:proofErr w:type="spellStart"/>
              <w:r w:rsidR="00914A08">
                <w:rPr>
                  <w:rFonts w:ascii="Helvetica" w:eastAsia="Times New Roman" w:hAnsi="Helvetica" w:cs="Times New Roman"/>
                  <w:color w:val="000000"/>
                  <w:kern w:val="0"/>
                  <w:sz w:val="21"/>
                  <w:szCs w:val="21"/>
                  <w14:ligatures w14:val="none"/>
                </w:rPr>
                <w:t>Organisation</w:t>
              </w:r>
            </w:ins>
            <w:proofErr w:type="spellEnd"/>
            <w:del w:id="60" w:author="Emma MORRIS" w:date="2026-04-02T09:16:00Z" w16du:dateUtc="2026-04-02T07:16:00Z">
              <w:r w:rsidRPr="00065B98" w:rsidDel="00EE14A7">
                <w:rPr>
                  <w:rFonts w:ascii="Helvetica" w:eastAsia="Times New Roman" w:hAnsi="Helvetica" w:cs="Times New Roman"/>
                  <w:color w:val="000000"/>
                  <w:kern w:val="0"/>
                  <w:sz w:val="21"/>
                  <w:szCs w:val="21"/>
                  <w14:ligatures w14:val="none"/>
                </w:rPr>
                <w:delText xml:space="preserve">) for which the IOC acts as the sponsoring body, bypassing the normal NOC quota process. </w:delText>
              </w:r>
            </w:del>
            <w:ins w:id="61" w:author="Emma MORRIS" w:date="2026-04-02T09:16:00Z" w16du:dateUtc="2026-04-02T07:16:00Z">
              <w:r w:rsidR="00EE14A7">
                <w:rPr>
                  <w:rFonts w:ascii="Helvetica" w:eastAsia="Times New Roman" w:hAnsi="Helvetica" w:cs="Times New Roman"/>
                  <w:color w:val="000000"/>
                  <w:kern w:val="0"/>
                  <w:sz w:val="21"/>
                  <w:szCs w:val="21"/>
                  <w14:ligatures w14:val="none"/>
                </w:rPr>
                <w:t xml:space="preserve">  They do not go through the Press by Number process.  </w:t>
              </w:r>
              <w:r w:rsidR="009722CE">
                <w:rPr>
                  <w:rFonts w:ascii="Helvetica" w:eastAsia="Times New Roman" w:hAnsi="Helvetica" w:cs="Times New Roman"/>
                  <w:color w:val="000000"/>
                  <w:kern w:val="0"/>
                  <w:sz w:val="21"/>
                  <w:szCs w:val="21"/>
                  <w14:ligatures w14:val="none"/>
                </w:rPr>
                <w:t xml:space="preserve">We also grant several </w:t>
              </w:r>
            </w:ins>
            <w:ins w:id="62" w:author="Emma MORRIS" w:date="2026-04-02T09:17:00Z" w16du:dateUtc="2026-04-02T07:17:00Z">
              <w:r w:rsidR="009722CE">
                <w:rPr>
                  <w:rFonts w:ascii="Helvetica" w:eastAsia="Times New Roman" w:hAnsi="Helvetica" w:cs="Times New Roman"/>
                  <w:color w:val="000000"/>
                  <w:kern w:val="0"/>
                  <w:sz w:val="21"/>
                  <w:szCs w:val="21"/>
                  <w14:ligatures w14:val="none"/>
                </w:rPr>
                <w:t xml:space="preserve">international </w:t>
              </w:r>
              <w:proofErr w:type="spellStart"/>
              <w:r w:rsidR="009722CE">
                <w:rPr>
                  <w:rFonts w:ascii="Helvetica" w:eastAsia="Times New Roman" w:hAnsi="Helvetica" w:cs="Times New Roman"/>
                  <w:color w:val="000000"/>
                  <w:kern w:val="0"/>
                  <w:sz w:val="21"/>
                  <w:szCs w:val="21"/>
                  <w14:ligatures w14:val="none"/>
                </w:rPr>
                <w:t>organisations</w:t>
              </w:r>
              <w:proofErr w:type="spellEnd"/>
              <w:r w:rsidR="009722CE">
                <w:rPr>
                  <w:rFonts w:ascii="Helvetica" w:eastAsia="Times New Roman" w:hAnsi="Helvetica" w:cs="Times New Roman"/>
                  <w:color w:val="000000"/>
                  <w:kern w:val="0"/>
                  <w:sz w:val="21"/>
                  <w:szCs w:val="21"/>
                  <w14:ligatures w14:val="none"/>
                </w:rPr>
                <w:t xml:space="preserve"> press accreditations</w:t>
              </w:r>
              <w:r w:rsidR="00957B8E">
                <w:rPr>
                  <w:rFonts w:ascii="Helvetica" w:eastAsia="Times New Roman" w:hAnsi="Helvetica" w:cs="Times New Roman"/>
                  <w:color w:val="000000"/>
                  <w:kern w:val="0"/>
                  <w:sz w:val="21"/>
                  <w:szCs w:val="21"/>
                  <w14:ligatures w14:val="none"/>
                </w:rPr>
                <w:t xml:space="preserve"> too (</w:t>
              </w:r>
              <w:proofErr w:type="spellStart"/>
              <w:r w:rsidR="00957B8E">
                <w:rPr>
                  <w:rFonts w:ascii="Helvetica" w:eastAsia="Times New Roman" w:hAnsi="Helvetica" w:cs="Times New Roman"/>
                  <w:color w:val="000000"/>
                  <w:kern w:val="0"/>
                  <w:sz w:val="21"/>
                  <w:szCs w:val="21"/>
                  <w14:ligatures w14:val="none"/>
                </w:rPr>
                <w:t>eg</w:t>
              </w:r>
              <w:proofErr w:type="spellEnd"/>
              <w:r w:rsidR="00957B8E">
                <w:rPr>
                  <w:rFonts w:ascii="Helvetica" w:eastAsia="Times New Roman" w:hAnsi="Helvetica" w:cs="Times New Roman"/>
                  <w:color w:val="000000"/>
                  <w:kern w:val="0"/>
                  <w:sz w:val="21"/>
                  <w:szCs w:val="21"/>
                  <w14:ligatures w14:val="none"/>
                </w:rPr>
                <w:t xml:space="preserve"> </w:t>
              </w:r>
              <w:r w:rsidR="006771F6">
                <w:rPr>
                  <w:rFonts w:ascii="Helvetica" w:eastAsia="Times New Roman" w:hAnsi="Helvetica" w:cs="Times New Roman"/>
                  <w:color w:val="000000"/>
                  <w:kern w:val="0"/>
                  <w:sz w:val="21"/>
                  <w:szCs w:val="21"/>
                  <w14:ligatures w14:val="none"/>
                </w:rPr>
                <w:t xml:space="preserve">European Photo Agency </w:t>
              </w:r>
              <w:proofErr w:type="spellStart"/>
              <w:r w:rsidR="006771F6">
                <w:rPr>
                  <w:rFonts w:ascii="Helvetica" w:eastAsia="Times New Roman" w:hAnsi="Helvetica" w:cs="Times New Roman"/>
                  <w:color w:val="000000"/>
                  <w:kern w:val="0"/>
                  <w:sz w:val="21"/>
                  <w:szCs w:val="21"/>
                  <w14:ligatures w14:val="none"/>
                </w:rPr>
                <w:t>etc</w:t>
              </w:r>
              <w:proofErr w:type="spellEnd"/>
              <w:r w:rsidR="006771F6">
                <w:rPr>
                  <w:rFonts w:ascii="Helvetica" w:eastAsia="Times New Roman" w:hAnsi="Helvetica" w:cs="Times New Roman"/>
                  <w:color w:val="000000"/>
                  <w:kern w:val="0"/>
                  <w:sz w:val="21"/>
                  <w:szCs w:val="21"/>
                  <w14:ligatures w14:val="none"/>
                </w:rPr>
                <w:t>)</w:t>
              </w:r>
              <w:r w:rsidR="009722CE">
                <w:rPr>
                  <w:rFonts w:ascii="Helvetica" w:eastAsia="Times New Roman" w:hAnsi="Helvetica" w:cs="Times New Roman"/>
                  <w:color w:val="000000"/>
                  <w:kern w:val="0"/>
                  <w:sz w:val="21"/>
                  <w:szCs w:val="21"/>
                  <w14:ligatures w14:val="none"/>
                </w:rPr>
                <w:t xml:space="preserve">. </w:t>
              </w:r>
            </w:ins>
            <w:ins w:id="63" w:author="Emma MORRIS" w:date="2026-04-02T15:16:00Z" w16du:dateUtc="2026-04-02T13:16:00Z">
              <w:r w:rsidR="00475FF1">
                <w:rPr>
                  <w:rFonts w:ascii="Helvetica" w:eastAsia="Times New Roman" w:hAnsi="Helvetica" w:cs="Times New Roman"/>
                  <w:color w:val="000000"/>
                  <w:kern w:val="0"/>
                  <w:sz w:val="21"/>
                  <w:szCs w:val="21"/>
                  <w14:ligatures w14:val="none"/>
                </w:rPr>
                <w:t xml:space="preserve">These </w:t>
              </w:r>
              <w:proofErr w:type="spellStart"/>
              <w:r w:rsidR="00475FF1">
                <w:rPr>
                  <w:rFonts w:ascii="Helvetica" w:eastAsia="Times New Roman" w:hAnsi="Helvetica" w:cs="Times New Roman"/>
                  <w:color w:val="000000"/>
                  <w:kern w:val="0"/>
                  <w:sz w:val="21"/>
                  <w:szCs w:val="21"/>
                  <w14:ligatures w14:val="none"/>
                </w:rPr>
                <w:t>organisations</w:t>
              </w:r>
              <w:proofErr w:type="spellEnd"/>
              <w:r w:rsidR="00475FF1">
                <w:rPr>
                  <w:rFonts w:ascii="Helvetica" w:eastAsia="Times New Roman" w:hAnsi="Helvetica" w:cs="Times New Roman"/>
                  <w:color w:val="000000"/>
                  <w:kern w:val="0"/>
                  <w:sz w:val="21"/>
                  <w:szCs w:val="21"/>
                  <w14:ligatures w14:val="none"/>
                </w:rPr>
                <w:t xml:space="preserve"> are confirmed in advance and do not go through the portal or PBN.</w:t>
              </w:r>
            </w:ins>
            <w:ins w:id="64" w:author="Emma MORRIS" w:date="2026-04-02T09:17:00Z" w16du:dateUtc="2026-04-02T07:17:00Z">
              <w:r w:rsidR="009722CE">
                <w:rPr>
                  <w:rFonts w:ascii="Helvetica" w:eastAsia="Times New Roman" w:hAnsi="Helvetica" w:cs="Times New Roman"/>
                  <w:color w:val="000000"/>
                  <w:kern w:val="0"/>
                  <w:sz w:val="21"/>
                  <w:szCs w:val="21"/>
                  <w14:ligatures w14:val="none"/>
                </w:rPr>
                <w:t xml:space="preserve"> </w:t>
              </w:r>
            </w:ins>
            <w:r w:rsidRPr="00065B98">
              <w:rPr>
                <w:rFonts w:ascii="Helvetica" w:eastAsia="Times New Roman" w:hAnsi="Helvetica" w:cs="Times New Roman"/>
                <w:color w:val="000000"/>
                <w:kern w:val="0"/>
                <w:sz w:val="21"/>
                <w:szCs w:val="21"/>
                <w14:ligatures w14:val="none"/>
              </w:rPr>
              <w:t>Managed under a special pseudo-NOC code </w:t>
            </w:r>
            <w:r w:rsidRPr="00065B98">
              <w:rPr>
                <w:rFonts w:ascii="Courier New" w:eastAsia="Times New Roman" w:hAnsi="Courier New" w:cs="Courier New"/>
                <w:color w:val="000000"/>
                <w:kern w:val="0"/>
                <w:sz w:val="20"/>
                <w:szCs w:val="20"/>
                <w:bdr w:val="single" w:sz="6" w:space="0" w:color="EAEAEA" w:frame="1"/>
                <w:shd w:val="clear" w:color="auto" w:fill="F8F8F8"/>
                <w14:ligatures w14:val="none"/>
              </w:rPr>
              <w:t>IOC_DIRECT</w:t>
            </w:r>
            <w:r w:rsidRPr="00065B98">
              <w:rPr>
                <w:rFonts w:ascii="Helvetica" w:eastAsia="Times New Roman" w:hAnsi="Helvetica" w:cs="Times New Roman"/>
                <w:color w:val="000000"/>
                <w:kern w:val="0"/>
                <w:sz w:val="21"/>
                <w:szCs w:val="21"/>
                <w14:ligatures w14:val="none"/>
              </w:rPr>
              <w:t>.</w:t>
            </w:r>
          </w:p>
        </w:tc>
      </w:tr>
      <w:tr w:rsidR="00065B98" w:rsidRPr="00065B98" w14:paraId="23C6A8C6"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46F501DD"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b/>
                <w:bCs/>
                <w:color w:val="000000"/>
                <w:kern w:val="0"/>
                <w:sz w:val="21"/>
                <w:szCs w:val="21"/>
                <w14:ligatures w14:val="none"/>
              </w:rPr>
              <w:t>D.TEC</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40554F0E"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 xml:space="preserve">Deloitte Olympic Technology; builds and operates the portal. Common Codes </w:t>
            </w:r>
            <w:proofErr w:type="gramStart"/>
            <w:r w:rsidRPr="00065B98">
              <w:rPr>
                <w:rFonts w:ascii="Helvetica" w:eastAsia="Times New Roman" w:hAnsi="Helvetica" w:cs="Times New Roman"/>
                <w:color w:val="000000"/>
                <w:kern w:val="0"/>
                <w:sz w:val="21"/>
                <w:szCs w:val="21"/>
                <w14:ligatures w14:val="none"/>
              </w:rPr>
              <w:t>is</w:t>
            </w:r>
            <w:proofErr w:type="gramEnd"/>
            <w:r w:rsidRPr="00065B98">
              <w:rPr>
                <w:rFonts w:ascii="Helvetica" w:eastAsia="Times New Roman" w:hAnsi="Helvetica" w:cs="Times New Roman"/>
                <w:color w:val="000000"/>
                <w:kern w:val="0"/>
                <w:sz w:val="21"/>
                <w:szCs w:val="21"/>
                <w14:ligatures w14:val="none"/>
              </w:rPr>
              <w:t xml:space="preserve"> also maintained by D.TEC (Ken's team).</w:t>
            </w:r>
          </w:p>
        </w:tc>
      </w:tr>
      <w:tr w:rsidR="00065B98" w:rsidRPr="00065B98" w14:paraId="165A88F0" w14:textId="77777777">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174581DC"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b/>
                <w:bCs/>
                <w:color w:val="000000"/>
                <w:kern w:val="0"/>
                <w:sz w:val="21"/>
                <w:szCs w:val="21"/>
                <w14:ligatures w14:val="none"/>
              </w:rPr>
              <w:t>MRP</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609384CD" w14:textId="14673F8A"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del w:id="65" w:author="Emma MORRIS" w:date="2026-04-02T09:17:00Z" w16du:dateUtc="2026-04-02T07:17:00Z">
              <w:r w:rsidRPr="00065B98" w:rsidDel="00957B8E">
                <w:rPr>
                  <w:rFonts w:ascii="Helvetica" w:eastAsia="Times New Roman" w:hAnsi="Helvetica" w:cs="Times New Roman"/>
                  <w:color w:val="000000"/>
                  <w:kern w:val="0"/>
                  <w:sz w:val="21"/>
                  <w:szCs w:val="21"/>
                  <w14:ligatures w14:val="none"/>
                </w:rPr>
                <w:delText xml:space="preserve">Media </w:delText>
              </w:r>
            </w:del>
            <w:ins w:id="66" w:author="Emma MORRIS" w:date="2026-04-02T09:17:00Z" w16du:dateUtc="2026-04-02T07:17:00Z">
              <w:r w:rsidR="00957B8E">
                <w:rPr>
                  <w:rFonts w:ascii="Helvetica" w:eastAsia="Times New Roman" w:hAnsi="Helvetica" w:cs="Times New Roman"/>
                  <w:color w:val="000000"/>
                  <w:kern w:val="0"/>
                  <w:sz w:val="21"/>
                  <w:szCs w:val="21"/>
                  <w14:ligatures w14:val="none"/>
                </w:rPr>
                <w:t>Press Accreditation</w:t>
              </w:r>
              <w:r w:rsidR="00957B8E" w:rsidRPr="00065B98">
                <w:rPr>
                  <w:rFonts w:ascii="Helvetica" w:eastAsia="Times New Roman" w:hAnsi="Helvetica" w:cs="Times New Roman"/>
                  <w:color w:val="000000"/>
                  <w:kern w:val="0"/>
                  <w:sz w:val="21"/>
                  <w:szCs w:val="21"/>
                  <w14:ligatures w14:val="none"/>
                </w:rPr>
                <w:t xml:space="preserve"> </w:t>
              </w:r>
            </w:ins>
            <w:r w:rsidRPr="00065B98">
              <w:rPr>
                <w:rFonts w:ascii="Helvetica" w:eastAsia="Times New Roman" w:hAnsi="Helvetica" w:cs="Times New Roman"/>
                <w:color w:val="000000"/>
                <w:kern w:val="0"/>
                <w:sz w:val="21"/>
                <w:szCs w:val="21"/>
                <w14:ligatures w14:val="none"/>
              </w:rPr>
              <w:t xml:space="preserve">Registration </w:t>
            </w:r>
            <w:del w:id="67" w:author="Emma MORRIS" w:date="2026-04-02T09:17:00Z" w16du:dateUtc="2026-04-02T07:17:00Z">
              <w:r w:rsidRPr="00065B98" w:rsidDel="00957B8E">
                <w:rPr>
                  <w:rFonts w:ascii="Helvetica" w:eastAsia="Times New Roman" w:hAnsi="Helvetica" w:cs="Times New Roman"/>
                  <w:color w:val="000000"/>
                  <w:kern w:val="0"/>
                  <w:sz w:val="21"/>
                  <w:szCs w:val="21"/>
                  <w14:ligatures w14:val="none"/>
                </w:rPr>
                <w:delText xml:space="preserve">Portal </w:delText>
              </w:r>
            </w:del>
            <w:ins w:id="68" w:author="Emma MORRIS" w:date="2026-04-02T09:17:00Z" w16du:dateUtc="2026-04-02T07:17:00Z">
              <w:r w:rsidR="00957B8E" w:rsidRPr="00065B98">
                <w:rPr>
                  <w:rFonts w:ascii="Helvetica" w:eastAsia="Times New Roman" w:hAnsi="Helvetica" w:cs="Times New Roman"/>
                  <w:color w:val="000000"/>
                  <w:kern w:val="0"/>
                  <w:sz w:val="21"/>
                  <w:szCs w:val="21"/>
                  <w14:ligatures w14:val="none"/>
                </w:rPr>
                <w:t>P</w:t>
              </w:r>
              <w:r w:rsidR="00957B8E">
                <w:rPr>
                  <w:rFonts w:ascii="Helvetica" w:eastAsia="Times New Roman" w:hAnsi="Helvetica" w:cs="Times New Roman"/>
                  <w:color w:val="000000"/>
                  <w:kern w:val="0"/>
                  <w:sz w:val="21"/>
                  <w:szCs w:val="21"/>
                  <w14:ligatures w14:val="none"/>
                </w:rPr>
                <w:t>age</w:t>
              </w:r>
              <w:r w:rsidR="00957B8E" w:rsidRPr="00065B98">
                <w:rPr>
                  <w:rFonts w:ascii="Helvetica" w:eastAsia="Times New Roman" w:hAnsi="Helvetica" w:cs="Times New Roman"/>
                  <w:color w:val="000000"/>
                  <w:kern w:val="0"/>
                  <w:sz w:val="21"/>
                  <w:szCs w:val="21"/>
                  <w14:ligatures w14:val="none"/>
                </w:rPr>
                <w:t xml:space="preserve"> </w:t>
              </w:r>
            </w:ins>
            <w:r w:rsidRPr="00065B98">
              <w:rPr>
                <w:rFonts w:ascii="Helvetica" w:eastAsia="Times New Roman" w:hAnsi="Helvetica" w:cs="Times New Roman"/>
                <w:color w:val="000000"/>
                <w:kern w:val="0"/>
                <w:sz w:val="21"/>
                <w:szCs w:val="21"/>
                <w14:ligatures w14:val="none"/>
              </w:rPr>
              <w:t>— this system</w:t>
            </w:r>
          </w:p>
        </w:tc>
      </w:tr>
    </w:tbl>
    <w:p w14:paraId="2A441836" w14:textId="77777777" w:rsidR="00065B98" w:rsidRPr="00065B98" w:rsidRDefault="00000000" w:rsidP="00065B98">
      <w:pPr>
        <w:spacing w:after="0" w:line="240" w:lineRule="auto"/>
        <w:rPr>
          <w:rFonts w:ascii="Helvetica" w:eastAsia="Times New Roman" w:hAnsi="Helvetica" w:cs="Times New Roman"/>
          <w:kern w:val="0"/>
          <w:sz w:val="21"/>
          <w:szCs w:val="21"/>
          <w14:ligatures w14:val="none"/>
        </w:rPr>
      </w:pPr>
      <w:r>
        <w:rPr>
          <w:rFonts w:ascii="Times New Roman" w:eastAsia="Times New Roman" w:hAnsi="Times New Roman" w:cs="Times New Roman"/>
          <w:noProof/>
          <w:kern w:val="0"/>
        </w:rPr>
        <w:pict w14:anchorId="7C14D150">
          <v:rect id="_x0000_i1026" alt="" style="width:468pt;height:.05pt;mso-width-percent:0;mso-height-percent:0;mso-width-percent:0;mso-height-percent:0" o:hralign="center" o:hrstd="t" o:hrnoshade="t" o:hr="t" fillcolor="#ccc" stroked="f"/>
        </w:pict>
      </w:r>
    </w:p>
    <w:p w14:paraId="11618BDD" w14:textId="77777777" w:rsidR="00065B98" w:rsidRPr="00065B98" w:rsidRDefault="00065B98" w:rsidP="00065B98">
      <w:pPr>
        <w:pBdr>
          <w:bottom w:val="single" w:sz="6" w:space="0" w:color="CCCCCC"/>
        </w:pBdr>
        <w:shd w:val="clear" w:color="auto" w:fill="FFFFFF"/>
        <w:spacing w:before="300" w:after="150" w:line="240" w:lineRule="auto"/>
        <w:outlineLvl w:val="1"/>
        <w:rPr>
          <w:rFonts w:ascii="Helvetica" w:eastAsia="Times New Roman" w:hAnsi="Helvetica" w:cs="Times New Roman"/>
          <w:b/>
          <w:bCs/>
          <w:color w:val="000000"/>
          <w:kern w:val="0"/>
          <w:sz w:val="36"/>
          <w:szCs w:val="36"/>
          <w14:ligatures w14:val="none"/>
        </w:rPr>
      </w:pPr>
      <w:r w:rsidRPr="00065B98">
        <w:rPr>
          <w:rFonts w:ascii="Helvetica" w:eastAsia="Times New Roman" w:hAnsi="Helvetica" w:cs="Times New Roman"/>
          <w:b/>
          <w:bCs/>
          <w:color w:val="000000"/>
          <w:kern w:val="0"/>
          <w:sz w:val="36"/>
          <w:szCs w:val="36"/>
          <w14:ligatures w14:val="none"/>
        </w:rPr>
        <w:t>Vision</w:t>
      </w:r>
    </w:p>
    <w:p w14:paraId="663F5242" w14:textId="77777777" w:rsidR="00065B98" w:rsidRPr="00065B98" w:rsidRDefault="00065B98" w:rsidP="00065B98">
      <w:pPr>
        <w:shd w:val="clear" w:color="auto" w:fill="FFFFFF"/>
        <w:spacing w:before="300" w:after="150" w:line="240" w:lineRule="auto"/>
        <w:outlineLvl w:val="2"/>
        <w:rPr>
          <w:rFonts w:ascii="Helvetica" w:eastAsia="Times New Roman" w:hAnsi="Helvetica" w:cs="Times New Roman"/>
          <w:b/>
          <w:bCs/>
          <w:color w:val="000000"/>
          <w:kern w:val="0"/>
          <w:sz w:val="27"/>
          <w:szCs w:val="27"/>
          <w14:ligatures w14:val="none"/>
        </w:rPr>
      </w:pPr>
      <w:r w:rsidRPr="00065B98">
        <w:rPr>
          <w:rFonts w:ascii="Helvetica" w:eastAsia="Times New Roman" w:hAnsi="Helvetica" w:cs="Times New Roman"/>
          <w:b/>
          <w:bCs/>
          <w:color w:val="000000"/>
          <w:kern w:val="0"/>
          <w:sz w:val="27"/>
          <w:szCs w:val="27"/>
          <w14:ligatures w14:val="none"/>
        </w:rPr>
        <w:t>10x Check</w:t>
      </w:r>
    </w:p>
    <w:p w14:paraId="264397ED" w14:textId="77777777" w:rsidR="00065B98" w:rsidRPr="00065B98" w:rsidRDefault="00065B98" w:rsidP="00065B98">
      <w:pPr>
        <w:shd w:val="clear" w:color="auto" w:fill="FFFFFF"/>
        <w:spacing w:before="225" w:after="225"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The 10x version of this isn't just a press registration form — it's an </w:t>
      </w:r>
      <w:r w:rsidRPr="00065B98">
        <w:rPr>
          <w:rFonts w:ascii="Helvetica" w:eastAsia="Times New Roman" w:hAnsi="Helvetica" w:cs="Times New Roman"/>
          <w:b/>
          <w:bCs/>
          <w:color w:val="000000"/>
          <w:kern w:val="0"/>
          <w:sz w:val="21"/>
          <w:szCs w:val="21"/>
          <w14:ligatures w14:val="none"/>
        </w:rPr>
        <w:t>IOC-owned media credentialing platform</w:t>
      </w:r>
      <w:r w:rsidRPr="00065B98">
        <w:rPr>
          <w:rFonts w:ascii="Helvetica" w:eastAsia="Times New Roman" w:hAnsi="Helvetica" w:cs="Times New Roman"/>
          <w:color w:val="000000"/>
          <w:kern w:val="0"/>
          <w:sz w:val="21"/>
          <w:szCs w:val="21"/>
          <w14:ligatures w14:val="none"/>
        </w:rPr>
        <w:t xml:space="preserve"> that persists across every Olympic and Paralympic Games edition. By 2032 Brisbane, an accredited New York Times photographer from LA28 doesn't re-apply from scratch. Their </w:t>
      </w:r>
      <w:proofErr w:type="spellStart"/>
      <w:r w:rsidRPr="00065B98">
        <w:rPr>
          <w:rFonts w:ascii="Helvetica" w:eastAsia="Times New Roman" w:hAnsi="Helvetica" w:cs="Times New Roman"/>
          <w:color w:val="000000"/>
          <w:kern w:val="0"/>
          <w:sz w:val="21"/>
          <w:szCs w:val="21"/>
          <w14:ligatures w14:val="none"/>
        </w:rPr>
        <w:t>organisation</w:t>
      </w:r>
      <w:proofErr w:type="spellEnd"/>
      <w:r w:rsidRPr="00065B98">
        <w:rPr>
          <w:rFonts w:ascii="Helvetica" w:eastAsia="Times New Roman" w:hAnsi="Helvetica" w:cs="Times New Roman"/>
          <w:color w:val="000000"/>
          <w:kern w:val="0"/>
          <w:sz w:val="21"/>
          <w:szCs w:val="21"/>
          <w14:ligatures w14:val="none"/>
        </w:rPr>
        <w:t xml:space="preserve"> profile carries forward. The IOC has a global directory of legitimate press </w:t>
      </w:r>
      <w:proofErr w:type="spellStart"/>
      <w:r w:rsidRPr="00065B98">
        <w:rPr>
          <w:rFonts w:ascii="Helvetica" w:eastAsia="Times New Roman" w:hAnsi="Helvetica" w:cs="Times New Roman"/>
          <w:color w:val="000000"/>
          <w:kern w:val="0"/>
          <w:sz w:val="21"/>
          <w:szCs w:val="21"/>
          <w14:ligatures w14:val="none"/>
        </w:rPr>
        <w:t>organisations</w:t>
      </w:r>
      <w:proofErr w:type="spellEnd"/>
      <w:r w:rsidRPr="00065B98">
        <w:rPr>
          <w:rFonts w:ascii="Helvetica" w:eastAsia="Times New Roman" w:hAnsi="Helvetica" w:cs="Times New Roman"/>
          <w:color w:val="000000"/>
          <w:kern w:val="0"/>
          <w:sz w:val="21"/>
          <w:szCs w:val="21"/>
          <w14:ligatures w14:val="none"/>
        </w:rPr>
        <w:t xml:space="preserve"> with track records, and rogue applications from non-journalists are caught by pattern matching against historical data. The platform becomes the single source of truth for Olympic press identity worldwide.</w:t>
      </w:r>
    </w:p>
    <w:p w14:paraId="0A2832CC" w14:textId="77777777" w:rsidR="00065B98" w:rsidRPr="00065B98" w:rsidRDefault="00065B98" w:rsidP="00065B98">
      <w:pPr>
        <w:shd w:val="clear" w:color="auto" w:fill="FFFFFF"/>
        <w:spacing w:before="300" w:after="150" w:line="240" w:lineRule="auto"/>
        <w:outlineLvl w:val="2"/>
        <w:rPr>
          <w:rFonts w:ascii="Helvetica" w:eastAsia="Times New Roman" w:hAnsi="Helvetica" w:cs="Times New Roman"/>
          <w:b/>
          <w:bCs/>
          <w:color w:val="000000"/>
          <w:kern w:val="0"/>
          <w:sz w:val="27"/>
          <w:szCs w:val="27"/>
          <w14:ligatures w14:val="none"/>
        </w:rPr>
      </w:pPr>
      <w:r w:rsidRPr="00065B98">
        <w:rPr>
          <w:rFonts w:ascii="Helvetica" w:eastAsia="Times New Roman" w:hAnsi="Helvetica" w:cs="Times New Roman"/>
          <w:b/>
          <w:bCs/>
          <w:color w:val="000000"/>
          <w:kern w:val="0"/>
          <w:sz w:val="27"/>
          <w:szCs w:val="27"/>
          <w14:ligatures w14:val="none"/>
        </w:rPr>
        <w:t>Dream State (August 2026)</w:t>
      </w:r>
    </w:p>
    <w:p w14:paraId="43316B77" w14:textId="7F86C734" w:rsidR="00065B98" w:rsidRDefault="00065B98" w:rsidP="00065B98">
      <w:pPr>
        <w:shd w:val="clear" w:color="auto" w:fill="FFFFFF"/>
        <w:spacing w:before="225" w:after="225" w:line="240" w:lineRule="auto"/>
        <w:rPr>
          <w:ins w:id="69" w:author="Emma MORRIS" w:date="2026-04-02T09:19:00Z" w16du:dateUtc="2026-04-02T07:19:00Z"/>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 xml:space="preserve">A journalist in any of 206 countries opens olympics.com, finds a press accreditation link, submits their </w:t>
      </w:r>
      <w:proofErr w:type="spellStart"/>
      <w:r w:rsidRPr="00065B98">
        <w:rPr>
          <w:rFonts w:ascii="Helvetica" w:eastAsia="Times New Roman" w:hAnsi="Helvetica" w:cs="Times New Roman"/>
          <w:color w:val="000000"/>
          <w:kern w:val="0"/>
          <w:sz w:val="21"/>
          <w:szCs w:val="21"/>
          <w14:ligatures w14:val="none"/>
        </w:rPr>
        <w:t>organisation's</w:t>
      </w:r>
      <w:proofErr w:type="spellEnd"/>
      <w:r w:rsidRPr="00065B98">
        <w:rPr>
          <w:rFonts w:ascii="Helvetica" w:eastAsia="Times New Roman" w:hAnsi="Helvetica" w:cs="Times New Roman"/>
          <w:color w:val="000000"/>
          <w:kern w:val="0"/>
          <w:sz w:val="21"/>
          <w:szCs w:val="21"/>
          <w14:ligatures w14:val="none"/>
        </w:rPr>
        <w:t xml:space="preserve"> details in under 10 minutes. Their NOC gets a clean dashboard of applicants from their territory, can approve or return applications, and submits their Press by Number allocation digitally without touching Excel</w:t>
      </w:r>
      <w:ins w:id="70" w:author="Emma MORRIS" w:date="2026-04-02T09:18:00Z" w16du:dateUtc="2026-04-02T07:18:00Z">
        <w:r w:rsidR="00CC38A8">
          <w:rPr>
            <w:rFonts w:ascii="Helvetica" w:eastAsia="Times New Roman" w:hAnsi="Helvetica" w:cs="Times New Roman"/>
            <w:color w:val="000000"/>
            <w:kern w:val="0"/>
            <w:sz w:val="21"/>
            <w:szCs w:val="21"/>
            <w14:ligatures w14:val="none"/>
          </w:rPr>
          <w:t xml:space="preserve"> to the OCOG</w:t>
        </w:r>
      </w:ins>
      <w:del w:id="71" w:author="Emma MORRIS" w:date="2026-04-02T09:18:00Z" w16du:dateUtc="2026-04-02T07:18:00Z">
        <w:r w:rsidRPr="00065B98" w:rsidDel="00CC38A8">
          <w:rPr>
            <w:rFonts w:ascii="Helvetica" w:eastAsia="Times New Roman" w:hAnsi="Helvetica" w:cs="Times New Roman"/>
            <w:color w:val="000000"/>
            <w:kern w:val="0"/>
            <w:sz w:val="21"/>
            <w:szCs w:val="21"/>
            <w14:ligatures w14:val="none"/>
          </w:rPr>
          <w:delText>.</w:delText>
        </w:r>
      </w:del>
      <w:r w:rsidRPr="00065B98">
        <w:rPr>
          <w:rFonts w:ascii="Helvetica" w:eastAsia="Times New Roman" w:hAnsi="Helvetica" w:cs="Times New Roman"/>
          <w:color w:val="000000"/>
          <w:kern w:val="0"/>
          <w:sz w:val="21"/>
          <w:szCs w:val="21"/>
          <w14:ligatures w14:val="none"/>
        </w:rPr>
        <w:t xml:space="preserve"> The </w:t>
      </w:r>
      <w:ins w:id="72" w:author="Emma MORRIS" w:date="2026-04-02T09:18:00Z" w16du:dateUtc="2026-04-02T07:18:00Z">
        <w:r w:rsidR="005E13A3">
          <w:rPr>
            <w:rFonts w:ascii="Helvetica" w:eastAsia="Times New Roman" w:hAnsi="Helvetica" w:cs="Times New Roman"/>
            <w:color w:val="000000"/>
            <w:kern w:val="0"/>
            <w:sz w:val="21"/>
            <w:szCs w:val="21"/>
            <w14:ligatures w14:val="none"/>
          </w:rPr>
          <w:t xml:space="preserve">IOC </w:t>
        </w:r>
        <w:r w:rsidR="00CC38A8">
          <w:rPr>
            <w:rFonts w:ascii="Helvetica" w:eastAsia="Times New Roman" w:hAnsi="Helvetica" w:cs="Times New Roman"/>
            <w:color w:val="000000"/>
            <w:kern w:val="0"/>
            <w:sz w:val="21"/>
            <w:szCs w:val="21"/>
            <w14:ligatures w14:val="none"/>
          </w:rPr>
          <w:t xml:space="preserve">and </w:t>
        </w:r>
      </w:ins>
      <w:r w:rsidRPr="00065B98">
        <w:rPr>
          <w:rFonts w:ascii="Helvetica" w:eastAsia="Times New Roman" w:hAnsi="Helvetica" w:cs="Times New Roman"/>
          <w:color w:val="000000"/>
          <w:kern w:val="0"/>
          <w:sz w:val="21"/>
          <w:szCs w:val="21"/>
          <w14:ligatures w14:val="none"/>
        </w:rPr>
        <w:t xml:space="preserve">OCOG reviews </w:t>
      </w:r>
      <w:del w:id="73" w:author="Emma MORRIS" w:date="2026-04-02T09:19:00Z" w16du:dateUtc="2026-04-02T07:19:00Z">
        <w:r w:rsidRPr="00065B98" w:rsidDel="00CC38A8">
          <w:rPr>
            <w:rFonts w:ascii="Helvetica" w:eastAsia="Times New Roman" w:hAnsi="Helvetica" w:cs="Times New Roman"/>
            <w:color w:val="000000"/>
            <w:kern w:val="0"/>
            <w:sz w:val="21"/>
            <w:szCs w:val="21"/>
            <w14:ligatures w14:val="none"/>
          </w:rPr>
          <w:delText xml:space="preserve">and formally approves </w:delText>
        </w:r>
      </w:del>
      <w:r w:rsidRPr="00065B98">
        <w:rPr>
          <w:rFonts w:ascii="Helvetica" w:eastAsia="Times New Roman" w:hAnsi="Helvetica" w:cs="Times New Roman"/>
          <w:color w:val="000000"/>
          <w:kern w:val="0"/>
          <w:sz w:val="21"/>
          <w:szCs w:val="21"/>
          <w14:ligatures w14:val="none"/>
        </w:rPr>
        <w:t>those allocations</w:t>
      </w:r>
      <w:ins w:id="74" w:author="Emma MORRIS" w:date="2026-04-02T09:19:00Z" w16du:dateUtc="2026-04-02T07:19:00Z">
        <w:r w:rsidR="00CC38A8">
          <w:rPr>
            <w:rFonts w:ascii="Helvetica" w:eastAsia="Times New Roman" w:hAnsi="Helvetica" w:cs="Times New Roman"/>
            <w:color w:val="000000"/>
            <w:kern w:val="0"/>
            <w:sz w:val="21"/>
            <w:szCs w:val="21"/>
            <w14:ligatures w14:val="none"/>
          </w:rPr>
          <w:t xml:space="preserve"> and are validated by the IOC</w:t>
        </w:r>
      </w:ins>
      <w:r w:rsidRPr="00065B98">
        <w:rPr>
          <w:rFonts w:ascii="Helvetica" w:eastAsia="Times New Roman" w:hAnsi="Helvetica" w:cs="Times New Roman"/>
          <w:color w:val="000000"/>
          <w:kern w:val="0"/>
          <w:sz w:val="21"/>
          <w:szCs w:val="21"/>
          <w14:ligatures w14:val="none"/>
        </w:rPr>
        <w:t>. The IOC sees everything. Zero Excel spreadsheets. Zero email attachments containing PII. Full audit trail for every Games from LA28 forward.</w:t>
      </w:r>
      <w:ins w:id="75" w:author="Emma MORRIS" w:date="2026-04-02T09:19:00Z" w16du:dateUtc="2026-04-02T07:19:00Z">
        <w:r w:rsidR="00CC38A8">
          <w:rPr>
            <w:rFonts w:ascii="Helvetica" w:eastAsia="Times New Roman" w:hAnsi="Helvetica" w:cs="Times New Roman"/>
            <w:color w:val="000000"/>
            <w:kern w:val="0"/>
            <w:sz w:val="21"/>
            <w:szCs w:val="21"/>
            <w14:ligatures w14:val="none"/>
          </w:rPr>
          <w:t xml:space="preserve">  </w:t>
        </w:r>
      </w:ins>
    </w:p>
    <w:p w14:paraId="40A0FAF1" w14:textId="7542007D" w:rsidR="00B53DAB" w:rsidRDefault="005D5E0C" w:rsidP="00065B98">
      <w:pPr>
        <w:shd w:val="clear" w:color="auto" w:fill="FFFFFF"/>
        <w:spacing w:before="225" w:after="225" w:line="240" w:lineRule="auto"/>
        <w:rPr>
          <w:ins w:id="76" w:author="Emma MORRIS" w:date="2026-04-02T10:45:00Z" w16du:dateUtc="2026-04-02T08:45:00Z"/>
          <w:rFonts w:ascii="Helvetica" w:eastAsia="Times New Roman" w:hAnsi="Helvetica" w:cs="Times New Roman"/>
          <w:color w:val="000000"/>
          <w:kern w:val="0"/>
          <w:sz w:val="21"/>
          <w:szCs w:val="21"/>
          <w14:ligatures w14:val="none"/>
        </w:rPr>
      </w:pPr>
      <w:ins w:id="77" w:author="Emma MORRIS" w:date="2026-04-02T09:19:00Z" w16du:dateUtc="2026-04-02T07:19:00Z">
        <w:r>
          <w:rPr>
            <w:rFonts w:ascii="Helvetica" w:eastAsia="Times New Roman" w:hAnsi="Helvetica" w:cs="Times New Roman"/>
            <w:color w:val="000000"/>
            <w:kern w:val="0"/>
            <w:sz w:val="21"/>
            <w:szCs w:val="21"/>
            <w14:ligatures w14:val="none"/>
          </w:rPr>
          <w:t xml:space="preserve">It is important to note that there is a lot of </w:t>
        </w:r>
      </w:ins>
      <w:ins w:id="78" w:author="Emma MORRIS" w:date="2026-04-02T09:20:00Z" w16du:dateUtc="2026-04-02T07:20:00Z">
        <w:r w:rsidR="00D42818">
          <w:rPr>
            <w:rFonts w:ascii="Helvetica" w:eastAsia="Times New Roman" w:hAnsi="Helvetica" w:cs="Times New Roman"/>
            <w:color w:val="000000"/>
            <w:kern w:val="0"/>
            <w:sz w:val="21"/>
            <w:szCs w:val="21"/>
            <w14:ligatures w14:val="none"/>
          </w:rPr>
          <w:t>work involved especially for the larger NOCs to allocate press accreditations.  The big NOCs may have</w:t>
        </w:r>
        <w:r w:rsidR="001557C0">
          <w:rPr>
            <w:rFonts w:ascii="Helvetica" w:eastAsia="Times New Roman" w:hAnsi="Helvetica" w:cs="Times New Roman"/>
            <w:color w:val="000000"/>
            <w:kern w:val="0"/>
            <w:sz w:val="21"/>
            <w:szCs w:val="21"/>
            <w14:ligatures w14:val="none"/>
          </w:rPr>
          <w:t xml:space="preserve"> </w:t>
        </w:r>
      </w:ins>
      <w:ins w:id="79" w:author="Emma MORRIS" w:date="2026-04-02T15:22:00Z" w16du:dateUtc="2026-04-02T13:22:00Z">
        <w:r w:rsidR="00443349">
          <w:rPr>
            <w:rFonts w:ascii="Helvetica" w:eastAsia="Times New Roman" w:hAnsi="Helvetica" w:cs="Times New Roman"/>
            <w:color w:val="000000"/>
            <w:kern w:val="0"/>
            <w:sz w:val="21"/>
            <w:szCs w:val="21"/>
            <w14:ligatures w14:val="none"/>
          </w:rPr>
          <w:t xml:space="preserve">over </w:t>
        </w:r>
        <w:r w:rsidR="009B0EF9">
          <w:rPr>
            <w:rFonts w:ascii="Helvetica" w:eastAsia="Times New Roman" w:hAnsi="Helvetica" w:cs="Times New Roman"/>
            <w:color w:val="000000"/>
            <w:kern w:val="0"/>
            <w:sz w:val="21"/>
            <w:szCs w:val="21"/>
            <w14:ligatures w14:val="none"/>
          </w:rPr>
          <w:t>3</w:t>
        </w:r>
      </w:ins>
      <w:ins w:id="80" w:author="Emma MORRIS" w:date="2026-04-02T09:20:00Z" w16du:dateUtc="2026-04-02T07:20:00Z">
        <w:r w:rsidR="001557C0">
          <w:rPr>
            <w:rFonts w:ascii="Helvetica" w:eastAsia="Times New Roman" w:hAnsi="Helvetica" w:cs="Times New Roman"/>
            <w:color w:val="000000"/>
            <w:kern w:val="0"/>
            <w:sz w:val="21"/>
            <w:szCs w:val="21"/>
            <w14:ligatures w14:val="none"/>
          </w:rPr>
          <w:t xml:space="preserve">0 times the number of applications than available accreditations.  In the most part they will not be </w:t>
        </w:r>
      </w:ins>
      <w:ins w:id="81" w:author="Emma MORRIS" w:date="2026-04-02T09:21:00Z" w16du:dateUtc="2026-04-02T07:21:00Z">
        <w:r w:rsidR="001557C0">
          <w:rPr>
            <w:rFonts w:ascii="Helvetica" w:eastAsia="Times New Roman" w:hAnsi="Helvetica" w:cs="Times New Roman"/>
            <w:color w:val="000000"/>
            <w:kern w:val="0"/>
            <w:sz w:val="21"/>
            <w:szCs w:val="21"/>
            <w14:ligatures w14:val="none"/>
          </w:rPr>
          <w:t xml:space="preserve">able to simply approve the requests as many press orgs will ask for more </w:t>
        </w:r>
        <w:proofErr w:type="gramStart"/>
        <w:r w:rsidR="001557C0">
          <w:rPr>
            <w:rFonts w:ascii="Helvetica" w:eastAsia="Times New Roman" w:hAnsi="Helvetica" w:cs="Times New Roman"/>
            <w:color w:val="000000"/>
            <w:kern w:val="0"/>
            <w:sz w:val="21"/>
            <w:szCs w:val="21"/>
            <w14:ligatures w14:val="none"/>
          </w:rPr>
          <w:t>accreditations</w:t>
        </w:r>
        <w:proofErr w:type="gramEnd"/>
        <w:r w:rsidR="001557C0">
          <w:rPr>
            <w:rFonts w:ascii="Helvetica" w:eastAsia="Times New Roman" w:hAnsi="Helvetica" w:cs="Times New Roman"/>
            <w:color w:val="000000"/>
            <w:kern w:val="0"/>
            <w:sz w:val="21"/>
            <w:szCs w:val="21"/>
            <w14:ligatures w14:val="none"/>
          </w:rPr>
          <w:t xml:space="preserve"> than they will </w:t>
        </w:r>
      </w:ins>
      <w:ins w:id="82" w:author="Emma MORRIS" w:date="2026-04-02T09:22:00Z" w16du:dateUtc="2026-04-02T07:22:00Z">
        <w:r w:rsidR="00A54AE2">
          <w:rPr>
            <w:rFonts w:ascii="Helvetica" w:eastAsia="Times New Roman" w:hAnsi="Helvetica" w:cs="Times New Roman"/>
            <w:color w:val="000000"/>
            <w:kern w:val="0"/>
            <w:sz w:val="21"/>
            <w:szCs w:val="21"/>
            <w14:ligatures w14:val="none"/>
          </w:rPr>
          <w:t>get by the NOCs</w:t>
        </w:r>
      </w:ins>
      <w:ins w:id="83" w:author="Emma MORRIS" w:date="2026-04-02T15:22:00Z" w16du:dateUtc="2026-04-02T13:22:00Z">
        <w:r w:rsidR="009B0EF9">
          <w:rPr>
            <w:rFonts w:ascii="Helvetica" w:eastAsia="Times New Roman" w:hAnsi="Helvetica" w:cs="Times New Roman"/>
            <w:color w:val="000000"/>
            <w:kern w:val="0"/>
            <w:sz w:val="21"/>
            <w:szCs w:val="21"/>
            <w14:ligatures w14:val="none"/>
          </w:rPr>
          <w:t xml:space="preserve"> in the EoI form</w:t>
        </w:r>
      </w:ins>
      <w:ins w:id="84" w:author="Emma MORRIS" w:date="2026-04-02T09:21:00Z" w16du:dateUtc="2026-04-02T07:21:00Z">
        <w:r w:rsidR="001557C0">
          <w:rPr>
            <w:rFonts w:ascii="Helvetica" w:eastAsia="Times New Roman" w:hAnsi="Helvetica" w:cs="Times New Roman"/>
            <w:color w:val="000000"/>
            <w:kern w:val="0"/>
            <w:sz w:val="21"/>
            <w:szCs w:val="21"/>
            <w14:ligatures w14:val="none"/>
          </w:rPr>
          <w:t xml:space="preserve">.  </w:t>
        </w:r>
        <w:proofErr w:type="gramStart"/>
        <w:r w:rsidR="001557C0">
          <w:rPr>
            <w:rFonts w:ascii="Helvetica" w:eastAsia="Times New Roman" w:hAnsi="Helvetica" w:cs="Times New Roman"/>
            <w:color w:val="000000"/>
            <w:kern w:val="0"/>
            <w:sz w:val="21"/>
            <w:szCs w:val="21"/>
            <w14:ligatures w14:val="none"/>
          </w:rPr>
          <w:t>So</w:t>
        </w:r>
        <w:proofErr w:type="gramEnd"/>
        <w:r w:rsidR="001557C0">
          <w:rPr>
            <w:rFonts w:ascii="Helvetica" w:eastAsia="Times New Roman" w:hAnsi="Helvetica" w:cs="Times New Roman"/>
            <w:color w:val="000000"/>
            <w:kern w:val="0"/>
            <w:sz w:val="21"/>
            <w:szCs w:val="21"/>
            <w14:ligatures w14:val="none"/>
          </w:rPr>
          <w:t xml:space="preserve"> the NOCs will need to do a lot of </w:t>
        </w:r>
        <w:proofErr w:type="gramStart"/>
        <w:r w:rsidR="001557C0">
          <w:rPr>
            <w:rFonts w:ascii="Helvetica" w:eastAsia="Times New Roman" w:hAnsi="Helvetica" w:cs="Times New Roman"/>
            <w:color w:val="000000"/>
            <w:kern w:val="0"/>
            <w:sz w:val="21"/>
            <w:szCs w:val="21"/>
            <w14:ligatures w14:val="none"/>
          </w:rPr>
          <w:t>back office</w:t>
        </w:r>
        <w:proofErr w:type="gramEnd"/>
        <w:r w:rsidR="001557C0">
          <w:rPr>
            <w:rFonts w:ascii="Helvetica" w:eastAsia="Times New Roman" w:hAnsi="Helvetica" w:cs="Times New Roman"/>
            <w:color w:val="000000"/>
            <w:kern w:val="0"/>
            <w:sz w:val="21"/>
            <w:szCs w:val="21"/>
            <w14:ligatures w14:val="none"/>
          </w:rPr>
          <w:t xml:space="preserve"> </w:t>
        </w:r>
        <w:r w:rsidR="00A54AE2">
          <w:rPr>
            <w:rFonts w:ascii="Helvetica" w:eastAsia="Times New Roman" w:hAnsi="Helvetica" w:cs="Times New Roman"/>
            <w:color w:val="000000"/>
            <w:kern w:val="0"/>
            <w:sz w:val="21"/>
            <w:szCs w:val="21"/>
            <w14:ligatures w14:val="none"/>
          </w:rPr>
          <w:t xml:space="preserve">work. </w:t>
        </w:r>
      </w:ins>
      <w:ins w:id="85" w:author="Emma MORRIS" w:date="2026-04-02T15:17:00Z" w16du:dateUtc="2026-04-02T13:17:00Z">
        <w:r w:rsidR="007F7CCC">
          <w:rPr>
            <w:rFonts w:ascii="Helvetica" w:eastAsia="Times New Roman" w:hAnsi="Helvetica" w:cs="Times New Roman"/>
            <w:color w:val="000000"/>
            <w:kern w:val="0"/>
            <w:sz w:val="21"/>
            <w:szCs w:val="21"/>
            <w14:ligatures w14:val="none"/>
          </w:rPr>
          <w:t xml:space="preserve">They may wish to export </w:t>
        </w:r>
      </w:ins>
      <w:ins w:id="86" w:author="Emma MORRIS" w:date="2026-04-02T15:18:00Z" w16du:dateUtc="2026-04-02T13:18:00Z">
        <w:r w:rsidR="00893372">
          <w:rPr>
            <w:rFonts w:ascii="Helvetica" w:eastAsia="Times New Roman" w:hAnsi="Helvetica" w:cs="Times New Roman"/>
            <w:color w:val="000000"/>
            <w:kern w:val="0"/>
            <w:sz w:val="21"/>
            <w:szCs w:val="21"/>
            <w14:ligatures w14:val="none"/>
          </w:rPr>
          <w:t xml:space="preserve">from the EoI from the interest and work </w:t>
        </w:r>
        <w:proofErr w:type="gramStart"/>
        <w:r w:rsidR="00893372">
          <w:rPr>
            <w:rFonts w:ascii="Helvetica" w:eastAsia="Times New Roman" w:hAnsi="Helvetica" w:cs="Times New Roman"/>
            <w:color w:val="000000"/>
            <w:kern w:val="0"/>
            <w:sz w:val="21"/>
            <w:szCs w:val="21"/>
            <w14:ligatures w14:val="none"/>
          </w:rPr>
          <w:t>off line</w:t>
        </w:r>
        <w:proofErr w:type="gramEnd"/>
        <w:r w:rsidR="00893372">
          <w:rPr>
            <w:rFonts w:ascii="Helvetica" w:eastAsia="Times New Roman" w:hAnsi="Helvetica" w:cs="Times New Roman"/>
            <w:color w:val="000000"/>
            <w:kern w:val="0"/>
            <w:sz w:val="21"/>
            <w:szCs w:val="21"/>
            <w14:ligatures w14:val="none"/>
          </w:rPr>
          <w:t xml:space="preserve"> – this should be considered.  Some NOCs may not reply to the EOI (</w:t>
        </w:r>
      </w:ins>
      <w:ins w:id="87" w:author="Emma MORRIS" w:date="2026-04-02T15:19:00Z" w16du:dateUtc="2026-04-02T13:19:00Z">
        <w:r w:rsidR="00893372">
          <w:rPr>
            <w:rFonts w:ascii="Helvetica" w:eastAsia="Times New Roman" w:hAnsi="Helvetica" w:cs="Times New Roman"/>
            <w:color w:val="000000"/>
            <w:kern w:val="0"/>
            <w:sz w:val="21"/>
            <w:szCs w:val="21"/>
            <w14:ligatures w14:val="none"/>
          </w:rPr>
          <w:t xml:space="preserve">or have any EoI) </w:t>
        </w:r>
      </w:ins>
      <w:ins w:id="88" w:author="Emma MORRIS" w:date="2026-04-02T15:18:00Z" w16du:dateUtc="2026-04-02T13:18:00Z">
        <w:r w:rsidR="00893372">
          <w:rPr>
            <w:rFonts w:ascii="Helvetica" w:eastAsia="Times New Roman" w:hAnsi="Helvetica" w:cs="Times New Roman"/>
            <w:color w:val="000000"/>
            <w:kern w:val="0"/>
            <w:sz w:val="21"/>
            <w:szCs w:val="21"/>
            <w14:ligatures w14:val="none"/>
          </w:rPr>
          <w:t xml:space="preserve">and input data directly in the </w:t>
        </w:r>
        <w:proofErr w:type="spellStart"/>
        <w:r w:rsidR="00893372">
          <w:rPr>
            <w:rFonts w:ascii="Helvetica" w:eastAsia="Times New Roman" w:hAnsi="Helvetica" w:cs="Times New Roman"/>
            <w:color w:val="000000"/>
            <w:kern w:val="0"/>
            <w:sz w:val="21"/>
            <w:szCs w:val="21"/>
            <w14:ligatures w14:val="none"/>
          </w:rPr>
          <w:t>PbN</w:t>
        </w:r>
        <w:proofErr w:type="spellEnd"/>
        <w:r w:rsidR="00893372">
          <w:rPr>
            <w:rFonts w:ascii="Helvetica" w:eastAsia="Times New Roman" w:hAnsi="Helvetica" w:cs="Times New Roman"/>
            <w:color w:val="000000"/>
            <w:kern w:val="0"/>
            <w:sz w:val="21"/>
            <w:szCs w:val="21"/>
            <w14:ligatures w14:val="none"/>
          </w:rPr>
          <w:t xml:space="preserve"> process.  </w:t>
        </w:r>
      </w:ins>
      <w:ins w:id="89" w:author="Emma MORRIS" w:date="2026-04-02T09:21:00Z" w16du:dateUtc="2026-04-02T07:21:00Z">
        <w:r w:rsidR="00A54AE2">
          <w:rPr>
            <w:rFonts w:ascii="Helvetica" w:eastAsia="Times New Roman" w:hAnsi="Helvetica" w:cs="Times New Roman"/>
            <w:color w:val="000000"/>
            <w:kern w:val="0"/>
            <w:sz w:val="21"/>
            <w:szCs w:val="21"/>
            <w14:ligatures w14:val="none"/>
          </w:rPr>
          <w:t xml:space="preserve"> </w:t>
        </w:r>
      </w:ins>
    </w:p>
    <w:p w14:paraId="0D0123B5" w14:textId="6B652685" w:rsidR="00B53DAB" w:rsidRPr="00065B98" w:rsidRDefault="00B53DAB" w:rsidP="00065B98">
      <w:pPr>
        <w:shd w:val="clear" w:color="auto" w:fill="FFFFFF"/>
        <w:spacing w:before="225" w:after="225" w:line="240" w:lineRule="auto"/>
        <w:rPr>
          <w:rFonts w:ascii="Helvetica" w:eastAsia="Times New Roman" w:hAnsi="Helvetica" w:cs="Times New Roman"/>
          <w:color w:val="000000"/>
          <w:kern w:val="0"/>
          <w:sz w:val="21"/>
          <w:szCs w:val="21"/>
          <w14:ligatures w14:val="none"/>
        </w:rPr>
      </w:pPr>
      <w:ins w:id="90" w:author="Emma MORRIS" w:date="2026-04-02T10:45:00Z" w16du:dateUtc="2026-04-02T08:45:00Z">
        <w:r>
          <w:rPr>
            <w:rFonts w:ascii="Helvetica" w:eastAsia="Times New Roman" w:hAnsi="Helvetica" w:cs="Times New Roman"/>
            <w:color w:val="000000"/>
            <w:kern w:val="0"/>
            <w:sz w:val="21"/>
            <w:szCs w:val="21"/>
            <w14:ligatures w14:val="none"/>
          </w:rPr>
          <w:t>Many NOCs will change</w:t>
        </w:r>
      </w:ins>
      <w:ins w:id="91" w:author="Emma MORRIS" w:date="2026-04-02T10:46:00Z" w16du:dateUtc="2026-04-02T08:46:00Z">
        <w:r w:rsidR="0024029E">
          <w:rPr>
            <w:rFonts w:ascii="Helvetica" w:eastAsia="Times New Roman" w:hAnsi="Helvetica" w:cs="Times New Roman"/>
            <w:color w:val="000000"/>
            <w:kern w:val="0"/>
            <w:sz w:val="21"/>
            <w:szCs w:val="21"/>
            <w14:ligatures w14:val="none"/>
          </w:rPr>
          <w:t>/cancel</w:t>
        </w:r>
      </w:ins>
      <w:ins w:id="92" w:author="Emma MORRIS" w:date="2026-04-02T10:45:00Z" w16du:dateUtc="2026-04-02T08:45:00Z">
        <w:r>
          <w:rPr>
            <w:rFonts w:ascii="Helvetica" w:eastAsia="Times New Roman" w:hAnsi="Helvetica" w:cs="Times New Roman"/>
            <w:color w:val="000000"/>
            <w:kern w:val="0"/>
            <w:sz w:val="21"/>
            <w:szCs w:val="21"/>
            <w14:ligatures w14:val="none"/>
          </w:rPr>
          <w:t xml:space="preserve"> the </w:t>
        </w:r>
        <w:r w:rsidR="008F372D">
          <w:rPr>
            <w:rFonts w:ascii="Helvetica" w:eastAsia="Times New Roman" w:hAnsi="Helvetica" w:cs="Times New Roman"/>
            <w:color w:val="000000"/>
            <w:kern w:val="0"/>
            <w:sz w:val="21"/>
            <w:szCs w:val="21"/>
            <w14:ligatures w14:val="none"/>
          </w:rPr>
          <w:t xml:space="preserve">press </w:t>
        </w:r>
        <w:proofErr w:type="spellStart"/>
        <w:r w:rsidR="008F372D">
          <w:rPr>
            <w:rFonts w:ascii="Helvetica" w:eastAsia="Times New Roman" w:hAnsi="Helvetica" w:cs="Times New Roman"/>
            <w:color w:val="000000"/>
            <w:kern w:val="0"/>
            <w:sz w:val="21"/>
            <w:szCs w:val="21"/>
            <w14:ligatures w14:val="none"/>
          </w:rPr>
          <w:t>organisations</w:t>
        </w:r>
        <w:proofErr w:type="spellEnd"/>
        <w:r w:rsidR="008F372D">
          <w:rPr>
            <w:rFonts w:ascii="Helvetica" w:eastAsia="Times New Roman" w:hAnsi="Helvetica" w:cs="Times New Roman"/>
            <w:color w:val="000000"/>
            <w:kern w:val="0"/>
            <w:sz w:val="21"/>
            <w:szCs w:val="21"/>
            <w14:ligatures w14:val="none"/>
          </w:rPr>
          <w:t xml:space="preserve"> during the PBN </w:t>
        </w:r>
        <w:proofErr w:type="spellStart"/>
        <w:r w:rsidR="008F372D">
          <w:rPr>
            <w:rFonts w:ascii="Helvetica" w:eastAsia="Times New Roman" w:hAnsi="Helvetica" w:cs="Times New Roman"/>
            <w:color w:val="000000"/>
            <w:kern w:val="0"/>
            <w:sz w:val="21"/>
            <w:szCs w:val="21"/>
            <w14:ligatures w14:val="none"/>
          </w:rPr>
          <w:t>lifecyle</w:t>
        </w:r>
        <w:proofErr w:type="spellEnd"/>
        <w:r w:rsidR="008F372D">
          <w:rPr>
            <w:rFonts w:ascii="Helvetica" w:eastAsia="Times New Roman" w:hAnsi="Helvetica" w:cs="Times New Roman"/>
            <w:color w:val="000000"/>
            <w:kern w:val="0"/>
            <w:sz w:val="21"/>
            <w:szCs w:val="21"/>
            <w14:ligatures w14:val="none"/>
          </w:rPr>
          <w:t>.  – number of accreditations, cat</w:t>
        </w:r>
      </w:ins>
      <w:ins w:id="93" w:author="Emma MORRIS" w:date="2026-04-02T10:46:00Z" w16du:dateUtc="2026-04-02T08:46:00Z">
        <w:r w:rsidR="008F372D">
          <w:rPr>
            <w:rFonts w:ascii="Helvetica" w:eastAsia="Times New Roman" w:hAnsi="Helvetica" w:cs="Times New Roman"/>
            <w:color w:val="000000"/>
            <w:kern w:val="0"/>
            <w:sz w:val="21"/>
            <w:szCs w:val="21"/>
            <w14:ligatures w14:val="none"/>
          </w:rPr>
          <w:t xml:space="preserve">egories, </w:t>
        </w:r>
        <w:proofErr w:type="spellStart"/>
        <w:r w:rsidR="008F372D">
          <w:rPr>
            <w:rFonts w:ascii="Helvetica" w:eastAsia="Times New Roman" w:hAnsi="Helvetica" w:cs="Times New Roman"/>
            <w:color w:val="000000"/>
            <w:kern w:val="0"/>
            <w:sz w:val="21"/>
            <w:szCs w:val="21"/>
            <w14:ligatures w14:val="none"/>
          </w:rPr>
          <w:t>organisations</w:t>
        </w:r>
        <w:proofErr w:type="spellEnd"/>
        <w:r w:rsidR="008F372D">
          <w:rPr>
            <w:rFonts w:ascii="Helvetica" w:eastAsia="Times New Roman" w:hAnsi="Helvetica" w:cs="Times New Roman"/>
            <w:color w:val="000000"/>
            <w:kern w:val="0"/>
            <w:sz w:val="21"/>
            <w:szCs w:val="21"/>
            <w14:ligatures w14:val="none"/>
          </w:rPr>
          <w:t xml:space="preserve">.  </w:t>
        </w:r>
      </w:ins>
    </w:p>
    <w:p w14:paraId="59F48647" w14:textId="77777777" w:rsidR="00065B98" w:rsidRPr="00065B98" w:rsidRDefault="00000000" w:rsidP="00065B98">
      <w:pPr>
        <w:spacing w:after="0" w:line="240" w:lineRule="auto"/>
        <w:rPr>
          <w:rFonts w:ascii="Helvetica" w:eastAsia="Times New Roman" w:hAnsi="Helvetica" w:cs="Times New Roman"/>
          <w:kern w:val="0"/>
          <w:sz w:val="21"/>
          <w:szCs w:val="21"/>
          <w14:ligatures w14:val="none"/>
        </w:rPr>
      </w:pPr>
      <w:r>
        <w:rPr>
          <w:rFonts w:ascii="Times New Roman" w:eastAsia="Times New Roman" w:hAnsi="Times New Roman" w:cs="Times New Roman"/>
          <w:noProof/>
          <w:kern w:val="0"/>
        </w:rPr>
        <w:pict w14:anchorId="7D0C5542">
          <v:rect id="_x0000_i1027" alt="" style="width:468pt;height:.05pt;mso-width-percent:0;mso-height-percent:0;mso-width-percent:0;mso-height-percent:0" o:hralign="center" o:hrstd="t" o:hrnoshade="t" o:hr="t" fillcolor="#ccc" stroked="f"/>
        </w:pict>
      </w:r>
    </w:p>
    <w:p w14:paraId="14D027AA" w14:textId="77777777" w:rsidR="00065B98" w:rsidRPr="00065B98" w:rsidRDefault="00065B98" w:rsidP="00065B98">
      <w:pPr>
        <w:pBdr>
          <w:bottom w:val="single" w:sz="6" w:space="0" w:color="CCCCCC"/>
        </w:pBdr>
        <w:shd w:val="clear" w:color="auto" w:fill="FFFFFF"/>
        <w:spacing w:before="300" w:after="150" w:line="240" w:lineRule="auto"/>
        <w:outlineLvl w:val="1"/>
        <w:rPr>
          <w:rFonts w:ascii="Helvetica" w:eastAsia="Times New Roman" w:hAnsi="Helvetica" w:cs="Times New Roman"/>
          <w:b/>
          <w:bCs/>
          <w:color w:val="000000"/>
          <w:kern w:val="0"/>
          <w:sz w:val="36"/>
          <w:szCs w:val="36"/>
          <w14:ligatures w14:val="none"/>
        </w:rPr>
      </w:pPr>
      <w:r w:rsidRPr="00065B98">
        <w:rPr>
          <w:rFonts w:ascii="Helvetica" w:eastAsia="Times New Roman" w:hAnsi="Helvetica" w:cs="Times New Roman"/>
          <w:b/>
          <w:bCs/>
          <w:color w:val="000000"/>
          <w:kern w:val="0"/>
          <w:sz w:val="36"/>
          <w:szCs w:val="36"/>
          <w14:ligatures w14:val="none"/>
        </w:rPr>
        <w:lastRenderedPageBreak/>
        <w:t>Problem Statement</w:t>
      </w:r>
    </w:p>
    <w:p w14:paraId="108E5E62" w14:textId="77777777" w:rsidR="00065B98" w:rsidRPr="00065B98" w:rsidRDefault="00065B98" w:rsidP="00065B98">
      <w:pPr>
        <w:shd w:val="clear" w:color="auto" w:fill="FFFFFF"/>
        <w:spacing w:before="225" w:after="225"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The IOC's press accreditation process for the Olympic Games is managed through Excel spreadsheets emailed between the IOC, NOCs, and the OCOG. Three parties suffer:</w:t>
      </w:r>
    </w:p>
    <w:p w14:paraId="40C77CDD" w14:textId="77777777" w:rsidR="00065B98" w:rsidRPr="00065B98" w:rsidRDefault="00065B98" w:rsidP="00065B98">
      <w:pPr>
        <w:numPr>
          <w:ilvl w:val="0"/>
          <w:numId w:val="1"/>
        </w:numPr>
        <w:shd w:val="clear" w:color="auto" w:fill="FFFFFF"/>
        <w:spacing w:after="225"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b/>
          <w:bCs/>
          <w:color w:val="000000"/>
          <w:kern w:val="0"/>
          <w:sz w:val="21"/>
          <w:szCs w:val="21"/>
          <w14:ligatures w14:val="none"/>
        </w:rPr>
        <w:t xml:space="preserve">IOC Media </w:t>
      </w:r>
      <w:proofErr w:type="gramStart"/>
      <w:r w:rsidRPr="00065B98">
        <w:rPr>
          <w:rFonts w:ascii="Helvetica" w:eastAsia="Times New Roman" w:hAnsi="Helvetica" w:cs="Times New Roman"/>
          <w:b/>
          <w:bCs/>
          <w:color w:val="000000"/>
          <w:kern w:val="0"/>
          <w:sz w:val="21"/>
          <w:szCs w:val="21"/>
          <w14:ligatures w14:val="none"/>
        </w:rPr>
        <w:t>Operations</w:t>
      </w:r>
      <w:r w:rsidRPr="00065B98">
        <w:rPr>
          <w:rFonts w:ascii="Helvetica" w:eastAsia="Times New Roman" w:hAnsi="Helvetica" w:cs="Times New Roman"/>
          <w:color w:val="000000"/>
          <w:kern w:val="0"/>
          <w:sz w:val="21"/>
          <w:szCs w:val="21"/>
          <w14:ligatures w14:val="none"/>
        </w:rPr>
        <w:t> — they</w:t>
      </w:r>
      <w:proofErr w:type="gramEnd"/>
      <w:r w:rsidRPr="00065B98">
        <w:rPr>
          <w:rFonts w:ascii="Helvetica" w:eastAsia="Times New Roman" w:hAnsi="Helvetica" w:cs="Times New Roman"/>
          <w:color w:val="000000"/>
          <w:kern w:val="0"/>
          <w:sz w:val="21"/>
          <w:szCs w:val="21"/>
          <w14:ligatures w14:val="none"/>
        </w:rPr>
        <w:t xml:space="preserve"> allocate quotas to 206 NOCs but have zero visibility into what NOCs do with those quotas. When a media </w:t>
      </w:r>
      <w:proofErr w:type="spellStart"/>
      <w:r w:rsidRPr="00065B98">
        <w:rPr>
          <w:rFonts w:ascii="Helvetica" w:eastAsia="Times New Roman" w:hAnsi="Helvetica" w:cs="Times New Roman"/>
          <w:color w:val="000000"/>
          <w:kern w:val="0"/>
          <w:sz w:val="21"/>
          <w:szCs w:val="21"/>
          <w14:ligatures w14:val="none"/>
        </w:rPr>
        <w:t>organisation</w:t>
      </w:r>
      <w:proofErr w:type="spellEnd"/>
      <w:r w:rsidRPr="00065B98">
        <w:rPr>
          <w:rFonts w:ascii="Helvetica" w:eastAsia="Times New Roman" w:hAnsi="Helvetica" w:cs="Times New Roman"/>
          <w:color w:val="000000"/>
          <w:kern w:val="0"/>
          <w:sz w:val="21"/>
          <w:szCs w:val="21"/>
          <w14:ligatures w14:val="none"/>
        </w:rPr>
        <w:t xml:space="preserve"> disputes their accreditation decision, the IOC cannot see what happened. This is a transparency and reputational risk.</w:t>
      </w:r>
    </w:p>
    <w:p w14:paraId="400E0B05" w14:textId="77777777" w:rsidR="00065B98" w:rsidRPr="00065B98" w:rsidRDefault="00065B98" w:rsidP="00065B98">
      <w:pPr>
        <w:numPr>
          <w:ilvl w:val="0"/>
          <w:numId w:val="1"/>
        </w:numPr>
        <w:shd w:val="clear" w:color="auto" w:fill="FFFFFF"/>
        <w:spacing w:after="225"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b/>
          <w:bCs/>
          <w:color w:val="000000"/>
          <w:kern w:val="0"/>
          <w:sz w:val="21"/>
          <w:szCs w:val="21"/>
          <w14:ligatures w14:val="none"/>
        </w:rPr>
        <w:t xml:space="preserve">NOC press accreditation </w:t>
      </w:r>
      <w:proofErr w:type="gramStart"/>
      <w:r w:rsidRPr="00065B98">
        <w:rPr>
          <w:rFonts w:ascii="Helvetica" w:eastAsia="Times New Roman" w:hAnsi="Helvetica" w:cs="Times New Roman"/>
          <w:b/>
          <w:bCs/>
          <w:color w:val="000000"/>
          <w:kern w:val="0"/>
          <w:sz w:val="21"/>
          <w:szCs w:val="21"/>
          <w14:ligatures w14:val="none"/>
        </w:rPr>
        <w:t>managers</w:t>
      </w:r>
      <w:r w:rsidRPr="00065B98">
        <w:rPr>
          <w:rFonts w:ascii="Helvetica" w:eastAsia="Times New Roman" w:hAnsi="Helvetica" w:cs="Times New Roman"/>
          <w:color w:val="000000"/>
          <w:kern w:val="0"/>
          <w:sz w:val="21"/>
          <w:szCs w:val="21"/>
          <w14:ligatures w14:val="none"/>
        </w:rPr>
        <w:t> — they</w:t>
      </w:r>
      <w:proofErr w:type="gramEnd"/>
      <w:r w:rsidRPr="00065B98">
        <w:rPr>
          <w:rFonts w:ascii="Helvetica" w:eastAsia="Times New Roman" w:hAnsi="Helvetica" w:cs="Times New Roman"/>
          <w:color w:val="000000"/>
          <w:kern w:val="0"/>
          <w:sz w:val="21"/>
          <w:szCs w:val="21"/>
          <w14:ligatures w14:val="none"/>
        </w:rPr>
        <w:t xml:space="preserve"> receive Excel templates by email, fill them in, send them back. Quota changes trigger re-sends of the entire file. Multiple file versions, no audit trail, no </w:t>
      </w:r>
      <w:proofErr w:type="gramStart"/>
      <w:r w:rsidRPr="00065B98">
        <w:rPr>
          <w:rFonts w:ascii="Helvetica" w:eastAsia="Times New Roman" w:hAnsi="Helvetica" w:cs="Times New Roman"/>
          <w:color w:val="000000"/>
          <w:kern w:val="0"/>
          <w:sz w:val="21"/>
          <w:szCs w:val="21"/>
          <w14:ligatures w14:val="none"/>
        </w:rPr>
        <w:t>deduplication</w:t>
      </w:r>
      <w:proofErr w:type="gramEnd"/>
      <w:r w:rsidRPr="00065B98">
        <w:rPr>
          <w:rFonts w:ascii="Helvetica" w:eastAsia="Times New Roman" w:hAnsi="Helvetica" w:cs="Times New Roman"/>
          <w:color w:val="000000"/>
          <w:kern w:val="0"/>
          <w:sz w:val="21"/>
          <w:szCs w:val="21"/>
          <w14:ligatures w14:val="none"/>
        </w:rPr>
        <w:t xml:space="preserve"> across NOCs.</w:t>
      </w:r>
    </w:p>
    <w:p w14:paraId="75C98565" w14:textId="77777777" w:rsidR="00065B98" w:rsidRPr="00065B98" w:rsidRDefault="00065B98" w:rsidP="00065B98">
      <w:pPr>
        <w:numPr>
          <w:ilvl w:val="0"/>
          <w:numId w:val="1"/>
        </w:numPr>
        <w:shd w:val="clear" w:color="auto" w:fill="FFFFFF"/>
        <w:spacing w:after="225"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b/>
          <w:bCs/>
          <w:color w:val="000000"/>
          <w:kern w:val="0"/>
          <w:sz w:val="21"/>
          <w:szCs w:val="21"/>
          <w14:ligatures w14:val="none"/>
        </w:rPr>
        <w:t>OCOG ACR staff (LA28</w:t>
      </w:r>
      <w:proofErr w:type="gramStart"/>
      <w:r w:rsidRPr="00065B98">
        <w:rPr>
          <w:rFonts w:ascii="Helvetica" w:eastAsia="Times New Roman" w:hAnsi="Helvetica" w:cs="Times New Roman"/>
          <w:b/>
          <w:bCs/>
          <w:color w:val="000000"/>
          <w:kern w:val="0"/>
          <w:sz w:val="21"/>
          <w:szCs w:val="21"/>
          <w14:ligatures w14:val="none"/>
        </w:rPr>
        <w:t>)</w:t>
      </w:r>
      <w:r w:rsidRPr="00065B98">
        <w:rPr>
          <w:rFonts w:ascii="Helvetica" w:eastAsia="Times New Roman" w:hAnsi="Helvetica" w:cs="Times New Roman"/>
          <w:color w:val="000000"/>
          <w:kern w:val="0"/>
          <w:sz w:val="21"/>
          <w:szCs w:val="21"/>
          <w14:ligatures w14:val="none"/>
        </w:rPr>
        <w:t> — they</w:t>
      </w:r>
      <w:proofErr w:type="gramEnd"/>
      <w:r w:rsidRPr="00065B98">
        <w:rPr>
          <w:rFonts w:ascii="Helvetica" w:eastAsia="Times New Roman" w:hAnsi="Helvetica" w:cs="Times New Roman"/>
          <w:color w:val="000000"/>
          <w:kern w:val="0"/>
          <w:sz w:val="21"/>
          <w:szCs w:val="21"/>
          <w14:ligatures w14:val="none"/>
        </w:rPr>
        <w:t xml:space="preserve"> receive submissions from 206 NOCs, manually reconcile them, check for duplicates, coordinate corrections. Entirely manual, no tooling.</w:t>
      </w:r>
    </w:p>
    <w:p w14:paraId="4F0F77F0" w14:textId="77777777" w:rsidR="00065B98" w:rsidRPr="00065B98" w:rsidRDefault="00065B98" w:rsidP="00065B98">
      <w:pPr>
        <w:shd w:val="clear" w:color="auto" w:fill="FFFFFF"/>
        <w:spacing w:before="225" w:after="225"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For LA28 2028, the IOC has committed to launching a dedicated Media Registration Portal. This has been announced to all NOCs. There is no backup plan. The portal must be live by August 24, 2026.</w:t>
      </w:r>
    </w:p>
    <w:p w14:paraId="1F7922F5" w14:textId="77777777" w:rsidR="00065B98" w:rsidRPr="00065B98" w:rsidRDefault="00000000" w:rsidP="00065B98">
      <w:pPr>
        <w:spacing w:after="0" w:line="240" w:lineRule="auto"/>
        <w:rPr>
          <w:rFonts w:ascii="Helvetica" w:eastAsia="Times New Roman" w:hAnsi="Helvetica" w:cs="Times New Roman"/>
          <w:kern w:val="0"/>
          <w:sz w:val="21"/>
          <w:szCs w:val="21"/>
          <w14:ligatures w14:val="none"/>
        </w:rPr>
      </w:pPr>
      <w:r>
        <w:rPr>
          <w:rFonts w:ascii="Times New Roman" w:eastAsia="Times New Roman" w:hAnsi="Times New Roman" w:cs="Times New Roman"/>
          <w:noProof/>
          <w:kern w:val="0"/>
        </w:rPr>
        <w:pict w14:anchorId="59BFF98D">
          <v:rect id="_x0000_i1028" alt="" style="width:468pt;height:.05pt;mso-width-percent:0;mso-height-percent:0;mso-width-percent:0;mso-height-percent:0" o:hralign="center" o:hrstd="t" o:hrnoshade="t" o:hr="t" fillcolor="#ccc" stroked="f"/>
        </w:pict>
      </w:r>
    </w:p>
    <w:p w14:paraId="053ED2A5" w14:textId="77777777" w:rsidR="00065B98" w:rsidRPr="00065B98" w:rsidRDefault="00065B98" w:rsidP="00065B98">
      <w:pPr>
        <w:pBdr>
          <w:bottom w:val="single" w:sz="6" w:space="0" w:color="CCCCCC"/>
        </w:pBdr>
        <w:shd w:val="clear" w:color="auto" w:fill="FFFFFF"/>
        <w:spacing w:before="300" w:after="150" w:line="240" w:lineRule="auto"/>
        <w:outlineLvl w:val="1"/>
        <w:rPr>
          <w:rFonts w:ascii="Helvetica" w:eastAsia="Times New Roman" w:hAnsi="Helvetica" w:cs="Times New Roman"/>
          <w:b/>
          <w:bCs/>
          <w:color w:val="000000"/>
          <w:kern w:val="0"/>
          <w:sz w:val="36"/>
          <w:szCs w:val="36"/>
          <w14:ligatures w14:val="none"/>
        </w:rPr>
      </w:pPr>
      <w:r w:rsidRPr="00065B98">
        <w:rPr>
          <w:rFonts w:ascii="Helvetica" w:eastAsia="Times New Roman" w:hAnsi="Helvetica" w:cs="Times New Roman"/>
          <w:b/>
          <w:bCs/>
          <w:color w:val="000000"/>
          <w:kern w:val="0"/>
          <w:sz w:val="36"/>
          <w:szCs w:val="36"/>
          <w14:ligatures w14:val="none"/>
        </w:rPr>
        <w:t>Two Processes + One Separate Track</w:t>
      </w:r>
    </w:p>
    <w:p w14:paraId="5623BBE9" w14:textId="77777777" w:rsidR="00065B98" w:rsidRPr="00065B98" w:rsidRDefault="00065B98" w:rsidP="00065B98">
      <w:pPr>
        <w:shd w:val="clear" w:color="auto" w:fill="FFFFFF"/>
        <w:spacing w:before="225" w:after="225"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b/>
          <w:bCs/>
          <w:color w:val="000000"/>
          <w:kern w:val="0"/>
          <w:sz w:val="21"/>
          <w:szCs w:val="21"/>
          <w14:ligatures w14:val="none"/>
        </w:rPr>
        <w:t>This is the structural backbone of the MRP.</w:t>
      </w:r>
      <w:r w:rsidRPr="00065B98">
        <w:rPr>
          <w:rFonts w:ascii="Helvetica" w:eastAsia="Times New Roman" w:hAnsi="Helvetica" w:cs="Times New Roman"/>
          <w:color w:val="000000"/>
          <w:kern w:val="0"/>
          <w:sz w:val="21"/>
          <w:szCs w:val="21"/>
          <w14:ligatures w14:val="none"/>
        </w:rPr>
        <w:t xml:space="preserve"> The portal serves two sequential processes (EoI then </w:t>
      </w:r>
      <w:commentRangeStart w:id="94"/>
      <w:proofErr w:type="spellStart"/>
      <w:r w:rsidRPr="00065B98">
        <w:rPr>
          <w:rFonts w:ascii="Helvetica" w:eastAsia="Times New Roman" w:hAnsi="Helvetica" w:cs="Times New Roman"/>
          <w:color w:val="000000"/>
          <w:kern w:val="0"/>
          <w:sz w:val="21"/>
          <w:szCs w:val="21"/>
          <w14:ligatures w14:val="none"/>
        </w:rPr>
        <w:t>PbN</w:t>
      </w:r>
      <w:commentRangeEnd w:id="94"/>
      <w:proofErr w:type="spellEnd"/>
      <w:r w:rsidR="005102CC">
        <w:rPr>
          <w:rStyle w:val="CommentReference"/>
        </w:rPr>
        <w:commentReference w:id="94"/>
      </w:r>
      <w:r w:rsidRPr="00065B98">
        <w:rPr>
          <w:rFonts w:ascii="Helvetica" w:eastAsia="Times New Roman" w:hAnsi="Helvetica" w:cs="Times New Roman"/>
          <w:color w:val="000000"/>
          <w:kern w:val="0"/>
          <w:sz w:val="21"/>
          <w:szCs w:val="21"/>
          <w14:ligatures w14:val="none"/>
        </w:rPr>
        <w:t xml:space="preserve">) plus one </w:t>
      </w:r>
      <w:proofErr w:type="gramStart"/>
      <w:r w:rsidRPr="00065B98">
        <w:rPr>
          <w:rFonts w:ascii="Helvetica" w:eastAsia="Times New Roman" w:hAnsi="Helvetica" w:cs="Times New Roman"/>
          <w:color w:val="000000"/>
          <w:kern w:val="0"/>
          <w:sz w:val="21"/>
          <w:szCs w:val="21"/>
          <w14:ligatures w14:val="none"/>
        </w:rPr>
        <w:t>completely separate</w:t>
      </w:r>
      <w:proofErr w:type="gramEnd"/>
      <w:r w:rsidRPr="00065B98">
        <w:rPr>
          <w:rFonts w:ascii="Helvetica" w:eastAsia="Times New Roman" w:hAnsi="Helvetica" w:cs="Times New Roman"/>
          <w:color w:val="000000"/>
          <w:kern w:val="0"/>
          <w:sz w:val="21"/>
          <w:szCs w:val="21"/>
          <w14:ligatures w14:val="none"/>
        </w:rPr>
        <w:t xml:space="preserve"> track (ENR). These are distinct workflows with different users, different screens, and different data flows.</w:t>
      </w:r>
    </w:p>
    <w:p w14:paraId="33ECCDC9"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r w:rsidRPr="00065B98">
        <w:rPr>
          <w:rFonts w:ascii="Courier New" w:eastAsia="Times New Roman" w:hAnsi="Courier New" w:cs="Courier New"/>
          <w:color w:val="000000"/>
          <w:kern w:val="0"/>
          <w:sz w:val="20"/>
          <w:szCs w:val="20"/>
          <w:bdr w:val="none" w:sz="0" w:space="0" w:color="auto" w:frame="1"/>
          <w14:ligatures w14:val="none"/>
        </w:rPr>
        <w:t>┌─────────────────────────────────────────────────────────────────┐</w:t>
      </w:r>
    </w:p>
    <w:p w14:paraId="1E9F6054"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proofErr w:type="gramStart"/>
      <w:r w:rsidRPr="00065B98">
        <w:rPr>
          <w:rFonts w:ascii="Courier New" w:eastAsia="Times New Roman" w:hAnsi="Courier New" w:cs="Courier New"/>
          <w:color w:val="000000"/>
          <w:kern w:val="0"/>
          <w:sz w:val="20"/>
          <w:szCs w:val="20"/>
          <w:bdr w:val="none" w:sz="0" w:space="0" w:color="auto" w:frame="1"/>
          <w14:ligatures w14:val="none"/>
        </w:rPr>
        <w:t>│  PROCESS</w:t>
      </w:r>
      <w:proofErr w:type="gramEnd"/>
      <w:r w:rsidRPr="00065B98">
        <w:rPr>
          <w:rFonts w:ascii="Courier New" w:eastAsia="Times New Roman" w:hAnsi="Courier New" w:cs="Courier New"/>
          <w:color w:val="000000"/>
          <w:kern w:val="0"/>
          <w:sz w:val="20"/>
          <w:szCs w:val="20"/>
          <w:bdr w:val="none" w:sz="0" w:space="0" w:color="auto" w:frame="1"/>
          <w14:ligatures w14:val="none"/>
        </w:rPr>
        <w:t xml:space="preserve"> 1: Expression of Interest (</w:t>
      </w:r>
      <w:proofErr w:type="gramStart"/>
      <w:r w:rsidRPr="00065B98">
        <w:rPr>
          <w:rFonts w:ascii="Courier New" w:eastAsia="Times New Roman" w:hAnsi="Courier New" w:cs="Courier New"/>
          <w:color w:val="000000"/>
          <w:kern w:val="0"/>
          <w:sz w:val="20"/>
          <w:szCs w:val="20"/>
          <w:bdr w:val="none" w:sz="0" w:space="0" w:color="auto" w:frame="1"/>
          <w14:ligatures w14:val="none"/>
        </w:rPr>
        <w:t xml:space="preserve">EoI)   </w:t>
      </w:r>
      <w:proofErr w:type="gramEnd"/>
      <w:r w:rsidRPr="00065B98">
        <w:rPr>
          <w:rFonts w:ascii="Courier New" w:eastAsia="Times New Roman" w:hAnsi="Courier New" w:cs="Courier New"/>
          <w:color w:val="000000"/>
          <w:kern w:val="0"/>
          <w:sz w:val="20"/>
          <w:szCs w:val="20"/>
          <w:bdr w:val="none" w:sz="0" w:space="0" w:color="auto" w:frame="1"/>
          <w14:ligatures w14:val="none"/>
        </w:rPr>
        <w:t xml:space="preserve">                    │</w:t>
      </w:r>
    </w:p>
    <w:p w14:paraId="633F34DB"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proofErr w:type="gramStart"/>
      <w:r w:rsidRPr="00065B98">
        <w:rPr>
          <w:rFonts w:ascii="Courier New" w:eastAsia="Times New Roman" w:hAnsi="Courier New" w:cs="Courier New"/>
          <w:color w:val="000000"/>
          <w:kern w:val="0"/>
          <w:sz w:val="20"/>
          <w:szCs w:val="20"/>
          <w:bdr w:val="none" w:sz="0" w:space="0" w:color="auto" w:frame="1"/>
          <w14:ligatures w14:val="none"/>
        </w:rPr>
        <w:t>│  Aug</w:t>
      </w:r>
      <w:proofErr w:type="gramEnd"/>
      <w:r w:rsidRPr="00065B98">
        <w:rPr>
          <w:rFonts w:ascii="Courier New" w:eastAsia="Times New Roman" w:hAnsi="Courier New" w:cs="Courier New"/>
          <w:color w:val="000000"/>
          <w:kern w:val="0"/>
          <w:sz w:val="20"/>
          <w:szCs w:val="20"/>
          <w:bdr w:val="none" w:sz="0" w:space="0" w:color="auto" w:frame="1"/>
          <w14:ligatures w14:val="none"/>
        </w:rPr>
        <w:t xml:space="preserve"> – Oct 2026                                                 │</w:t>
      </w:r>
    </w:p>
    <w:p w14:paraId="0ADB9432"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r w:rsidRPr="00065B98">
        <w:rPr>
          <w:rFonts w:ascii="Courier New" w:eastAsia="Times New Roman" w:hAnsi="Courier New" w:cs="Courier New"/>
          <w:color w:val="000000"/>
          <w:kern w:val="0"/>
          <w:sz w:val="20"/>
          <w:szCs w:val="20"/>
          <w:bdr w:val="none" w:sz="0" w:space="0" w:color="auto" w:frame="1"/>
          <w14:ligatures w14:val="none"/>
        </w:rPr>
        <w:t>│                                                                 │</w:t>
      </w:r>
    </w:p>
    <w:p w14:paraId="24D10574"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proofErr w:type="gramStart"/>
      <w:r w:rsidRPr="00065B98">
        <w:rPr>
          <w:rFonts w:ascii="Courier New" w:eastAsia="Times New Roman" w:hAnsi="Courier New" w:cs="Courier New"/>
          <w:color w:val="000000"/>
          <w:kern w:val="0"/>
          <w:sz w:val="20"/>
          <w:szCs w:val="20"/>
          <w:bdr w:val="none" w:sz="0" w:space="0" w:color="auto" w:frame="1"/>
          <w14:ligatures w14:val="none"/>
        </w:rPr>
        <w:t>│  FRONT</w:t>
      </w:r>
      <w:proofErr w:type="gramEnd"/>
      <w:r w:rsidRPr="00065B98">
        <w:rPr>
          <w:rFonts w:ascii="Courier New" w:eastAsia="Times New Roman" w:hAnsi="Courier New" w:cs="Courier New"/>
          <w:color w:val="000000"/>
          <w:kern w:val="0"/>
          <w:sz w:val="20"/>
          <w:szCs w:val="20"/>
          <w:bdr w:val="none" w:sz="0" w:space="0" w:color="auto" w:frame="1"/>
          <w14:ligatures w14:val="none"/>
        </w:rPr>
        <w:t>-END: Media org self-nominates via public form           │</w:t>
      </w:r>
    </w:p>
    <w:p w14:paraId="01CAEAF7"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r w:rsidRPr="00065B98">
        <w:rPr>
          <w:rFonts w:ascii="Courier New" w:eastAsia="Times New Roman" w:hAnsi="Courier New" w:cs="Courier New"/>
          <w:color w:val="000000"/>
          <w:kern w:val="0"/>
          <w:sz w:val="20"/>
          <w:szCs w:val="20"/>
          <w:bdr w:val="none" w:sz="0" w:space="0" w:color="auto" w:frame="1"/>
          <w14:ligatures w14:val="none"/>
        </w:rPr>
        <w:t xml:space="preserve">│            </w:t>
      </w:r>
      <w:proofErr w:type="gramStart"/>
      <w:r w:rsidRPr="00065B98">
        <w:rPr>
          <w:rFonts w:ascii="Courier New" w:eastAsia="Times New Roman" w:hAnsi="Courier New" w:cs="Courier New"/>
          <w:color w:val="000000"/>
          <w:kern w:val="0"/>
          <w:sz w:val="20"/>
          <w:szCs w:val="20"/>
          <w:bdr w:val="none" w:sz="0" w:space="0" w:color="auto" w:frame="1"/>
          <w14:ligatures w14:val="none"/>
        </w:rPr>
        <w:t xml:space="preserve">   (</w:t>
      </w:r>
      <w:proofErr w:type="gramEnd"/>
      <w:r w:rsidRPr="00065B98">
        <w:rPr>
          <w:rFonts w:ascii="Courier New" w:eastAsia="Times New Roman" w:hAnsi="Courier New" w:cs="Courier New"/>
          <w:color w:val="000000"/>
          <w:kern w:val="0"/>
          <w:sz w:val="20"/>
          <w:szCs w:val="20"/>
          <w:bdr w:val="none" w:sz="0" w:space="0" w:color="auto" w:frame="1"/>
          <w14:ligatures w14:val="none"/>
        </w:rPr>
        <w:t xml:space="preserve">E / Es / EP / EPs / ET / EC </w:t>
      </w:r>
      <w:proofErr w:type="gramStart"/>
      <w:r w:rsidRPr="00065B98">
        <w:rPr>
          <w:rFonts w:ascii="Courier New" w:eastAsia="Times New Roman" w:hAnsi="Courier New" w:cs="Courier New"/>
          <w:color w:val="000000"/>
          <w:kern w:val="0"/>
          <w:sz w:val="20"/>
          <w:szCs w:val="20"/>
          <w:bdr w:val="none" w:sz="0" w:space="0" w:color="auto" w:frame="1"/>
          <w14:ligatures w14:val="none"/>
        </w:rPr>
        <w:t xml:space="preserve">categories)   </w:t>
      </w:r>
      <w:proofErr w:type="gramEnd"/>
      <w:r w:rsidRPr="00065B98">
        <w:rPr>
          <w:rFonts w:ascii="Courier New" w:eastAsia="Times New Roman" w:hAnsi="Courier New" w:cs="Courier New"/>
          <w:color w:val="000000"/>
          <w:kern w:val="0"/>
          <w:sz w:val="20"/>
          <w:szCs w:val="20"/>
          <w:bdr w:val="none" w:sz="0" w:space="0" w:color="auto" w:frame="1"/>
          <w14:ligatures w14:val="none"/>
        </w:rPr>
        <w:t xml:space="preserve">       │</w:t>
      </w:r>
    </w:p>
    <w:p w14:paraId="60A4C591"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r w:rsidRPr="00065B98">
        <w:rPr>
          <w:rFonts w:ascii="Courier New" w:eastAsia="Times New Roman" w:hAnsi="Courier New" w:cs="Courier New"/>
          <w:color w:val="000000"/>
          <w:kern w:val="0"/>
          <w:sz w:val="20"/>
          <w:szCs w:val="20"/>
          <w:bdr w:val="none" w:sz="0" w:space="0" w:color="auto" w:frame="1"/>
          <w14:ligatures w14:val="none"/>
        </w:rPr>
        <w:t>│                                     │                           │</w:t>
      </w:r>
    </w:p>
    <w:p w14:paraId="2C3C4297"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proofErr w:type="gramStart"/>
      <w:r w:rsidRPr="00065B98">
        <w:rPr>
          <w:rFonts w:ascii="Courier New" w:eastAsia="Times New Roman" w:hAnsi="Courier New" w:cs="Courier New"/>
          <w:color w:val="000000"/>
          <w:kern w:val="0"/>
          <w:sz w:val="20"/>
          <w:szCs w:val="20"/>
          <w:bdr w:val="none" w:sz="0" w:space="0" w:color="auto" w:frame="1"/>
          <w14:ligatures w14:val="none"/>
        </w:rPr>
        <w:t>│  BACK</w:t>
      </w:r>
      <w:proofErr w:type="gramEnd"/>
      <w:r w:rsidRPr="00065B98">
        <w:rPr>
          <w:rFonts w:ascii="Courier New" w:eastAsia="Times New Roman" w:hAnsi="Courier New" w:cs="Courier New"/>
          <w:color w:val="000000"/>
          <w:kern w:val="0"/>
          <w:sz w:val="20"/>
          <w:szCs w:val="20"/>
          <w:bdr w:val="none" w:sz="0" w:space="0" w:color="auto" w:frame="1"/>
          <w14:ligatures w14:val="none"/>
        </w:rPr>
        <w:t>-END</w:t>
      </w:r>
      <w:proofErr w:type="gramStart"/>
      <w:r w:rsidRPr="00065B98">
        <w:rPr>
          <w:rFonts w:ascii="Courier New" w:eastAsia="Times New Roman" w:hAnsi="Courier New" w:cs="Courier New"/>
          <w:color w:val="000000"/>
          <w:kern w:val="0"/>
          <w:sz w:val="20"/>
          <w:szCs w:val="20"/>
          <w:bdr w:val="none" w:sz="0" w:space="0" w:color="auto" w:frame="1"/>
          <w14:ligatures w14:val="none"/>
        </w:rPr>
        <w:t>:  NOC</w:t>
      </w:r>
      <w:proofErr w:type="gramEnd"/>
      <w:r w:rsidRPr="00065B98">
        <w:rPr>
          <w:rFonts w:ascii="Courier New" w:eastAsia="Times New Roman" w:hAnsi="Courier New" w:cs="Courier New"/>
          <w:color w:val="000000"/>
          <w:kern w:val="0"/>
          <w:sz w:val="20"/>
          <w:szCs w:val="20"/>
          <w:bdr w:val="none" w:sz="0" w:space="0" w:color="auto" w:frame="1"/>
          <w14:ligatures w14:val="none"/>
        </w:rPr>
        <w:t>/IF reviews queue ───┘                          │</w:t>
      </w:r>
    </w:p>
    <w:p w14:paraId="1ED36F74"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r w:rsidRPr="00065B98">
        <w:rPr>
          <w:rFonts w:ascii="Courier New" w:eastAsia="Times New Roman" w:hAnsi="Courier New" w:cs="Courier New"/>
          <w:color w:val="000000"/>
          <w:kern w:val="0"/>
          <w:sz w:val="20"/>
          <w:szCs w:val="20"/>
          <w:bdr w:val="none" w:sz="0" w:space="0" w:color="auto" w:frame="1"/>
          <w14:ligatures w14:val="none"/>
        </w:rPr>
        <w:t>│             approves / returns / rejects each application       │</w:t>
      </w:r>
    </w:p>
    <w:p w14:paraId="30676B64"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r w:rsidRPr="00065B98">
        <w:rPr>
          <w:rFonts w:ascii="Courier New" w:eastAsia="Times New Roman" w:hAnsi="Courier New" w:cs="Courier New"/>
          <w:color w:val="000000"/>
          <w:kern w:val="0"/>
          <w:sz w:val="20"/>
          <w:szCs w:val="20"/>
          <w:bdr w:val="none" w:sz="0" w:space="0" w:color="auto" w:frame="1"/>
          <w14:ligatures w14:val="none"/>
        </w:rPr>
        <w:t>│                                                                 │</w:t>
      </w:r>
    </w:p>
    <w:p w14:paraId="0A8FA24A"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proofErr w:type="gramStart"/>
      <w:r w:rsidRPr="00065B98">
        <w:rPr>
          <w:rFonts w:ascii="Courier New" w:eastAsia="Times New Roman" w:hAnsi="Courier New" w:cs="Courier New"/>
          <w:color w:val="000000"/>
          <w:kern w:val="0"/>
          <w:sz w:val="20"/>
          <w:szCs w:val="20"/>
          <w:bdr w:val="none" w:sz="0" w:space="0" w:color="auto" w:frame="1"/>
          <w14:ligatures w14:val="none"/>
        </w:rPr>
        <w:t>│  Primary</w:t>
      </w:r>
      <w:proofErr w:type="gramEnd"/>
      <w:r w:rsidRPr="00065B98">
        <w:rPr>
          <w:rFonts w:ascii="Courier New" w:eastAsia="Times New Roman" w:hAnsi="Courier New" w:cs="Courier New"/>
          <w:color w:val="000000"/>
          <w:kern w:val="0"/>
          <w:sz w:val="20"/>
          <w:szCs w:val="20"/>
          <w:bdr w:val="none" w:sz="0" w:space="0" w:color="auto" w:frame="1"/>
          <w14:ligatures w14:val="none"/>
        </w:rPr>
        <w:t xml:space="preserve"> owner: NOC/IF                                         │</w:t>
      </w:r>
    </w:p>
    <w:p w14:paraId="4351A4E2"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proofErr w:type="gramStart"/>
      <w:r w:rsidRPr="00065B98">
        <w:rPr>
          <w:rFonts w:ascii="Courier New" w:eastAsia="Times New Roman" w:hAnsi="Courier New" w:cs="Courier New"/>
          <w:color w:val="000000"/>
          <w:kern w:val="0"/>
          <w:sz w:val="20"/>
          <w:szCs w:val="20"/>
          <w:bdr w:val="none" w:sz="0" w:space="0" w:color="auto" w:frame="1"/>
          <w14:ligatures w14:val="none"/>
        </w:rPr>
        <w:t>│  OCOG</w:t>
      </w:r>
      <w:proofErr w:type="gramEnd"/>
      <w:r w:rsidRPr="00065B98">
        <w:rPr>
          <w:rFonts w:ascii="Courier New" w:eastAsia="Times New Roman" w:hAnsi="Courier New" w:cs="Courier New"/>
          <w:color w:val="000000"/>
          <w:kern w:val="0"/>
          <w:sz w:val="20"/>
          <w:szCs w:val="20"/>
          <w:bdr w:val="none" w:sz="0" w:space="0" w:color="auto" w:frame="1"/>
          <w14:ligatures w14:val="none"/>
        </w:rPr>
        <w:t>: read-only visibility     IOC: read-only visibility      │</w:t>
      </w:r>
    </w:p>
    <w:p w14:paraId="2E2F4E31"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proofErr w:type="gramStart"/>
      <w:r w:rsidRPr="00065B98">
        <w:rPr>
          <w:rFonts w:ascii="Courier New" w:eastAsia="Times New Roman" w:hAnsi="Courier New" w:cs="Courier New"/>
          <w:color w:val="000000"/>
          <w:kern w:val="0"/>
          <w:sz w:val="20"/>
          <w:szCs w:val="20"/>
          <w:bdr w:val="none" w:sz="0" w:space="0" w:color="auto" w:frame="1"/>
          <w14:ligatures w14:val="none"/>
        </w:rPr>
        <w:t>│  Output</w:t>
      </w:r>
      <w:proofErr w:type="gramEnd"/>
      <w:r w:rsidRPr="00065B98">
        <w:rPr>
          <w:rFonts w:ascii="Courier New" w:eastAsia="Times New Roman" w:hAnsi="Courier New" w:cs="Courier New"/>
          <w:color w:val="000000"/>
          <w:kern w:val="0"/>
          <w:sz w:val="20"/>
          <w:szCs w:val="20"/>
          <w:bdr w:val="none" w:sz="0" w:space="0" w:color="auto" w:frame="1"/>
          <w14:ligatures w14:val="none"/>
        </w:rPr>
        <w:t>: approved org list per NOC, tagged by E-category       │</w:t>
      </w:r>
    </w:p>
    <w:p w14:paraId="67D76A57"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r w:rsidRPr="00065B98">
        <w:rPr>
          <w:rFonts w:ascii="Courier New" w:eastAsia="Times New Roman" w:hAnsi="Courier New" w:cs="Courier New"/>
          <w:color w:val="000000"/>
          <w:kern w:val="0"/>
          <w:sz w:val="20"/>
          <w:szCs w:val="20"/>
          <w:bdr w:val="none" w:sz="0" w:space="0" w:color="auto" w:frame="1"/>
          <w14:ligatures w14:val="none"/>
        </w:rPr>
        <w:t>└─────────────────────────────────────────────────────────────────┘</w:t>
      </w:r>
    </w:p>
    <w:p w14:paraId="4E1782D1"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r w:rsidRPr="00065B98">
        <w:rPr>
          <w:rFonts w:ascii="Courier New" w:eastAsia="Times New Roman" w:hAnsi="Courier New" w:cs="Courier New"/>
          <w:color w:val="000000"/>
          <w:kern w:val="0"/>
          <w:sz w:val="20"/>
          <w:szCs w:val="20"/>
          <w:bdr w:val="none" w:sz="0" w:space="0" w:color="auto" w:frame="1"/>
          <w14:ligatures w14:val="none"/>
        </w:rPr>
        <w:t xml:space="preserve">                              │</w:t>
      </w:r>
    </w:p>
    <w:p w14:paraId="77026563"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r w:rsidRPr="00065B98">
        <w:rPr>
          <w:rFonts w:ascii="Courier New" w:eastAsia="Times New Roman" w:hAnsi="Courier New" w:cs="Courier New"/>
          <w:color w:val="000000"/>
          <w:kern w:val="0"/>
          <w:sz w:val="20"/>
          <w:szCs w:val="20"/>
          <w:bdr w:val="none" w:sz="0" w:space="0" w:color="auto" w:frame="1"/>
          <w14:ligatures w14:val="none"/>
        </w:rPr>
        <w:t xml:space="preserve">                              ▼ approved org list feeds into</w:t>
      </w:r>
    </w:p>
    <w:p w14:paraId="31F88286"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r w:rsidRPr="00065B98">
        <w:rPr>
          <w:rFonts w:ascii="Courier New" w:eastAsia="Times New Roman" w:hAnsi="Courier New" w:cs="Courier New"/>
          <w:color w:val="000000"/>
          <w:kern w:val="0"/>
          <w:sz w:val="20"/>
          <w:szCs w:val="20"/>
          <w:bdr w:val="none" w:sz="0" w:space="0" w:color="auto" w:frame="1"/>
          <w14:ligatures w14:val="none"/>
        </w:rPr>
        <w:t>┌─────────────────────────────────────────────────────────────────┐</w:t>
      </w:r>
    </w:p>
    <w:p w14:paraId="25B41663"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proofErr w:type="gramStart"/>
      <w:r w:rsidRPr="00065B98">
        <w:rPr>
          <w:rFonts w:ascii="Courier New" w:eastAsia="Times New Roman" w:hAnsi="Courier New" w:cs="Courier New"/>
          <w:color w:val="000000"/>
          <w:kern w:val="0"/>
          <w:sz w:val="20"/>
          <w:szCs w:val="20"/>
          <w:bdr w:val="none" w:sz="0" w:space="0" w:color="auto" w:frame="1"/>
          <w14:ligatures w14:val="none"/>
        </w:rPr>
        <w:t>│  PROCESS</w:t>
      </w:r>
      <w:proofErr w:type="gramEnd"/>
      <w:r w:rsidRPr="00065B98">
        <w:rPr>
          <w:rFonts w:ascii="Courier New" w:eastAsia="Times New Roman" w:hAnsi="Courier New" w:cs="Courier New"/>
          <w:color w:val="000000"/>
          <w:kern w:val="0"/>
          <w:sz w:val="20"/>
          <w:szCs w:val="20"/>
          <w:bdr w:val="none" w:sz="0" w:space="0" w:color="auto" w:frame="1"/>
          <w14:ligatures w14:val="none"/>
        </w:rPr>
        <w:t xml:space="preserve"> 2: Press by Number (</w:t>
      </w:r>
      <w:proofErr w:type="spellStart"/>
      <w:proofErr w:type="gramStart"/>
      <w:r w:rsidRPr="00065B98">
        <w:rPr>
          <w:rFonts w:ascii="Courier New" w:eastAsia="Times New Roman" w:hAnsi="Courier New" w:cs="Courier New"/>
          <w:color w:val="000000"/>
          <w:kern w:val="0"/>
          <w:sz w:val="20"/>
          <w:szCs w:val="20"/>
          <w:bdr w:val="none" w:sz="0" w:space="0" w:color="auto" w:frame="1"/>
          <w14:ligatures w14:val="none"/>
        </w:rPr>
        <w:t>PbN</w:t>
      </w:r>
      <w:proofErr w:type="spellEnd"/>
      <w:r w:rsidRPr="00065B98">
        <w:rPr>
          <w:rFonts w:ascii="Courier New" w:eastAsia="Times New Roman" w:hAnsi="Courier New" w:cs="Courier New"/>
          <w:color w:val="000000"/>
          <w:kern w:val="0"/>
          <w:sz w:val="20"/>
          <w:szCs w:val="20"/>
          <w:bdr w:val="none" w:sz="0" w:space="0" w:color="auto" w:frame="1"/>
          <w14:ligatures w14:val="none"/>
        </w:rPr>
        <w:t xml:space="preserve">)   </w:t>
      </w:r>
      <w:proofErr w:type="gramEnd"/>
      <w:r w:rsidRPr="00065B98">
        <w:rPr>
          <w:rFonts w:ascii="Courier New" w:eastAsia="Times New Roman" w:hAnsi="Courier New" w:cs="Courier New"/>
          <w:color w:val="000000"/>
          <w:kern w:val="0"/>
          <w:sz w:val="20"/>
          <w:szCs w:val="20"/>
          <w:bdr w:val="none" w:sz="0" w:space="0" w:color="auto" w:frame="1"/>
          <w14:ligatures w14:val="none"/>
        </w:rPr>
        <w:t xml:space="preserve">                           │</w:t>
      </w:r>
    </w:p>
    <w:p w14:paraId="08CBA74A"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proofErr w:type="gramStart"/>
      <w:r w:rsidRPr="00065B98">
        <w:rPr>
          <w:rFonts w:ascii="Courier New" w:eastAsia="Times New Roman" w:hAnsi="Courier New" w:cs="Courier New"/>
          <w:color w:val="000000"/>
          <w:kern w:val="0"/>
          <w:sz w:val="20"/>
          <w:szCs w:val="20"/>
          <w:bdr w:val="none" w:sz="0" w:space="0" w:color="auto" w:frame="1"/>
          <w14:ligatures w14:val="none"/>
        </w:rPr>
        <w:t>│  Oct</w:t>
      </w:r>
      <w:proofErr w:type="gramEnd"/>
      <w:r w:rsidRPr="00065B98">
        <w:rPr>
          <w:rFonts w:ascii="Courier New" w:eastAsia="Times New Roman" w:hAnsi="Courier New" w:cs="Courier New"/>
          <w:color w:val="000000"/>
          <w:kern w:val="0"/>
          <w:sz w:val="20"/>
          <w:szCs w:val="20"/>
          <w:bdr w:val="none" w:sz="0" w:space="0" w:color="auto" w:frame="1"/>
          <w14:ligatures w14:val="none"/>
        </w:rPr>
        <w:t xml:space="preserve"> – Dec 2026                                                 │</w:t>
      </w:r>
    </w:p>
    <w:p w14:paraId="07DD74C3"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r w:rsidRPr="00065B98">
        <w:rPr>
          <w:rFonts w:ascii="Courier New" w:eastAsia="Times New Roman" w:hAnsi="Courier New" w:cs="Courier New"/>
          <w:color w:val="000000"/>
          <w:kern w:val="0"/>
          <w:sz w:val="20"/>
          <w:szCs w:val="20"/>
          <w:bdr w:val="none" w:sz="0" w:space="0" w:color="auto" w:frame="1"/>
          <w14:ligatures w14:val="none"/>
        </w:rPr>
        <w:t>│                                                                 │</w:t>
      </w:r>
    </w:p>
    <w:p w14:paraId="55D51D21"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proofErr w:type="gramStart"/>
      <w:r w:rsidRPr="00065B98">
        <w:rPr>
          <w:rFonts w:ascii="Courier New" w:eastAsia="Times New Roman" w:hAnsi="Courier New" w:cs="Courier New"/>
          <w:color w:val="000000"/>
          <w:kern w:val="0"/>
          <w:sz w:val="20"/>
          <w:szCs w:val="20"/>
          <w:bdr w:val="none" w:sz="0" w:space="0" w:color="auto" w:frame="1"/>
          <w14:ligatures w14:val="none"/>
        </w:rPr>
        <w:t>│  NOC</w:t>
      </w:r>
      <w:proofErr w:type="gramEnd"/>
      <w:r w:rsidRPr="00065B98">
        <w:rPr>
          <w:rFonts w:ascii="Courier New" w:eastAsia="Times New Roman" w:hAnsi="Courier New" w:cs="Courier New"/>
          <w:color w:val="000000"/>
          <w:kern w:val="0"/>
          <w:sz w:val="20"/>
          <w:szCs w:val="20"/>
          <w:bdr w:val="none" w:sz="0" w:space="0" w:color="auto" w:frame="1"/>
          <w14:ligatures w14:val="none"/>
        </w:rPr>
        <w:t xml:space="preserve"> takes its EoI-approved org list and assigns quotas:       │</w:t>
      </w:r>
    </w:p>
    <w:p w14:paraId="6BCB4EFB"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proofErr w:type="gramStart"/>
      <w:r w:rsidRPr="00065B98">
        <w:rPr>
          <w:rFonts w:ascii="Courier New" w:eastAsia="Times New Roman" w:hAnsi="Courier New" w:cs="Courier New"/>
          <w:color w:val="000000"/>
          <w:kern w:val="0"/>
          <w:sz w:val="20"/>
          <w:szCs w:val="20"/>
          <w:bdr w:val="none" w:sz="0" w:space="0" w:color="auto" w:frame="1"/>
          <w14:ligatures w14:val="none"/>
        </w:rPr>
        <w:lastRenderedPageBreak/>
        <w:t>│  NOC</w:t>
      </w:r>
      <w:proofErr w:type="gramEnd"/>
      <w:r w:rsidRPr="00065B98">
        <w:rPr>
          <w:rFonts w:ascii="Courier New" w:eastAsia="Times New Roman" w:hAnsi="Courier New" w:cs="Courier New"/>
          <w:color w:val="000000"/>
          <w:kern w:val="0"/>
          <w:sz w:val="20"/>
          <w:szCs w:val="20"/>
          <w:bdr w:val="none" w:sz="0" w:space="0" w:color="auto" w:frame="1"/>
          <w14:ligatures w14:val="none"/>
        </w:rPr>
        <w:t xml:space="preserve"> ──allocates per-category slots──► OCOG ──approves──►     │</w:t>
      </w:r>
    </w:p>
    <w:p w14:paraId="71A1E4C6"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r w:rsidRPr="00065B98">
        <w:rPr>
          <w:rFonts w:ascii="Courier New" w:eastAsia="Times New Roman" w:hAnsi="Courier New" w:cs="Courier New"/>
          <w:color w:val="000000"/>
          <w:kern w:val="0"/>
          <w:sz w:val="20"/>
          <w:szCs w:val="20"/>
          <w:bdr w:val="none" w:sz="0" w:space="0" w:color="auto" w:frame="1"/>
          <w14:ligatures w14:val="none"/>
        </w:rPr>
        <w:t>│                                                                 │</w:t>
      </w:r>
    </w:p>
    <w:p w14:paraId="6AD267DA"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proofErr w:type="gramStart"/>
      <w:r w:rsidRPr="00065B98">
        <w:rPr>
          <w:rFonts w:ascii="Courier New" w:eastAsia="Times New Roman" w:hAnsi="Courier New" w:cs="Courier New"/>
          <w:color w:val="000000"/>
          <w:kern w:val="0"/>
          <w:sz w:val="20"/>
          <w:szCs w:val="20"/>
          <w:bdr w:val="none" w:sz="0" w:space="0" w:color="auto" w:frame="1"/>
          <w14:ligatures w14:val="none"/>
        </w:rPr>
        <w:t>│  Primary</w:t>
      </w:r>
      <w:proofErr w:type="gramEnd"/>
      <w:r w:rsidRPr="00065B98">
        <w:rPr>
          <w:rFonts w:ascii="Courier New" w:eastAsia="Times New Roman" w:hAnsi="Courier New" w:cs="Courier New"/>
          <w:color w:val="000000"/>
          <w:kern w:val="0"/>
          <w:sz w:val="20"/>
          <w:szCs w:val="20"/>
          <w:bdr w:val="none" w:sz="0" w:space="0" w:color="auto" w:frame="1"/>
          <w14:ligatures w14:val="none"/>
        </w:rPr>
        <w:t xml:space="preserve"> owner: OCOG (formal approval), NOC (</w:t>
      </w:r>
      <w:proofErr w:type="gramStart"/>
      <w:r w:rsidRPr="00065B98">
        <w:rPr>
          <w:rFonts w:ascii="Courier New" w:eastAsia="Times New Roman" w:hAnsi="Courier New" w:cs="Courier New"/>
          <w:color w:val="000000"/>
          <w:kern w:val="0"/>
          <w:sz w:val="20"/>
          <w:szCs w:val="20"/>
          <w:bdr w:val="none" w:sz="0" w:space="0" w:color="auto" w:frame="1"/>
          <w14:ligatures w14:val="none"/>
        </w:rPr>
        <w:t xml:space="preserve">allocation)   </w:t>
      </w:r>
      <w:proofErr w:type="gramEnd"/>
      <w:r w:rsidRPr="00065B98">
        <w:rPr>
          <w:rFonts w:ascii="Courier New" w:eastAsia="Times New Roman" w:hAnsi="Courier New" w:cs="Courier New"/>
          <w:color w:val="000000"/>
          <w:kern w:val="0"/>
          <w:sz w:val="20"/>
          <w:szCs w:val="20"/>
          <w:bdr w:val="none" w:sz="0" w:space="0" w:color="auto" w:frame="1"/>
          <w14:ligatures w14:val="none"/>
        </w:rPr>
        <w:t xml:space="preserve">    │</w:t>
      </w:r>
    </w:p>
    <w:p w14:paraId="24E71400"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proofErr w:type="gramStart"/>
      <w:r w:rsidRPr="00065B98">
        <w:rPr>
          <w:rFonts w:ascii="Courier New" w:eastAsia="Times New Roman" w:hAnsi="Courier New" w:cs="Courier New"/>
          <w:color w:val="000000"/>
          <w:kern w:val="0"/>
          <w:sz w:val="20"/>
          <w:szCs w:val="20"/>
          <w:bdr w:val="none" w:sz="0" w:space="0" w:color="auto" w:frame="1"/>
          <w14:ligatures w14:val="none"/>
        </w:rPr>
        <w:t>│  IOC</w:t>
      </w:r>
      <w:proofErr w:type="gramEnd"/>
      <w:r w:rsidRPr="00065B98">
        <w:rPr>
          <w:rFonts w:ascii="Courier New" w:eastAsia="Times New Roman" w:hAnsi="Courier New" w:cs="Courier New"/>
          <w:color w:val="000000"/>
          <w:kern w:val="0"/>
          <w:sz w:val="20"/>
          <w:szCs w:val="20"/>
          <w:bdr w:val="none" w:sz="0" w:space="0" w:color="auto" w:frame="1"/>
          <w14:ligatures w14:val="none"/>
        </w:rPr>
        <w:t>: read-only visibility                                      │</w:t>
      </w:r>
    </w:p>
    <w:p w14:paraId="4FF71CF0"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proofErr w:type="gramStart"/>
      <w:r w:rsidRPr="00065B98">
        <w:rPr>
          <w:rFonts w:ascii="Courier New" w:eastAsia="Times New Roman" w:hAnsi="Courier New" w:cs="Courier New"/>
          <w:color w:val="000000"/>
          <w:kern w:val="0"/>
          <w:sz w:val="20"/>
          <w:szCs w:val="20"/>
          <w:bdr w:val="none" w:sz="0" w:space="0" w:color="auto" w:frame="1"/>
          <w14:ligatures w14:val="none"/>
        </w:rPr>
        <w:t>│  Output</w:t>
      </w:r>
      <w:proofErr w:type="gramEnd"/>
      <w:r w:rsidRPr="00065B98">
        <w:rPr>
          <w:rFonts w:ascii="Courier New" w:eastAsia="Times New Roman" w:hAnsi="Courier New" w:cs="Courier New"/>
          <w:color w:val="000000"/>
          <w:kern w:val="0"/>
          <w:sz w:val="20"/>
          <w:szCs w:val="20"/>
          <w:bdr w:val="none" w:sz="0" w:space="0" w:color="auto" w:frame="1"/>
          <w14:ligatures w14:val="none"/>
        </w:rPr>
        <w:t>: org × per-category slots → ACR                        │</w:t>
      </w:r>
    </w:p>
    <w:p w14:paraId="561E1454"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r w:rsidRPr="00065B98">
        <w:rPr>
          <w:rFonts w:ascii="Courier New" w:eastAsia="Times New Roman" w:hAnsi="Courier New" w:cs="Courier New"/>
          <w:color w:val="000000"/>
          <w:kern w:val="0"/>
          <w:sz w:val="20"/>
          <w:szCs w:val="20"/>
          <w:bdr w:val="none" w:sz="0" w:space="0" w:color="auto" w:frame="1"/>
          <w14:ligatures w14:val="none"/>
        </w:rPr>
        <w:t>│                                                                 │</w:t>
      </w:r>
    </w:p>
    <w:p w14:paraId="5AFEBEFE"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proofErr w:type="gramStart"/>
      <w:r w:rsidRPr="00065B98">
        <w:rPr>
          <w:rFonts w:ascii="Courier New" w:eastAsia="Times New Roman" w:hAnsi="Courier New" w:cs="Courier New"/>
          <w:color w:val="000000"/>
          <w:kern w:val="0"/>
          <w:sz w:val="20"/>
          <w:szCs w:val="20"/>
          <w:bdr w:val="none" w:sz="0" w:space="0" w:color="auto" w:frame="1"/>
          <w14:ligatures w14:val="none"/>
        </w:rPr>
        <w:t>│  NOC</w:t>
      </w:r>
      <w:proofErr w:type="gramEnd"/>
      <w:r w:rsidRPr="00065B98">
        <w:rPr>
          <w:rFonts w:ascii="Courier New" w:eastAsia="Times New Roman" w:hAnsi="Courier New" w:cs="Courier New"/>
          <w:color w:val="000000"/>
          <w:kern w:val="0"/>
          <w:sz w:val="20"/>
          <w:szCs w:val="20"/>
          <w:bdr w:val="none" w:sz="0" w:space="0" w:color="auto" w:frame="1"/>
          <w14:ligatures w14:val="none"/>
        </w:rPr>
        <w:t xml:space="preserve"> is notified when OCOG approves their allocation           │</w:t>
      </w:r>
    </w:p>
    <w:p w14:paraId="79F2065D"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proofErr w:type="gramStart"/>
      <w:r w:rsidRPr="00065B98">
        <w:rPr>
          <w:rFonts w:ascii="Courier New" w:eastAsia="Times New Roman" w:hAnsi="Courier New" w:cs="Courier New"/>
          <w:color w:val="000000"/>
          <w:kern w:val="0"/>
          <w:sz w:val="20"/>
          <w:szCs w:val="20"/>
          <w:bdr w:val="none" w:sz="0" w:space="0" w:color="auto" w:frame="1"/>
          <w14:ligatures w14:val="none"/>
        </w:rPr>
        <w:t>│  NOC</w:t>
      </w:r>
      <w:proofErr w:type="gramEnd"/>
      <w:r w:rsidRPr="00065B98">
        <w:rPr>
          <w:rFonts w:ascii="Courier New" w:eastAsia="Times New Roman" w:hAnsi="Courier New" w:cs="Courier New"/>
          <w:color w:val="000000"/>
          <w:kern w:val="0"/>
          <w:sz w:val="20"/>
          <w:szCs w:val="20"/>
          <w:bdr w:val="none" w:sz="0" w:space="0" w:color="auto" w:frame="1"/>
          <w14:ligatures w14:val="none"/>
        </w:rPr>
        <w:t xml:space="preserve"> is notified again when data flows to ACR                  │</w:t>
      </w:r>
    </w:p>
    <w:p w14:paraId="54EB13CC"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r w:rsidRPr="00065B98">
        <w:rPr>
          <w:rFonts w:ascii="Courier New" w:eastAsia="Times New Roman" w:hAnsi="Courier New" w:cs="Courier New"/>
          <w:color w:val="000000"/>
          <w:kern w:val="0"/>
          <w:sz w:val="20"/>
          <w:szCs w:val="20"/>
          <w:bdr w:val="none" w:sz="0" w:space="0" w:color="auto" w:frame="1"/>
          <w14:ligatures w14:val="none"/>
        </w:rPr>
        <w:t>└─────────────────────────────────────────────────────────────────┘</w:t>
      </w:r>
    </w:p>
    <w:p w14:paraId="5963563E"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p>
    <w:p w14:paraId="52F08042"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r w:rsidRPr="00065B98">
        <w:rPr>
          <w:rFonts w:ascii="Courier New" w:eastAsia="Times New Roman" w:hAnsi="Courier New" w:cs="Courier New"/>
          <w:color w:val="000000"/>
          <w:kern w:val="0"/>
          <w:sz w:val="20"/>
          <w:szCs w:val="20"/>
          <w:bdr w:val="none" w:sz="0" w:space="0" w:color="auto" w:frame="1"/>
          <w14:ligatures w14:val="none"/>
        </w:rPr>
        <w:t>┌─────────────────────────────────────────────────────────────────┐</w:t>
      </w:r>
    </w:p>
    <w:p w14:paraId="6F7547DA"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proofErr w:type="gramStart"/>
      <w:r w:rsidRPr="00065B98">
        <w:rPr>
          <w:rFonts w:ascii="Courier New" w:eastAsia="Times New Roman" w:hAnsi="Courier New" w:cs="Courier New"/>
          <w:color w:val="000000"/>
          <w:kern w:val="0"/>
          <w:sz w:val="20"/>
          <w:szCs w:val="20"/>
          <w:bdr w:val="none" w:sz="0" w:space="0" w:color="auto" w:frame="1"/>
          <w14:ligatures w14:val="none"/>
        </w:rPr>
        <w:t>│  SEPARATE</w:t>
      </w:r>
      <w:proofErr w:type="gramEnd"/>
      <w:r w:rsidRPr="00065B98">
        <w:rPr>
          <w:rFonts w:ascii="Courier New" w:eastAsia="Times New Roman" w:hAnsi="Courier New" w:cs="Courier New"/>
          <w:color w:val="000000"/>
          <w:kern w:val="0"/>
          <w:sz w:val="20"/>
          <w:szCs w:val="20"/>
          <w:bdr w:val="none" w:sz="0" w:space="0" w:color="auto" w:frame="1"/>
          <w14:ligatures w14:val="none"/>
        </w:rPr>
        <w:t xml:space="preserve"> TRACK: ENR (Extended Non-Rights </w:t>
      </w:r>
      <w:proofErr w:type="gramStart"/>
      <w:r w:rsidRPr="00065B98">
        <w:rPr>
          <w:rFonts w:ascii="Courier New" w:eastAsia="Times New Roman" w:hAnsi="Courier New" w:cs="Courier New"/>
          <w:color w:val="000000"/>
          <w:kern w:val="0"/>
          <w:sz w:val="20"/>
          <w:szCs w:val="20"/>
          <w:bdr w:val="none" w:sz="0" w:space="0" w:color="auto" w:frame="1"/>
          <w14:ligatures w14:val="none"/>
        </w:rPr>
        <w:t xml:space="preserve">Broadcasters)   </w:t>
      </w:r>
      <w:proofErr w:type="gramEnd"/>
      <w:r w:rsidRPr="00065B98">
        <w:rPr>
          <w:rFonts w:ascii="Courier New" w:eastAsia="Times New Roman" w:hAnsi="Courier New" w:cs="Courier New"/>
          <w:color w:val="000000"/>
          <w:kern w:val="0"/>
          <w:sz w:val="20"/>
          <w:szCs w:val="20"/>
          <w:bdr w:val="none" w:sz="0" w:space="0" w:color="auto" w:frame="1"/>
          <w14:ligatures w14:val="none"/>
        </w:rPr>
        <w:t xml:space="preserve">     │</w:t>
      </w:r>
    </w:p>
    <w:p w14:paraId="01527B46"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proofErr w:type="gramStart"/>
      <w:r w:rsidRPr="00065B98">
        <w:rPr>
          <w:rFonts w:ascii="Courier New" w:eastAsia="Times New Roman" w:hAnsi="Courier New" w:cs="Courier New"/>
          <w:color w:val="000000"/>
          <w:kern w:val="0"/>
          <w:sz w:val="20"/>
          <w:szCs w:val="20"/>
          <w:bdr w:val="none" w:sz="0" w:space="0" w:color="auto" w:frame="1"/>
          <w14:ligatures w14:val="none"/>
        </w:rPr>
        <w:t>│  Parallel</w:t>
      </w:r>
      <w:proofErr w:type="gramEnd"/>
      <w:r w:rsidRPr="00065B98">
        <w:rPr>
          <w:rFonts w:ascii="Courier New" w:eastAsia="Times New Roman" w:hAnsi="Courier New" w:cs="Courier New"/>
          <w:color w:val="000000"/>
          <w:kern w:val="0"/>
          <w:sz w:val="20"/>
          <w:szCs w:val="20"/>
          <w:bdr w:val="none" w:sz="0" w:space="0" w:color="auto" w:frame="1"/>
          <w14:ligatures w14:val="none"/>
        </w:rPr>
        <w:t xml:space="preserve"> to EoI/</w:t>
      </w:r>
      <w:proofErr w:type="spellStart"/>
      <w:r w:rsidRPr="00065B98">
        <w:rPr>
          <w:rFonts w:ascii="Courier New" w:eastAsia="Times New Roman" w:hAnsi="Courier New" w:cs="Courier New"/>
          <w:color w:val="000000"/>
          <w:kern w:val="0"/>
          <w:sz w:val="20"/>
          <w:szCs w:val="20"/>
          <w:bdr w:val="none" w:sz="0" w:space="0" w:color="auto" w:frame="1"/>
          <w14:ligatures w14:val="none"/>
        </w:rPr>
        <w:t>PbN</w:t>
      </w:r>
      <w:proofErr w:type="spellEnd"/>
      <w:r w:rsidRPr="00065B98">
        <w:rPr>
          <w:rFonts w:ascii="Courier New" w:eastAsia="Times New Roman" w:hAnsi="Courier New" w:cs="Courier New"/>
          <w:color w:val="000000"/>
          <w:kern w:val="0"/>
          <w:sz w:val="20"/>
          <w:szCs w:val="20"/>
          <w:bdr w:val="none" w:sz="0" w:space="0" w:color="auto" w:frame="1"/>
          <w14:ligatures w14:val="none"/>
        </w:rPr>
        <w:t xml:space="preserve"> window — </w:t>
      </w:r>
      <w:proofErr w:type="gramStart"/>
      <w:r w:rsidRPr="00065B98">
        <w:rPr>
          <w:rFonts w:ascii="Courier New" w:eastAsia="Times New Roman" w:hAnsi="Courier New" w:cs="Courier New"/>
          <w:color w:val="000000"/>
          <w:kern w:val="0"/>
          <w:sz w:val="20"/>
          <w:szCs w:val="20"/>
          <w:bdr w:val="none" w:sz="0" w:space="0" w:color="auto" w:frame="1"/>
          <w14:ligatures w14:val="none"/>
        </w:rPr>
        <w:t>completely separate</w:t>
      </w:r>
      <w:proofErr w:type="gramEnd"/>
      <w:r w:rsidRPr="00065B98">
        <w:rPr>
          <w:rFonts w:ascii="Courier New" w:eastAsia="Times New Roman" w:hAnsi="Courier New" w:cs="Courier New"/>
          <w:color w:val="000000"/>
          <w:kern w:val="0"/>
          <w:sz w:val="20"/>
          <w:szCs w:val="20"/>
          <w:bdr w:val="none" w:sz="0" w:space="0" w:color="auto" w:frame="1"/>
          <w14:ligatures w14:val="none"/>
        </w:rPr>
        <w:t xml:space="preserve"> screens      </w:t>
      </w:r>
      <w:commentRangeStart w:id="95"/>
      <w:r w:rsidRPr="00065B98">
        <w:rPr>
          <w:rFonts w:ascii="Courier New" w:eastAsia="Times New Roman" w:hAnsi="Courier New" w:cs="Courier New"/>
          <w:color w:val="000000"/>
          <w:kern w:val="0"/>
          <w:sz w:val="20"/>
          <w:szCs w:val="20"/>
          <w:bdr w:val="none" w:sz="0" w:space="0" w:color="auto" w:frame="1"/>
          <w14:ligatures w14:val="none"/>
        </w:rPr>
        <w:t>│</w:t>
      </w:r>
      <w:commentRangeEnd w:id="95"/>
      <w:r w:rsidR="00696AB7">
        <w:rPr>
          <w:rStyle w:val="CommentReference"/>
        </w:rPr>
        <w:commentReference w:id="95"/>
      </w:r>
    </w:p>
    <w:p w14:paraId="544FD052"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r w:rsidRPr="00065B98">
        <w:rPr>
          <w:rFonts w:ascii="Courier New" w:eastAsia="Times New Roman" w:hAnsi="Courier New" w:cs="Courier New"/>
          <w:color w:val="000000"/>
          <w:kern w:val="0"/>
          <w:sz w:val="20"/>
          <w:szCs w:val="20"/>
          <w:bdr w:val="none" w:sz="0" w:space="0" w:color="auto" w:frame="1"/>
          <w14:ligatures w14:val="none"/>
        </w:rPr>
        <w:t>│                                                                 │</w:t>
      </w:r>
    </w:p>
    <w:p w14:paraId="14F7B3DB"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proofErr w:type="gramStart"/>
      <w:r w:rsidRPr="00065B98">
        <w:rPr>
          <w:rFonts w:ascii="Courier New" w:eastAsia="Times New Roman" w:hAnsi="Courier New" w:cs="Courier New"/>
          <w:color w:val="000000"/>
          <w:kern w:val="0"/>
          <w:sz w:val="20"/>
          <w:szCs w:val="20"/>
          <w:bdr w:val="none" w:sz="0" w:space="0" w:color="auto" w:frame="1"/>
          <w14:ligatures w14:val="none"/>
        </w:rPr>
        <w:t>│  *</w:t>
      </w:r>
      <w:proofErr w:type="gramEnd"/>
      <w:r w:rsidRPr="00065B98">
        <w:rPr>
          <w:rFonts w:ascii="Courier New" w:eastAsia="Times New Roman" w:hAnsi="Courier New" w:cs="Courier New"/>
          <w:color w:val="000000"/>
          <w:kern w:val="0"/>
          <w:sz w:val="20"/>
          <w:szCs w:val="20"/>
          <w:bdr w:val="none" w:sz="0" w:space="0" w:color="auto" w:frame="1"/>
          <w14:ligatures w14:val="none"/>
        </w:rPr>
        <w:t>** NO SELF-NOMINATION. NOC nomination only. ***              │</w:t>
      </w:r>
    </w:p>
    <w:p w14:paraId="7DBBA43C"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proofErr w:type="gramStart"/>
      <w:r w:rsidRPr="00065B98">
        <w:rPr>
          <w:rFonts w:ascii="Courier New" w:eastAsia="Times New Roman" w:hAnsi="Courier New" w:cs="Courier New"/>
          <w:color w:val="000000"/>
          <w:kern w:val="0"/>
          <w:sz w:val="20"/>
          <w:szCs w:val="20"/>
          <w:bdr w:val="none" w:sz="0" w:space="0" w:color="auto" w:frame="1"/>
          <w14:ligatures w14:val="none"/>
        </w:rPr>
        <w:t>│  Media</w:t>
      </w:r>
      <w:proofErr w:type="gramEnd"/>
      <w:r w:rsidRPr="00065B98">
        <w:rPr>
          <w:rFonts w:ascii="Courier New" w:eastAsia="Times New Roman" w:hAnsi="Courier New" w:cs="Courier New"/>
          <w:color w:val="000000"/>
          <w:kern w:val="0"/>
          <w:sz w:val="20"/>
          <w:szCs w:val="20"/>
          <w:bdr w:val="none" w:sz="0" w:space="0" w:color="auto" w:frame="1"/>
          <w14:ligatures w14:val="none"/>
        </w:rPr>
        <w:t xml:space="preserve"> orgs do NOT apply for ENR. The NOC nominates them.      │</w:t>
      </w:r>
    </w:p>
    <w:p w14:paraId="22987D2C"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r w:rsidRPr="00065B98">
        <w:rPr>
          <w:rFonts w:ascii="Courier New" w:eastAsia="Times New Roman" w:hAnsi="Courier New" w:cs="Courier New"/>
          <w:color w:val="000000"/>
          <w:kern w:val="0"/>
          <w:sz w:val="20"/>
          <w:szCs w:val="20"/>
          <w:bdr w:val="none" w:sz="0" w:space="0" w:color="auto" w:frame="1"/>
          <w14:ligatures w14:val="none"/>
        </w:rPr>
        <w:t>│                                                                 │</w:t>
      </w:r>
    </w:p>
    <w:p w14:paraId="4F06BFB3"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proofErr w:type="gramStart"/>
      <w:r w:rsidRPr="00065B98">
        <w:rPr>
          <w:rFonts w:ascii="Courier New" w:eastAsia="Times New Roman" w:hAnsi="Courier New" w:cs="Courier New"/>
          <w:color w:val="000000"/>
          <w:kern w:val="0"/>
          <w:sz w:val="20"/>
          <w:szCs w:val="20"/>
          <w:bdr w:val="none" w:sz="0" w:space="0" w:color="auto" w:frame="1"/>
          <w14:ligatures w14:val="none"/>
        </w:rPr>
        <w:t>│  NOC</w:t>
      </w:r>
      <w:proofErr w:type="gramEnd"/>
      <w:r w:rsidRPr="00065B98">
        <w:rPr>
          <w:rFonts w:ascii="Courier New" w:eastAsia="Times New Roman" w:hAnsi="Courier New" w:cs="Courier New"/>
          <w:color w:val="000000"/>
          <w:kern w:val="0"/>
          <w:sz w:val="20"/>
          <w:szCs w:val="20"/>
          <w:bdr w:val="none" w:sz="0" w:space="0" w:color="auto" w:frame="1"/>
          <w14:ligatures w14:val="none"/>
        </w:rPr>
        <w:t xml:space="preserve"> ──submits </w:t>
      </w:r>
      <w:proofErr w:type="spellStart"/>
      <w:r w:rsidRPr="00065B98">
        <w:rPr>
          <w:rFonts w:ascii="Courier New" w:eastAsia="Times New Roman" w:hAnsi="Courier New" w:cs="Courier New"/>
          <w:color w:val="000000"/>
          <w:kern w:val="0"/>
          <w:sz w:val="20"/>
          <w:szCs w:val="20"/>
          <w:bdr w:val="none" w:sz="0" w:space="0" w:color="auto" w:frame="1"/>
          <w14:ligatures w14:val="none"/>
        </w:rPr>
        <w:t>prioritised</w:t>
      </w:r>
      <w:proofErr w:type="spellEnd"/>
      <w:r w:rsidRPr="00065B98">
        <w:rPr>
          <w:rFonts w:ascii="Courier New" w:eastAsia="Times New Roman" w:hAnsi="Courier New" w:cs="Courier New"/>
          <w:color w:val="000000"/>
          <w:kern w:val="0"/>
          <w:sz w:val="20"/>
          <w:szCs w:val="20"/>
          <w:bdr w:val="none" w:sz="0" w:space="0" w:color="auto" w:frame="1"/>
          <w14:ligatures w14:val="none"/>
        </w:rPr>
        <w:t xml:space="preserve"> list──► IOC ──grants/denies──►      │</w:t>
      </w:r>
    </w:p>
    <w:p w14:paraId="50F51124"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r w:rsidRPr="00065B98">
        <w:rPr>
          <w:rFonts w:ascii="Courier New" w:eastAsia="Times New Roman" w:hAnsi="Courier New" w:cs="Courier New"/>
          <w:color w:val="000000"/>
          <w:kern w:val="0"/>
          <w:sz w:val="20"/>
          <w:szCs w:val="20"/>
          <w:bdr w:val="none" w:sz="0" w:space="0" w:color="auto" w:frame="1"/>
          <w14:ligatures w14:val="none"/>
        </w:rPr>
        <w:t>│                                                                 │</w:t>
      </w:r>
    </w:p>
    <w:p w14:paraId="649F671F"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proofErr w:type="gramStart"/>
      <w:r w:rsidRPr="00065B98">
        <w:rPr>
          <w:rFonts w:ascii="Courier New" w:eastAsia="Times New Roman" w:hAnsi="Courier New" w:cs="Courier New"/>
          <w:color w:val="000000"/>
          <w:kern w:val="0"/>
          <w:sz w:val="20"/>
          <w:szCs w:val="20"/>
          <w:bdr w:val="none" w:sz="0" w:space="0" w:color="auto" w:frame="1"/>
          <w14:ligatures w14:val="none"/>
        </w:rPr>
        <w:t>│  Primary</w:t>
      </w:r>
      <w:proofErr w:type="gramEnd"/>
      <w:r w:rsidRPr="00065B98">
        <w:rPr>
          <w:rFonts w:ascii="Courier New" w:eastAsia="Times New Roman" w:hAnsi="Courier New" w:cs="Courier New"/>
          <w:color w:val="000000"/>
          <w:kern w:val="0"/>
          <w:sz w:val="20"/>
          <w:szCs w:val="20"/>
          <w:bdr w:val="none" w:sz="0" w:space="0" w:color="auto" w:frame="1"/>
          <w14:ligatures w14:val="none"/>
        </w:rPr>
        <w:t xml:space="preserve"> owner: IOC (grants from holdback </w:t>
      </w:r>
      <w:proofErr w:type="gramStart"/>
      <w:r w:rsidRPr="00065B98">
        <w:rPr>
          <w:rFonts w:ascii="Courier New" w:eastAsia="Times New Roman" w:hAnsi="Courier New" w:cs="Courier New"/>
          <w:color w:val="000000"/>
          <w:kern w:val="0"/>
          <w:sz w:val="20"/>
          <w:szCs w:val="20"/>
          <w:bdr w:val="none" w:sz="0" w:space="0" w:color="auto" w:frame="1"/>
          <w14:ligatures w14:val="none"/>
        </w:rPr>
        <w:t xml:space="preserve">pool)   </w:t>
      </w:r>
      <w:proofErr w:type="gramEnd"/>
      <w:r w:rsidRPr="00065B98">
        <w:rPr>
          <w:rFonts w:ascii="Courier New" w:eastAsia="Times New Roman" w:hAnsi="Courier New" w:cs="Courier New"/>
          <w:color w:val="000000"/>
          <w:kern w:val="0"/>
          <w:sz w:val="20"/>
          <w:szCs w:val="20"/>
          <w:bdr w:val="none" w:sz="0" w:space="0" w:color="auto" w:frame="1"/>
          <w14:ligatures w14:val="none"/>
        </w:rPr>
        <w:t xml:space="preserve">            │</w:t>
      </w:r>
    </w:p>
    <w:p w14:paraId="5243F052"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proofErr w:type="gramStart"/>
      <w:r w:rsidRPr="00065B98">
        <w:rPr>
          <w:rFonts w:ascii="Courier New" w:eastAsia="Times New Roman" w:hAnsi="Courier New" w:cs="Courier New"/>
          <w:color w:val="000000"/>
          <w:kern w:val="0"/>
          <w:sz w:val="20"/>
          <w:szCs w:val="20"/>
          <w:bdr w:val="none" w:sz="0" w:space="0" w:color="auto" w:frame="1"/>
          <w14:ligatures w14:val="none"/>
        </w:rPr>
        <w:t>│  NOC</w:t>
      </w:r>
      <w:proofErr w:type="gramEnd"/>
      <w:r w:rsidRPr="00065B98">
        <w:rPr>
          <w:rFonts w:ascii="Courier New" w:eastAsia="Times New Roman" w:hAnsi="Courier New" w:cs="Courier New"/>
          <w:color w:val="000000"/>
          <w:kern w:val="0"/>
          <w:sz w:val="20"/>
          <w:szCs w:val="20"/>
          <w:bdr w:val="none" w:sz="0" w:space="0" w:color="auto" w:frame="1"/>
          <w14:ligatures w14:val="none"/>
        </w:rPr>
        <w:t>: submits and receives decisions                           │</w:t>
      </w:r>
    </w:p>
    <w:p w14:paraId="13674E63"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proofErr w:type="gramStart"/>
      <w:r w:rsidRPr="00065B98">
        <w:rPr>
          <w:rFonts w:ascii="Courier New" w:eastAsia="Times New Roman" w:hAnsi="Courier New" w:cs="Courier New"/>
          <w:color w:val="000000"/>
          <w:kern w:val="0"/>
          <w:sz w:val="20"/>
          <w:szCs w:val="20"/>
          <w:bdr w:val="none" w:sz="0" w:space="0" w:color="auto" w:frame="1"/>
          <w14:ligatures w14:val="none"/>
        </w:rPr>
        <w:t>│  OCOG</w:t>
      </w:r>
      <w:proofErr w:type="gramEnd"/>
      <w:r w:rsidRPr="00065B98">
        <w:rPr>
          <w:rFonts w:ascii="Courier New" w:eastAsia="Times New Roman" w:hAnsi="Courier New" w:cs="Courier New"/>
          <w:color w:val="000000"/>
          <w:kern w:val="0"/>
          <w:sz w:val="20"/>
          <w:szCs w:val="20"/>
          <w:bdr w:val="none" w:sz="0" w:space="0" w:color="auto" w:frame="1"/>
          <w14:ligatures w14:val="none"/>
        </w:rPr>
        <w:t>: read-only visibility                                    │</w:t>
      </w:r>
    </w:p>
    <w:p w14:paraId="7D36E236"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proofErr w:type="gramStart"/>
      <w:r w:rsidRPr="00065B98">
        <w:rPr>
          <w:rFonts w:ascii="Courier New" w:eastAsia="Times New Roman" w:hAnsi="Courier New" w:cs="Courier New"/>
          <w:color w:val="000000"/>
          <w:kern w:val="0"/>
          <w:sz w:val="20"/>
          <w:szCs w:val="20"/>
          <w:bdr w:val="none" w:sz="0" w:space="0" w:color="auto" w:frame="1"/>
          <w14:ligatures w14:val="none"/>
        </w:rPr>
        <w:t>│  Quota</w:t>
      </w:r>
      <w:proofErr w:type="gramEnd"/>
      <w:r w:rsidRPr="00065B98">
        <w:rPr>
          <w:rFonts w:ascii="Courier New" w:eastAsia="Times New Roman" w:hAnsi="Courier New" w:cs="Courier New"/>
          <w:color w:val="000000"/>
          <w:kern w:val="0"/>
          <w:sz w:val="20"/>
          <w:szCs w:val="20"/>
          <w:bdr w:val="none" w:sz="0" w:space="0" w:color="auto" w:frame="1"/>
          <w14:ligatures w14:val="none"/>
        </w:rPr>
        <w:t xml:space="preserve"> pool: </w:t>
      </w:r>
      <w:proofErr w:type="gramStart"/>
      <w:r w:rsidRPr="00065B98">
        <w:rPr>
          <w:rFonts w:ascii="Courier New" w:eastAsia="Times New Roman" w:hAnsi="Courier New" w:cs="Courier New"/>
          <w:color w:val="000000"/>
          <w:kern w:val="0"/>
          <w:sz w:val="20"/>
          <w:szCs w:val="20"/>
          <w:bdr w:val="none" w:sz="0" w:space="0" w:color="auto" w:frame="1"/>
          <w14:ligatures w14:val="none"/>
        </w:rPr>
        <w:t>completely separate</w:t>
      </w:r>
      <w:proofErr w:type="gramEnd"/>
      <w:r w:rsidRPr="00065B98">
        <w:rPr>
          <w:rFonts w:ascii="Courier New" w:eastAsia="Times New Roman" w:hAnsi="Courier New" w:cs="Courier New"/>
          <w:color w:val="000000"/>
          <w:kern w:val="0"/>
          <w:sz w:val="20"/>
          <w:szCs w:val="20"/>
          <w:bdr w:val="none" w:sz="0" w:space="0" w:color="auto" w:frame="1"/>
          <w14:ligatures w14:val="none"/>
        </w:rPr>
        <w:t xml:space="preserve"> from E-category totals        │</w:t>
      </w:r>
    </w:p>
    <w:p w14:paraId="3D911EF0"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proofErr w:type="gramStart"/>
      <w:r w:rsidRPr="00065B98">
        <w:rPr>
          <w:rFonts w:ascii="Courier New" w:eastAsia="Times New Roman" w:hAnsi="Courier New" w:cs="Courier New"/>
          <w:color w:val="000000"/>
          <w:kern w:val="0"/>
          <w:sz w:val="20"/>
          <w:szCs w:val="20"/>
          <w:bdr w:val="none" w:sz="0" w:space="0" w:color="auto" w:frame="1"/>
          <w14:ligatures w14:val="none"/>
        </w:rPr>
        <w:t>│  Output</w:t>
      </w:r>
      <w:proofErr w:type="gramEnd"/>
      <w:r w:rsidRPr="00065B98">
        <w:rPr>
          <w:rFonts w:ascii="Courier New" w:eastAsia="Times New Roman" w:hAnsi="Courier New" w:cs="Courier New"/>
          <w:color w:val="000000"/>
          <w:kern w:val="0"/>
          <w:sz w:val="20"/>
          <w:szCs w:val="20"/>
          <w:bdr w:val="none" w:sz="0" w:space="0" w:color="auto" w:frame="1"/>
          <w14:ligatures w14:val="none"/>
        </w:rPr>
        <w:t>: ENR slot allocations per NOC → ACR                   │</w:t>
      </w:r>
    </w:p>
    <w:p w14:paraId="035CB7A1"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r w:rsidRPr="00065B98">
        <w:rPr>
          <w:rFonts w:ascii="Courier New" w:eastAsia="Times New Roman" w:hAnsi="Courier New" w:cs="Courier New"/>
          <w:color w:val="000000"/>
          <w:kern w:val="0"/>
          <w:sz w:val="20"/>
          <w:szCs w:val="20"/>
          <w:bdr w:val="none" w:sz="0" w:space="0" w:color="auto" w:frame="1"/>
          <w14:ligatures w14:val="none"/>
        </w:rPr>
        <w:t>│                                                                 │</w:t>
      </w:r>
    </w:p>
    <w:p w14:paraId="16FD582F"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proofErr w:type="gramStart"/>
      <w:r w:rsidRPr="00065B98">
        <w:rPr>
          <w:rFonts w:ascii="Courier New" w:eastAsia="Times New Roman" w:hAnsi="Courier New" w:cs="Courier New"/>
          <w:color w:val="000000"/>
          <w:kern w:val="0"/>
          <w:sz w:val="20"/>
          <w:szCs w:val="20"/>
          <w:bdr w:val="none" w:sz="0" w:space="0" w:color="auto" w:frame="1"/>
          <w14:ligatures w14:val="none"/>
        </w:rPr>
        <w:t>│  IOC</w:t>
      </w:r>
      <w:proofErr w:type="gramEnd"/>
      <w:r w:rsidRPr="00065B98">
        <w:rPr>
          <w:rFonts w:ascii="Courier New" w:eastAsia="Times New Roman" w:hAnsi="Courier New" w:cs="Courier New"/>
          <w:color w:val="000000"/>
          <w:kern w:val="0"/>
          <w:sz w:val="20"/>
          <w:szCs w:val="20"/>
          <w:bdr w:val="none" w:sz="0" w:space="0" w:color="auto" w:frame="1"/>
          <w14:ligatures w14:val="none"/>
        </w:rPr>
        <w:t xml:space="preserve"> ENR review screen is SEPARATE from IOC EoI/</w:t>
      </w:r>
      <w:proofErr w:type="spellStart"/>
      <w:r w:rsidRPr="00065B98">
        <w:rPr>
          <w:rFonts w:ascii="Courier New" w:eastAsia="Times New Roman" w:hAnsi="Courier New" w:cs="Courier New"/>
          <w:color w:val="000000"/>
          <w:kern w:val="0"/>
          <w:sz w:val="20"/>
          <w:szCs w:val="20"/>
          <w:bdr w:val="none" w:sz="0" w:space="0" w:color="auto" w:frame="1"/>
          <w14:ligatures w14:val="none"/>
        </w:rPr>
        <w:t>PbN</w:t>
      </w:r>
      <w:proofErr w:type="spellEnd"/>
      <w:r w:rsidRPr="00065B98">
        <w:rPr>
          <w:rFonts w:ascii="Courier New" w:eastAsia="Times New Roman" w:hAnsi="Courier New" w:cs="Courier New"/>
          <w:color w:val="000000"/>
          <w:kern w:val="0"/>
          <w:sz w:val="20"/>
          <w:szCs w:val="20"/>
          <w:bdr w:val="none" w:sz="0" w:space="0" w:color="auto" w:frame="1"/>
          <w14:ligatures w14:val="none"/>
        </w:rPr>
        <w:t xml:space="preserve"> views.   │</w:t>
      </w:r>
    </w:p>
    <w:p w14:paraId="102CBB80"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proofErr w:type="gramStart"/>
      <w:r w:rsidRPr="00065B98">
        <w:rPr>
          <w:rFonts w:ascii="Courier New" w:eastAsia="Times New Roman" w:hAnsi="Courier New" w:cs="Courier New"/>
          <w:color w:val="000000"/>
          <w:kern w:val="0"/>
          <w:sz w:val="20"/>
          <w:szCs w:val="20"/>
          <w:bdr w:val="none" w:sz="0" w:space="0" w:color="auto" w:frame="1"/>
          <w14:ligatures w14:val="none"/>
        </w:rPr>
        <w:t>│  It</w:t>
      </w:r>
      <w:proofErr w:type="gramEnd"/>
      <w:r w:rsidRPr="00065B98">
        <w:rPr>
          <w:rFonts w:ascii="Courier New" w:eastAsia="Times New Roman" w:hAnsi="Courier New" w:cs="Courier New"/>
          <w:color w:val="000000"/>
          <w:kern w:val="0"/>
          <w:sz w:val="20"/>
          <w:szCs w:val="20"/>
          <w:bdr w:val="none" w:sz="0" w:space="0" w:color="auto" w:frame="1"/>
          <w14:ligatures w14:val="none"/>
        </w:rPr>
        <w:t xml:space="preserve"> mirrors the OCOG </w:t>
      </w:r>
      <w:proofErr w:type="spellStart"/>
      <w:r w:rsidRPr="00065B98">
        <w:rPr>
          <w:rFonts w:ascii="Courier New" w:eastAsia="Times New Roman" w:hAnsi="Courier New" w:cs="Courier New"/>
          <w:color w:val="000000"/>
          <w:kern w:val="0"/>
          <w:sz w:val="20"/>
          <w:szCs w:val="20"/>
          <w:bdr w:val="none" w:sz="0" w:space="0" w:color="auto" w:frame="1"/>
          <w14:ligatures w14:val="none"/>
        </w:rPr>
        <w:t>PbN</w:t>
      </w:r>
      <w:proofErr w:type="spellEnd"/>
      <w:r w:rsidRPr="00065B98">
        <w:rPr>
          <w:rFonts w:ascii="Courier New" w:eastAsia="Times New Roman" w:hAnsi="Courier New" w:cs="Courier New"/>
          <w:color w:val="000000"/>
          <w:kern w:val="0"/>
          <w:sz w:val="20"/>
          <w:szCs w:val="20"/>
          <w:bdr w:val="none" w:sz="0" w:space="0" w:color="auto" w:frame="1"/>
          <w14:ligatures w14:val="none"/>
        </w:rPr>
        <w:t xml:space="preserve"> approval UX: IOC reviews NOC </w:t>
      </w:r>
      <w:proofErr w:type="gramStart"/>
      <w:r w:rsidRPr="00065B98">
        <w:rPr>
          <w:rFonts w:ascii="Courier New" w:eastAsia="Times New Roman" w:hAnsi="Courier New" w:cs="Courier New"/>
          <w:color w:val="000000"/>
          <w:kern w:val="0"/>
          <w:sz w:val="20"/>
          <w:szCs w:val="20"/>
          <w:bdr w:val="none" w:sz="0" w:space="0" w:color="auto" w:frame="1"/>
          <w14:ligatures w14:val="none"/>
        </w:rPr>
        <w:t>lists,  │</w:t>
      </w:r>
      <w:proofErr w:type="gramEnd"/>
    </w:p>
    <w:p w14:paraId="1F21C85C"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proofErr w:type="gramStart"/>
      <w:r w:rsidRPr="00065B98">
        <w:rPr>
          <w:rFonts w:ascii="Courier New" w:eastAsia="Times New Roman" w:hAnsi="Courier New" w:cs="Courier New"/>
          <w:color w:val="000000"/>
          <w:kern w:val="0"/>
          <w:sz w:val="20"/>
          <w:szCs w:val="20"/>
          <w:bdr w:val="none" w:sz="0" w:space="0" w:color="auto" w:frame="1"/>
          <w14:ligatures w14:val="none"/>
        </w:rPr>
        <w:t>│  grants</w:t>
      </w:r>
      <w:proofErr w:type="gramEnd"/>
      <w:r w:rsidRPr="00065B98">
        <w:rPr>
          <w:rFonts w:ascii="Courier New" w:eastAsia="Times New Roman" w:hAnsi="Courier New" w:cs="Courier New"/>
          <w:color w:val="000000"/>
          <w:kern w:val="0"/>
          <w:sz w:val="20"/>
          <w:szCs w:val="20"/>
          <w:bdr w:val="none" w:sz="0" w:space="0" w:color="auto" w:frame="1"/>
          <w14:ligatures w14:val="none"/>
        </w:rPr>
        <w:t xml:space="preserve"> from holdback pool, tracks state per NOC.              │</w:t>
      </w:r>
    </w:p>
    <w:p w14:paraId="6E10475D"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14:ligatures w14:val="none"/>
        </w:rPr>
      </w:pPr>
      <w:r w:rsidRPr="00065B98">
        <w:rPr>
          <w:rFonts w:ascii="Courier New" w:eastAsia="Times New Roman" w:hAnsi="Courier New" w:cs="Courier New"/>
          <w:color w:val="000000"/>
          <w:kern w:val="0"/>
          <w:sz w:val="20"/>
          <w:szCs w:val="20"/>
          <w:bdr w:val="none" w:sz="0" w:space="0" w:color="auto" w:frame="1"/>
          <w14:ligatures w14:val="none"/>
        </w:rPr>
        <w:t>└─────────────────────────────────────────────────────────────────┘</w:t>
      </w:r>
    </w:p>
    <w:p w14:paraId="018EA1BE" w14:textId="77777777" w:rsidR="00065B98" w:rsidRPr="00065B98" w:rsidRDefault="00065B98" w:rsidP="00065B98">
      <w:pPr>
        <w:shd w:val="clear" w:color="auto" w:fill="FFFFFF"/>
        <w:spacing w:before="300" w:after="150" w:line="240" w:lineRule="auto"/>
        <w:outlineLvl w:val="2"/>
        <w:rPr>
          <w:rFonts w:ascii="Helvetica" w:eastAsia="Times New Roman" w:hAnsi="Helvetica" w:cs="Times New Roman"/>
          <w:b/>
          <w:bCs/>
          <w:color w:val="000000"/>
          <w:kern w:val="0"/>
          <w:sz w:val="27"/>
          <w:szCs w:val="27"/>
          <w14:ligatures w14:val="none"/>
        </w:rPr>
      </w:pPr>
      <w:r w:rsidRPr="00065B98">
        <w:rPr>
          <w:rFonts w:ascii="Helvetica" w:eastAsia="Times New Roman" w:hAnsi="Helvetica" w:cs="Times New Roman"/>
          <w:b/>
          <w:bCs/>
          <w:color w:val="000000"/>
          <w:kern w:val="0"/>
          <w:sz w:val="27"/>
          <w:szCs w:val="27"/>
          <w14:ligatures w14:val="none"/>
        </w:rPr>
        <w:t>Process Separation — Critical Rules</w:t>
      </w:r>
    </w:p>
    <w:p w14:paraId="57DF992A" w14:textId="2ED59B5A" w:rsidR="00065B98" w:rsidRPr="00065B98" w:rsidRDefault="00065B98" w:rsidP="00065B98">
      <w:pPr>
        <w:shd w:val="clear" w:color="auto" w:fill="FFFFFF"/>
        <w:spacing w:before="225" w:after="225"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b/>
          <w:bCs/>
          <w:color w:val="000000"/>
          <w:kern w:val="0"/>
          <w:sz w:val="21"/>
          <w:szCs w:val="21"/>
          <w14:ligatures w14:val="none"/>
        </w:rPr>
        <w:t xml:space="preserve">EoI ≠ </w:t>
      </w:r>
      <w:proofErr w:type="spellStart"/>
      <w:r w:rsidRPr="00065B98">
        <w:rPr>
          <w:rFonts w:ascii="Helvetica" w:eastAsia="Times New Roman" w:hAnsi="Helvetica" w:cs="Times New Roman"/>
          <w:b/>
          <w:bCs/>
          <w:color w:val="000000"/>
          <w:kern w:val="0"/>
          <w:sz w:val="21"/>
          <w:szCs w:val="21"/>
          <w14:ligatures w14:val="none"/>
        </w:rPr>
        <w:t>PbN</w:t>
      </w:r>
      <w:proofErr w:type="spellEnd"/>
      <w:r w:rsidRPr="00065B98">
        <w:rPr>
          <w:rFonts w:ascii="Helvetica" w:eastAsia="Times New Roman" w:hAnsi="Helvetica" w:cs="Times New Roman"/>
          <w:b/>
          <w:bCs/>
          <w:color w:val="000000"/>
          <w:kern w:val="0"/>
          <w:sz w:val="21"/>
          <w:szCs w:val="21"/>
          <w14:ligatures w14:val="none"/>
        </w:rPr>
        <w:t>.</w:t>
      </w:r>
      <w:r w:rsidRPr="00065B98">
        <w:rPr>
          <w:rFonts w:ascii="Helvetica" w:eastAsia="Times New Roman" w:hAnsi="Helvetica" w:cs="Times New Roman"/>
          <w:color w:val="000000"/>
          <w:kern w:val="0"/>
          <w:sz w:val="21"/>
          <w:szCs w:val="21"/>
          <w14:ligatures w14:val="none"/>
        </w:rPr>
        <w:t xml:space="preserve"> These are sequential but independent processes. EoI produces an eligibility list (approved </w:t>
      </w:r>
      <w:proofErr w:type="gramStart"/>
      <w:r w:rsidRPr="00065B98">
        <w:rPr>
          <w:rFonts w:ascii="Helvetica" w:eastAsia="Times New Roman" w:hAnsi="Helvetica" w:cs="Times New Roman"/>
          <w:color w:val="000000"/>
          <w:kern w:val="0"/>
          <w:sz w:val="21"/>
          <w:szCs w:val="21"/>
          <w14:ligatures w14:val="none"/>
        </w:rPr>
        <w:t>orgs</w:t>
      </w:r>
      <w:proofErr w:type="gramEnd"/>
      <w:r w:rsidRPr="00065B98">
        <w:rPr>
          <w:rFonts w:ascii="Helvetica" w:eastAsia="Times New Roman" w:hAnsi="Helvetica" w:cs="Times New Roman"/>
          <w:color w:val="000000"/>
          <w:kern w:val="0"/>
          <w:sz w:val="21"/>
          <w:szCs w:val="21"/>
          <w14:ligatures w14:val="none"/>
        </w:rPr>
        <w:t xml:space="preserve">). </w:t>
      </w:r>
      <w:proofErr w:type="spellStart"/>
      <w:r w:rsidRPr="00065B98">
        <w:rPr>
          <w:rFonts w:ascii="Helvetica" w:eastAsia="Times New Roman" w:hAnsi="Helvetica" w:cs="Times New Roman"/>
          <w:color w:val="000000"/>
          <w:kern w:val="0"/>
          <w:sz w:val="21"/>
          <w:szCs w:val="21"/>
          <w14:ligatures w14:val="none"/>
        </w:rPr>
        <w:t>PbN</w:t>
      </w:r>
      <w:proofErr w:type="spellEnd"/>
      <w:r w:rsidRPr="00065B98">
        <w:rPr>
          <w:rFonts w:ascii="Helvetica" w:eastAsia="Times New Roman" w:hAnsi="Helvetica" w:cs="Times New Roman"/>
          <w:color w:val="000000"/>
          <w:kern w:val="0"/>
          <w:sz w:val="21"/>
          <w:szCs w:val="21"/>
          <w14:ligatures w14:val="none"/>
        </w:rPr>
        <w:t xml:space="preserve"> assigns slot numbers to that list. Slot numbers are NEVER set during </w:t>
      </w:r>
      <w:commentRangeStart w:id="96"/>
      <w:r w:rsidRPr="00065B98">
        <w:rPr>
          <w:rFonts w:ascii="Helvetica" w:eastAsia="Times New Roman" w:hAnsi="Helvetica" w:cs="Times New Roman"/>
          <w:color w:val="000000"/>
          <w:kern w:val="0"/>
          <w:sz w:val="21"/>
          <w:szCs w:val="21"/>
          <w14:ligatures w14:val="none"/>
        </w:rPr>
        <w:t>EoI</w:t>
      </w:r>
      <w:commentRangeEnd w:id="96"/>
      <w:r w:rsidR="00063AA6">
        <w:rPr>
          <w:rStyle w:val="CommentReference"/>
        </w:rPr>
        <w:commentReference w:id="96"/>
      </w:r>
      <w:r w:rsidRPr="00065B98">
        <w:rPr>
          <w:rFonts w:ascii="Helvetica" w:eastAsia="Times New Roman" w:hAnsi="Helvetica" w:cs="Times New Roman"/>
          <w:color w:val="000000"/>
          <w:kern w:val="0"/>
          <w:sz w:val="21"/>
          <w:szCs w:val="21"/>
          <w14:ligatures w14:val="none"/>
        </w:rPr>
        <w:t>.</w:t>
      </w:r>
      <w:ins w:id="97" w:author="Emma MORRIS" w:date="2026-04-02T09:25:00Z" w16du:dateUtc="2026-04-02T07:25:00Z">
        <w:r w:rsidR="00696AB7">
          <w:rPr>
            <w:rFonts w:ascii="Helvetica" w:eastAsia="Times New Roman" w:hAnsi="Helvetica" w:cs="Times New Roman"/>
            <w:color w:val="000000"/>
            <w:kern w:val="0"/>
            <w:sz w:val="21"/>
            <w:szCs w:val="21"/>
            <w14:ligatures w14:val="none"/>
          </w:rPr>
          <w:t xml:space="preserve">  </w:t>
        </w:r>
      </w:ins>
    </w:p>
    <w:p w14:paraId="3803C15E" w14:textId="77777777" w:rsidR="00065B98" w:rsidRPr="00065B98" w:rsidRDefault="00065B98" w:rsidP="00065B98">
      <w:pPr>
        <w:shd w:val="clear" w:color="auto" w:fill="FFFFFF"/>
        <w:spacing w:before="225" w:after="225"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b/>
          <w:bCs/>
          <w:color w:val="000000"/>
          <w:kern w:val="0"/>
          <w:sz w:val="21"/>
          <w:szCs w:val="21"/>
          <w14:ligatures w14:val="none"/>
        </w:rPr>
        <w:t>ENR ≠ EoI.</w:t>
      </w:r>
      <w:r w:rsidRPr="00065B98">
        <w:rPr>
          <w:rFonts w:ascii="Helvetica" w:eastAsia="Times New Roman" w:hAnsi="Helvetica" w:cs="Times New Roman"/>
          <w:color w:val="000000"/>
          <w:kern w:val="0"/>
          <w:sz w:val="21"/>
          <w:szCs w:val="21"/>
          <w14:ligatures w14:val="none"/>
        </w:rPr>
        <w:t xml:space="preserve"> ENR is </w:t>
      </w:r>
      <w:proofErr w:type="gramStart"/>
      <w:r w:rsidRPr="00065B98">
        <w:rPr>
          <w:rFonts w:ascii="Helvetica" w:eastAsia="Times New Roman" w:hAnsi="Helvetica" w:cs="Times New Roman"/>
          <w:color w:val="000000"/>
          <w:kern w:val="0"/>
          <w:sz w:val="21"/>
          <w:szCs w:val="21"/>
          <w14:ligatures w14:val="none"/>
        </w:rPr>
        <w:t>a completely separate</w:t>
      </w:r>
      <w:proofErr w:type="gramEnd"/>
      <w:r w:rsidRPr="00065B98">
        <w:rPr>
          <w:rFonts w:ascii="Helvetica" w:eastAsia="Times New Roman" w:hAnsi="Helvetica" w:cs="Times New Roman"/>
          <w:color w:val="000000"/>
          <w:kern w:val="0"/>
          <w:sz w:val="21"/>
          <w:szCs w:val="21"/>
          <w14:ligatures w14:val="none"/>
        </w:rPr>
        <w:t xml:space="preserve"> track. ENR orgs do NOT appear in the EoI application queue, the NOC EoI review screen, or the </w:t>
      </w:r>
      <w:proofErr w:type="spellStart"/>
      <w:r w:rsidRPr="00065B98">
        <w:rPr>
          <w:rFonts w:ascii="Helvetica" w:eastAsia="Times New Roman" w:hAnsi="Helvetica" w:cs="Times New Roman"/>
          <w:color w:val="000000"/>
          <w:kern w:val="0"/>
          <w:sz w:val="21"/>
          <w:szCs w:val="21"/>
          <w14:ligatures w14:val="none"/>
        </w:rPr>
        <w:t>PbN</w:t>
      </w:r>
      <w:proofErr w:type="spellEnd"/>
      <w:r w:rsidRPr="00065B98">
        <w:rPr>
          <w:rFonts w:ascii="Helvetica" w:eastAsia="Times New Roman" w:hAnsi="Helvetica" w:cs="Times New Roman"/>
          <w:color w:val="000000"/>
          <w:kern w:val="0"/>
          <w:sz w:val="21"/>
          <w:szCs w:val="21"/>
          <w14:ligatures w14:val="none"/>
        </w:rPr>
        <w:t xml:space="preserve"> slot assignment table. ENR </w:t>
      </w:r>
      <w:proofErr w:type="spellStart"/>
      <w:r w:rsidRPr="00065B98">
        <w:rPr>
          <w:rFonts w:ascii="Helvetica" w:eastAsia="Times New Roman" w:hAnsi="Helvetica" w:cs="Times New Roman"/>
          <w:color w:val="000000"/>
          <w:kern w:val="0"/>
          <w:sz w:val="21"/>
          <w:szCs w:val="21"/>
          <w14:ligatures w14:val="none"/>
        </w:rPr>
        <w:t>organisations</w:t>
      </w:r>
      <w:proofErr w:type="spellEnd"/>
      <w:r w:rsidRPr="00065B98">
        <w:rPr>
          <w:rFonts w:ascii="Helvetica" w:eastAsia="Times New Roman" w:hAnsi="Helvetica" w:cs="Times New Roman"/>
          <w:color w:val="000000"/>
          <w:kern w:val="0"/>
          <w:sz w:val="21"/>
          <w:szCs w:val="21"/>
          <w14:ligatures w14:val="none"/>
        </w:rPr>
        <w:t xml:space="preserve"> have their own separate screen (NOC ENR Request Submission) and their own separate IOC review screen.</w:t>
      </w:r>
    </w:p>
    <w:p w14:paraId="031E01AD" w14:textId="77777777" w:rsidR="00065B98" w:rsidRPr="00065B98" w:rsidRDefault="00065B98" w:rsidP="00065B98">
      <w:pPr>
        <w:shd w:val="clear" w:color="auto" w:fill="FFFFFF"/>
        <w:spacing w:before="225" w:after="225"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b/>
          <w:bCs/>
          <w:color w:val="000000"/>
          <w:kern w:val="0"/>
          <w:sz w:val="21"/>
          <w:szCs w:val="21"/>
          <w14:ligatures w14:val="none"/>
        </w:rPr>
        <w:t>Key rules:</w:t>
      </w:r>
      <w:r w:rsidRPr="00065B98">
        <w:rPr>
          <w:rFonts w:ascii="Helvetica" w:eastAsia="Times New Roman" w:hAnsi="Helvetica" w:cs="Times New Roman"/>
          <w:color w:val="000000"/>
          <w:kern w:val="0"/>
          <w:sz w:val="21"/>
          <w:szCs w:val="21"/>
          <w14:ligatures w14:val="none"/>
        </w:rPr>
        <w:t> - The EoI form has six applicant-selectable category options: </w:t>
      </w:r>
      <w:r w:rsidRPr="00065B98">
        <w:rPr>
          <w:rFonts w:ascii="Helvetica" w:eastAsia="Times New Roman" w:hAnsi="Helvetica" w:cs="Times New Roman"/>
          <w:b/>
          <w:bCs/>
          <w:color w:val="000000"/>
          <w:kern w:val="0"/>
          <w:sz w:val="21"/>
          <w:szCs w:val="21"/>
          <w14:ligatures w14:val="none"/>
        </w:rPr>
        <w:t>E, Es, EP, EPs, ET, EC</w:t>
      </w:r>
      <w:r w:rsidRPr="00065B98">
        <w:rPr>
          <w:rFonts w:ascii="Helvetica" w:eastAsia="Times New Roman" w:hAnsi="Helvetica" w:cs="Times New Roman"/>
          <w:color w:val="000000"/>
          <w:kern w:val="0"/>
          <w:sz w:val="21"/>
          <w:szCs w:val="21"/>
          <w14:ligatures w14:val="none"/>
        </w:rPr>
        <w:t xml:space="preserve">. Applicants may select one or more. ENR is not a category. NOC E (press attaché) is not self-applied — it is NOC-nominated separately. - Quotas are tracked per E-category throughout </w:t>
      </w:r>
      <w:proofErr w:type="spellStart"/>
      <w:r w:rsidRPr="00065B98">
        <w:rPr>
          <w:rFonts w:ascii="Helvetica" w:eastAsia="Times New Roman" w:hAnsi="Helvetica" w:cs="Times New Roman"/>
          <w:color w:val="000000"/>
          <w:kern w:val="0"/>
          <w:sz w:val="21"/>
          <w:szCs w:val="21"/>
          <w14:ligatures w14:val="none"/>
        </w:rPr>
        <w:t>PbN</w:t>
      </w:r>
      <w:proofErr w:type="spellEnd"/>
      <w:r w:rsidRPr="00065B98">
        <w:rPr>
          <w:rFonts w:ascii="Helvetica" w:eastAsia="Times New Roman" w:hAnsi="Helvetica" w:cs="Times New Roman"/>
          <w:color w:val="000000"/>
          <w:kern w:val="0"/>
          <w:sz w:val="21"/>
          <w:szCs w:val="21"/>
          <w14:ligatures w14:val="none"/>
        </w:rPr>
        <w:t xml:space="preserve">. IOC assigns </w:t>
      </w:r>
      <w:proofErr w:type="spellStart"/>
      <w:r w:rsidRPr="00065B98">
        <w:rPr>
          <w:rFonts w:ascii="Helvetica" w:eastAsia="Times New Roman" w:hAnsi="Helvetica" w:cs="Times New Roman"/>
          <w:color w:val="000000"/>
          <w:kern w:val="0"/>
          <w:sz w:val="21"/>
          <w:szCs w:val="21"/>
          <w14:ligatures w14:val="none"/>
        </w:rPr>
        <w:t>E</w:t>
      </w:r>
      <w:r w:rsidRPr="00065B98">
        <w:rPr>
          <w:rFonts w:ascii="Helvetica" w:eastAsia="Times New Roman" w:hAnsi="Helvetica" w:cs="Times New Roman"/>
          <w:i/>
          <w:iCs/>
          <w:color w:val="000000"/>
          <w:kern w:val="0"/>
          <w:sz w:val="21"/>
          <w:szCs w:val="21"/>
          <w14:ligatures w14:val="none"/>
        </w:rPr>
        <w:t>total</w:t>
      </w:r>
      <w:proofErr w:type="spellEnd"/>
      <w:r w:rsidRPr="00065B98">
        <w:rPr>
          <w:rFonts w:ascii="Helvetica" w:eastAsia="Times New Roman" w:hAnsi="Helvetica" w:cs="Times New Roman"/>
          <w:i/>
          <w:iCs/>
          <w:color w:val="000000"/>
          <w:kern w:val="0"/>
          <w:sz w:val="21"/>
          <w:szCs w:val="21"/>
          <w14:ligatures w14:val="none"/>
        </w:rPr>
        <w:t xml:space="preserve">, </w:t>
      </w:r>
      <w:proofErr w:type="spellStart"/>
      <w:r w:rsidRPr="00065B98">
        <w:rPr>
          <w:rFonts w:ascii="Helvetica" w:eastAsia="Times New Roman" w:hAnsi="Helvetica" w:cs="Times New Roman"/>
          <w:i/>
          <w:iCs/>
          <w:color w:val="000000"/>
          <w:kern w:val="0"/>
          <w:sz w:val="21"/>
          <w:szCs w:val="21"/>
          <w14:ligatures w14:val="none"/>
        </w:rPr>
        <w:t>Es</w:t>
      </w:r>
      <w:r w:rsidRPr="00065B98">
        <w:rPr>
          <w:rFonts w:ascii="Helvetica" w:eastAsia="Times New Roman" w:hAnsi="Helvetica" w:cs="Times New Roman"/>
          <w:color w:val="000000"/>
          <w:kern w:val="0"/>
          <w:sz w:val="21"/>
          <w:szCs w:val="21"/>
          <w14:ligatures w14:val="none"/>
        </w:rPr>
        <w:t>total</w:t>
      </w:r>
      <w:proofErr w:type="spellEnd"/>
      <w:r w:rsidRPr="00065B98">
        <w:rPr>
          <w:rFonts w:ascii="Helvetica" w:eastAsia="Times New Roman" w:hAnsi="Helvetica" w:cs="Times New Roman"/>
          <w:color w:val="000000"/>
          <w:kern w:val="0"/>
          <w:sz w:val="21"/>
          <w:szCs w:val="21"/>
          <w14:ligatures w14:val="none"/>
        </w:rPr>
        <w:t xml:space="preserve">, </w:t>
      </w:r>
      <w:proofErr w:type="spellStart"/>
      <w:r w:rsidRPr="00065B98">
        <w:rPr>
          <w:rFonts w:ascii="Helvetica" w:eastAsia="Times New Roman" w:hAnsi="Helvetica" w:cs="Times New Roman"/>
          <w:color w:val="000000"/>
          <w:kern w:val="0"/>
          <w:sz w:val="21"/>
          <w:szCs w:val="21"/>
          <w14:ligatures w14:val="none"/>
        </w:rPr>
        <w:t>EP</w:t>
      </w:r>
      <w:r w:rsidRPr="00065B98">
        <w:rPr>
          <w:rFonts w:ascii="Helvetica" w:eastAsia="Times New Roman" w:hAnsi="Helvetica" w:cs="Times New Roman"/>
          <w:i/>
          <w:iCs/>
          <w:color w:val="000000"/>
          <w:kern w:val="0"/>
          <w:sz w:val="21"/>
          <w:szCs w:val="21"/>
          <w14:ligatures w14:val="none"/>
        </w:rPr>
        <w:t>total</w:t>
      </w:r>
      <w:proofErr w:type="spellEnd"/>
      <w:r w:rsidRPr="00065B98">
        <w:rPr>
          <w:rFonts w:ascii="Helvetica" w:eastAsia="Times New Roman" w:hAnsi="Helvetica" w:cs="Times New Roman"/>
          <w:i/>
          <w:iCs/>
          <w:color w:val="000000"/>
          <w:kern w:val="0"/>
          <w:sz w:val="21"/>
          <w:szCs w:val="21"/>
          <w14:ligatures w14:val="none"/>
        </w:rPr>
        <w:t xml:space="preserve">, </w:t>
      </w:r>
      <w:proofErr w:type="spellStart"/>
      <w:r w:rsidRPr="00065B98">
        <w:rPr>
          <w:rFonts w:ascii="Helvetica" w:eastAsia="Times New Roman" w:hAnsi="Helvetica" w:cs="Times New Roman"/>
          <w:i/>
          <w:iCs/>
          <w:color w:val="000000"/>
          <w:kern w:val="0"/>
          <w:sz w:val="21"/>
          <w:szCs w:val="21"/>
          <w14:ligatures w14:val="none"/>
        </w:rPr>
        <w:t>EPs</w:t>
      </w:r>
      <w:r w:rsidRPr="00065B98">
        <w:rPr>
          <w:rFonts w:ascii="Helvetica" w:eastAsia="Times New Roman" w:hAnsi="Helvetica" w:cs="Times New Roman"/>
          <w:color w:val="000000"/>
          <w:kern w:val="0"/>
          <w:sz w:val="21"/>
          <w:szCs w:val="21"/>
          <w14:ligatures w14:val="none"/>
        </w:rPr>
        <w:t>total</w:t>
      </w:r>
      <w:proofErr w:type="spellEnd"/>
      <w:r w:rsidRPr="00065B98">
        <w:rPr>
          <w:rFonts w:ascii="Helvetica" w:eastAsia="Times New Roman" w:hAnsi="Helvetica" w:cs="Times New Roman"/>
          <w:color w:val="000000"/>
          <w:kern w:val="0"/>
          <w:sz w:val="21"/>
          <w:szCs w:val="21"/>
          <w14:ligatures w14:val="none"/>
        </w:rPr>
        <w:t xml:space="preserve">, </w:t>
      </w:r>
      <w:proofErr w:type="spellStart"/>
      <w:r w:rsidRPr="00065B98">
        <w:rPr>
          <w:rFonts w:ascii="Helvetica" w:eastAsia="Times New Roman" w:hAnsi="Helvetica" w:cs="Times New Roman"/>
          <w:color w:val="000000"/>
          <w:kern w:val="0"/>
          <w:sz w:val="21"/>
          <w:szCs w:val="21"/>
          <w14:ligatures w14:val="none"/>
        </w:rPr>
        <w:t>ET</w:t>
      </w:r>
      <w:r w:rsidRPr="00065B98">
        <w:rPr>
          <w:rFonts w:ascii="Helvetica" w:eastAsia="Times New Roman" w:hAnsi="Helvetica" w:cs="Times New Roman"/>
          <w:i/>
          <w:iCs/>
          <w:color w:val="000000"/>
          <w:kern w:val="0"/>
          <w:sz w:val="21"/>
          <w:szCs w:val="21"/>
          <w14:ligatures w14:val="none"/>
        </w:rPr>
        <w:t>total</w:t>
      </w:r>
      <w:proofErr w:type="spellEnd"/>
      <w:r w:rsidRPr="00065B98">
        <w:rPr>
          <w:rFonts w:ascii="Helvetica" w:eastAsia="Times New Roman" w:hAnsi="Helvetica" w:cs="Times New Roman"/>
          <w:i/>
          <w:iCs/>
          <w:color w:val="000000"/>
          <w:kern w:val="0"/>
          <w:sz w:val="21"/>
          <w:szCs w:val="21"/>
          <w14:ligatures w14:val="none"/>
        </w:rPr>
        <w:t xml:space="preserve">, </w:t>
      </w:r>
      <w:proofErr w:type="spellStart"/>
      <w:r w:rsidRPr="00065B98">
        <w:rPr>
          <w:rFonts w:ascii="Helvetica" w:eastAsia="Times New Roman" w:hAnsi="Helvetica" w:cs="Times New Roman"/>
          <w:i/>
          <w:iCs/>
          <w:color w:val="000000"/>
          <w:kern w:val="0"/>
          <w:sz w:val="21"/>
          <w:szCs w:val="21"/>
          <w14:ligatures w14:val="none"/>
        </w:rPr>
        <w:t>EC</w:t>
      </w:r>
      <w:r w:rsidRPr="00065B98">
        <w:rPr>
          <w:rFonts w:ascii="Helvetica" w:eastAsia="Times New Roman" w:hAnsi="Helvetica" w:cs="Times New Roman"/>
          <w:color w:val="000000"/>
          <w:kern w:val="0"/>
          <w:sz w:val="21"/>
          <w:szCs w:val="21"/>
          <w14:ligatures w14:val="none"/>
        </w:rPr>
        <w:t>total</w:t>
      </w:r>
      <w:proofErr w:type="spellEnd"/>
      <w:r w:rsidRPr="00065B98">
        <w:rPr>
          <w:rFonts w:ascii="Helvetica" w:eastAsia="Times New Roman" w:hAnsi="Helvetica" w:cs="Times New Roman"/>
          <w:color w:val="000000"/>
          <w:kern w:val="0"/>
          <w:sz w:val="21"/>
          <w:szCs w:val="21"/>
          <w14:ligatures w14:val="none"/>
        </w:rPr>
        <w:t xml:space="preserve">, and </w:t>
      </w:r>
      <w:proofErr w:type="spellStart"/>
      <w:r w:rsidRPr="00065B98">
        <w:rPr>
          <w:rFonts w:ascii="Helvetica" w:eastAsia="Times New Roman" w:hAnsi="Helvetica" w:cs="Times New Roman"/>
          <w:color w:val="000000"/>
          <w:kern w:val="0"/>
          <w:sz w:val="21"/>
          <w:szCs w:val="21"/>
          <w14:ligatures w14:val="none"/>
        </w:rPr>
        <w:t>NOC</w:t>
      </w:r>
      <w:r w:rsidRPr="00065B98">
        <w:rPr>
          <w:rFonts w:ascii="Helvetica" w:eastAsia="Times New Roman" w:hAnsi="Helvetica" w:cs="Times New Roman"/>
          <w:i/>
          <w:iCs/>
          <w:color w:val="000000"/>
          <w:kern w:val="0"/>
          <w:sz w:val="21"/>
          <w:szCs w:val="21"/>
          <w14:ligatures w14:val="none"/>
        </w:rPr>
        <w:t>E</w:t>
      </w:r>
      <w:r w:rsidRPr="00065B98">
        <w:rPr>
          <w:rFonts w:ascii="Helvetica" w:eastAsia="Times New Roman" w:hAnsi="Helvetica" w:cs="Times New Roman"/>
          <w:color w:val="000000"/>
          <w:kern w:val="0"/>
          <w:sz w:val="21"/>
          <w:szCs w:val="21"/>
          <w14:ligatures w14:val="none"/>
        </w:rPr>
        <w:t>total</w:t>
      </w:r>
      <w:proofErr w:type="spellEnd"/>
      <w:r w:rsidRPr="00065B98">
        <w:rPr>
          <w:rFonts w:ascii="Helvetica" w:eastAsia="Times New Roman" w:hAnsi="Helvetica" w:cs="Times New Roman"/>
          <w:color w:val="000000"/>
          <w:kern w:val="0"/>
          <w:sz w:val="21"/>
          <w:szCs w:val="21"/>
          <w14:ligatures w14:val="none"/>
        </w:rPr>
        <w:t xml:space="preserve"> per NOC independently. - ENR quota is </w:t>
      </w:r>
      <w:proofErr w:type="gramStart"/>
      <w:r w:rsidRPr="00065B98">
        <w:rPr>
          <w:rFonts w:ascii="Helvetica" w:eastAsia="Times New Roman" w:hAnsi="Helvetica" w:cs="Times New Roman"/>
          <w:color w:val="000000"/>
          <w:kern w:val="0"/>
          <w:sz w:val="21"/>
          <w:szCs w:val="21"/>
          <w14:ligatures w14:val="none"/>
        </w:rPr>
        <w:t>a completely separate</w:t>
      </w:r>
      <w:proofErr w:type="gramEnd"/>
      <w:r w:rsidRPr="00065B98">
        <w:rPr>
          <w:rFonts w:ascii="Helvetica" w:eastAsia="Times New Roman" w:hAnsi="Helvetica" w:cs="Times New Roman"/>
          <w:color w:val="000000"/>
          <w:kern w:val="0"/>
          <w:sz w:val="21"/>
          <w:szCs w:val="21"/>
          <w14:ligatures w14:val="none"/>
        </w:rPr>
        <w:t xml:space="preserve"> pool held back by the IOC, not derived from E-category totals. - </w:t>
      </w:r>
      <w:proofErr w:type="gramStart"/>
      <w:r w:rsidRPr="00065B98">
        <w:rPr>
          <w:rFonts w:ascii="Helvetica" w:eastAsia="Times New Roman" w:hAnsi="Helvetica" w:cs="Times New Roman"/>
          <w:color w:val="000000"/>
          <w:kern w:val="0"/>
          <w:sz w:val="21"/>
          <w:szCs w:val="21"/>
          <w14:ligatures w14:val="none"/>
        </w:rPr>
        <w:t>The NOC</w:t>
      </w:r>
      <w:proofErr w:type="gramEnd"/>
      <w:r w:rsidRPr="00065B98">
        <w:rPr>
          <w:rFonts w:ascii="Helvetica" w:eastAsia="Times New Roman" w:hAnsi="Helvetica" w:cs="Times New Roman"/>
          <w:color w:val="000000"/>
          <w:kern w:val="0"/>
          <w:sz w:val="21"/>
          <w:szCs w:val="21"/>
          <w14:ligatures w14:val="none"/>
        </w:rPr>
        <w:t xml:space="preserve"> is the primary user of EoI screens. The OCOG is the primary user of </w:t>
      </w:r>
      <w:proofErr w:type="spellStart"/>
      <w:r w:rsidRPr="00065B98">
        <w:rPr>
          <w:rFonts w:ascii="Helvetica" w:eastAsia="Times New Roman" w:hAnsi="Helvetica" w:cs="Times New Roman"/>
          <w:color w:val="000000"/>
          <w:kern w:val="0"/>
          <w:sz w:val="21"/>
          <w:szCs w:val="21"/>
          <w14:ligatures w14:val="none"/>
        </w:rPr>
        <w:t>PbN</w:t>
      </w:r>
      <w:proofErr w:type="spellEnd"/>
      <w:r w:rsidRPr="00065B98">
        <w:rPr>
          <w:rFonts w:ascii="Helvetica" w:eastAsia="Times New Roman" w:hAnsi="Helvetica" w:cs="Times New Roman"/>
          <w:color w:val="000000"/>
          <w:kern w:val="0"/>
          <w:sz w:val="21"/>
          <w:szCs w:val="21"/>
          <w14:ligatures w14:val="none"/>
        </w:rPr>
        <w:t xml:space="preserve"> approval screens. The IOC manages ENR from its own dedicated screens. </w:t>
      </w:r>
      <w:proofErr w:type="gramStart"/>
      <w:r w:rsidRPr="00065B98">
        <w:rPr>
          <w:rFonts w:ascii="Helvetica" w:eastAsia="Times New Roman" w:hAnsi="Helvetica" w:cs="Times New Roman"/>
          <w:color w:val="000000"/>
          <w:kern w:val="0"/>
          <w:sz w:val="21"/>
          <w:szCs w:val="21"/>
          <w14:ligatures w14:val="none"/>
        </w:rPr>
        <w:t>These</w:t>
      </w:r>
      <w:proofErr w:type="gramEnd"/>
      <w:r w:rsidRPr="00065B98">
        <w:rPr>
          <w:rFonts w:ascii="Helvetica" w:eastAsia="Times New Roman" w:hAnsi="Helvetica" w:cs="Times New Roman"/>
          <w:color w:val="000000"/>
          <w:kern w:val="0"/>
          <w:sz w:val="21"/>
          <w:szCs w:val="21"/>
          <w14:ligatures w14:val="none"/>
        </w:rPr>
        <w:t xml:space="preserve"> are largely different people using different parts of the portal.</w:t>
      </w:r>
    </w:p>
    <w:p w14:paraId="31330B1D" w14:textId="77777777" w:rsidR="00065B98" w:rsidRPr="00065B98" w:rsidRDefault="00000000" w:rsidP="00065B98">
      <w:pPr>
        <w:spacing w:after="0" w:line="240" w:lineRule="auto"/>
        <w:rPr>
          <w:rFonts w:ascii="Helvetica" w:eastAsia="Times New Roman" w:hAnsi="Helvetica" w:cs="Times New Roman"/>
          <w:kern w:val="0"/>
          <w:sz w:val="21"/>
          <w:szCs w:val="21"/>
          <w14:ligatures w14:val="none"/>
        </w:rPr>
      </w:pPr>
      <w:r>
        <w:rPr>
          <w:rFonts w:ascii="Times New Roman" w:eastAsia="Times New Roman" w:hAnsi="Times New Roman" w:cs="Times New Roman"/>
          <w:noProof/>
          <w:kern w:val="0"/>
        </w:rPr>
        <w:lastRenderedPageBreak/>
        <w:pict w14:anchorId="22BE8EA6">
          <v:rect id="_x0000_i1029" alt="" style="width:468pt;height:.05pt;mso-width-percent:0;mso-height-percent:0;mso-width-percent:0;mso-height-percent:0" o:hralign="center" o:hrstd="t" o:hrnoshade="t" o:hr="t" fillcolor="#ccc" stroked="f"/>
        </w:pict>
      </w:r>
    </w:p>
    <w:p w14:paraId="0E3E1309" w14:textId="77777777" w:rsidR="00065B98" w:rsidRPr="00065B98" w:rsidRDefault="00065B98" w:rsidP="00065B98">
      <w:pPr>
        <w:pBdr>
          <w:bottom w:val="single" w:sz="6" w:space="0" w:color="CCCCCC"/>
        </w:pBdr>
        <w:shd w:val="clear" w:color="auto" w:fill="FFFFFF"/>
        <w:spacing w:before="300" w:after="150" w:line="240" w:lineRule="auto"/>
        <w:outlineLvl w:val="1"/>
        <w:rPr>
          <w:rFonts w:ascii="Helvetica" w:eastAsia="Times New Roman" w:hAnsi="Helvetica" w:cs="Times New Roman"/>
          <w:b/>
          <w:bCs/>
          <w:color w:val="000000"/>
          <w:kern w:val="0"/>
          <w:sz w:val="36"/>
          <w:szCs w:val="36"/>
          <w14:ligatures w14:val="none"/>
        </w:rPr>
      </w:pPr>
      <w:r w:rsidRPr="00065B98">
        <w:rPr>
          <w:rFonts w:ascii="Helvetica" w:eastAsia="Times New Roman" w:hAnsi="Helvetica" w:cs="Times New Roman"/>
          <w:b/>
          <w:bCs/>
          <w:color w:val="000000"/>
          <w:kern w:val="0"/>
          <w:sz w:val="36"/>
          <w:szCs w:val="36"/>
          <w14:ligatures w14:val="none"/>
        </w:rPr>
        <w:t>Target Users</w:t>
      </w:r>
    </w:p>
    <w:tbl>
      <w:tblPr>
        <w:tblW w:w="0" w:type="auto"/>
        <w:shd w:val="clear" w:color="auto" w:fill="FFFFFF"/>
        <w:tblCellMar>
          <w:left w:w="0" w:type="dxa"/>
          <w:right w:w="0" w:type="dxa"/>
        </w:tblCellMar>
        <w:tblLook w:val="04A0" w:firstRow="1" w:lastRow="0" w:firstColumn="1" w:lastColumn="0" w:noHBand="0" w:noVBand="1"/>
      </w:tblPr>
      <w:tblGrid>
        <w:gridCol w:w="1389"/>
        <w:gridCol w:w="2268"/>
        <w:gridCol w:w="5687"/>
      </w:tblGrid>
      <w:tr w:rsidR="00065B98" w:rsidRPr="00065B98" w14:paraId="1B0A93C1"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7E6CECEC" w14:textId="77777777" w:rsidR="00065B98" w:rsidRPr="00065B98" w:rsidRDefault="00065B98" w:rsidP="00065B98">
            <w:pPr>
              <w:spacing w:after="0" w:line="240" w:lineRule="auto"/>
              <w:jc w:val="center"/>
              <w:rPr>
                <w:rFonts w:ascii="Helvetica" w:eastAsia="Times New Roman" w:hAnsi="Helvetica" w:cs="Times New Roman"/>
                <w:b/>
                <w:bCs/>
                <w:color w:val="000000"/>
                <w:kern w:val="0"/>
                <w:sz w:val="21"/>
                <w:szCs w:val="21"/>
                <w14:ligatures w14:val="none"/>
              </w:rPr>
            </w:pPr>
            <w:r w:rsidRPr="00065B98">
              <w:rPr>
                <w:rFonts w:ascii="Helvetica" w:eastAsia="Times New Roman" w:hAnsi="Helvetica" w:cs="Times New Roman"/>
                <w:b/>
                <w:bCs/>
                <w:color w:val="000000"/>
                <w:kern w:val="0"/>
                <w:sz w:val="21"/>
                <w:szCs w:val="21"/>
                <w14:ligatures w14:val="none"/>
              </w:rPr>
              <w:t>Role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33CA23D4" w14:textId="77777777" w:rsidR="00065B98" w:rsidRPr="00065B98" w:rsidRDefault="00065B98" w:rsidP="00065B98">
            <w:pPr>
              <w:spacing w:after="0" w:line="240" w:lineRule="auto"/>
              <w:jc w:val="center"/>
              <w:rPr>
                <w:rFonts w:ascii="Helvetica" w:eastAsia="Times New Roman" w:hAnsi="Helvetica" w:cs="Times New Roman"/>
                <w:b/>
                <w:bCs/>
                <w:color w:val="000000"/>
                <w:kern w:val="0"/>
                <w:sz w:val="21"/>
                <w:szCs w:val="21"/>
                <w14:ligatures w14:val="none"/>
              </w:rPr>
            </w:pPr>
            <w:r w:rsidRPr="00065B98">
              <w:rPr>
                <w:rFonts w:ascii="Helvetica" w:eastAsia="Times New Roman" w:hAnsi="Helvetica" w:cs="Times New Roman"/>
                <w:b/>
                <w:bCs/>
                <w:color w:val="000000"/>
                <w:kern w:val="0"/>
                <w:sz w:val="21"/>
                <w:szCs w:val="21"/>
                <w14:ligatures w14:val="none"/>
              </w:rPr>
              <w:t>Primary process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6CCD4CDC" w14:textId="77777777" w:rsidR="00065B98" w:rsidRPr="00065B98" w:rsidRDefault="00065B98" w:rsidP="00065B98">
            <w:pPr>
              <w:spacing w:after="0" w:line="240" w:lineRule="auto"/>
              <w:jc w:val="center"/>
              <w:rPr>
                <w:rFonts w:ascii="Helvetica" w:eastAsia="Times New Roman" w:hAnsi="Helvetica" w:cs="Times New Roman"/>
                <w:b/>
                <w:bCs/>
                <w:color w:val="000000"/>
                <w:kern w:val="0"/>
                <w:sz w:val="21"/>
                <w:szCs w:val="21"/>
                <w14:ligatures w14:val="none"/>
              </w:rPr>
            </w:pPr>
            <w:r w:rsidRPr="00065B98">
              <w:rPr>
                <w:rFonts w:ascii="Helvetica" w:eastAsia="Times New Roman" w:hAnsi="Helvetica" w:cs="Times New Roman"/>
                <w:b/>
                <w:bCs/>
                <w:color w:val="000000"/>
                <w:kern w:val="0"/>
                <w:sz w:val="21"/>
                <w:szCs w:val="21"/>
                <w14:ligatures w14:val="none"/>
              </w:rPr>
              <w:t>Permissions</w:t>
            </w:r>
          </w:p>
        </w:tc>
      </w:tr>
      <w:tr w:rsidR="00065B98" w:rsidRPr="00065B98" w14:paraId="686BE7FA"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7FD301F1"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b/>
                <w:bCs/>
                <w:color w:val="000000"/>
                <w:kern w:val="0"/>
                <w:sz w:val="21"/>
                <w:szCs w:val="21"/>
                <w14:ligatures w14:val="none"/>
              </w:rPr>
              <w:t>NOC admin</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5CFE688B"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 xml:space="preserve">EoI (primary owner) + </w:t>
            </w:r>
            <w:proofErr w:type="spellStart"/>
            <w:r w:rsidRPr="00065B98">
              <w:rPr>
                <w:rFonts w:ascii="Helvetica" w:eastAsia="Times New Roman" w:hAnsi="Helvetica" w:cs="Times New Roman"/>
                <w:color w:val="000000"/>
                <w:kern w:val="0"/>
                <w:sz w:val="21"/>
                <w:szCs w:val="21"/>
                <w14:ligatures w14:val="none"/>
              </w:rPr>
              <w:t>PbN</w:t>
            </w:r>
            <w:proofErr w:type="spellEnd"/>
            <w:r w:rsidRPr="00065B98">
              <w:rPr>
                <w:rFonts w:ascii="Helvetica" w:eastAsia="Times New Roman" w:hAnsi="Helvetica" w:cs="Times New Roman"/>
                <w:color w:val="000000"/>
                <w:kern w:val="0"/>
                <w:sz w:val="21"/>
                <w:szCs w:val="21"/>
                <w14:ligatures w14:val="none"/>
              </w:rPr>
              <w:t xml:space="preserve"> allocation + ENR request submission</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26FD8F37"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 xml:space="preserve">See own territory only. Approve/return/reject EoI applications. Invite known orgs. Allocate per-category slots per org in </w:t>
            </w:r>
            <w:proofErr w:type="spellStart"/>
            <w:r w:rsidRPr="00065B98">
              <w:rPr>
                <w:rFonts w:ascii="Helvetica" w:eastAsia="Times New Roman" w:hAnsi="Helvetica" w:cs="Times New Roman"/>
                <w:color w:val="000000"/>
                <w:kern w:val="0"/>
                <w:sz w:val="21"/>
                <w:szCs w:val="21"/>
                <w14:ligatures w14:val="none"/>
              </w:rPr>
              <w:t>PbN</w:t>
            </w:r>
            <w:proofErr w:type="spellEnd"/>
            <w:r w:rsidRPr="00065B98">
              <w:rPr>
                <w:rFonts w:ascii="Helvetica" w:eastAsia="Times New Roman" w:hAnsi="Helvetica" w:cs="Times New Roman"/>
                <w:color w:val="000000"/>
                <w:kern w:val="0"/>
                <w:sz w:val="21"/>
                <w:szCs w:val="21"/>
                <w14:ligatures w14:val="none"/>
              </w:rPr>
              <w:t xml:space="preserve">. Submit </w:t>
            </w:r>
            <w:proofErr w:type="spellStart"/>
            <w:r w:rsidRPr="00065B98">
              <w:rPr>
                <w:rFonts w:ascii="Helvetica" w:eastAsia="Times New Roman" w:hAnsi="Helvetica" w:cs="Times New Roman"/>
                <w:color w:val="000000"/>
                <w:kern w:val="0"/>
                <w:sz w:val="21"/>
                <w:szCs w:val="21"/>
                <w14:ligatures w14:val="none"/>
              </w:rPr>
              <w:t>prioritised</w:t>
            </w:r>
            <w:proofErr w:type="spellEnd"/>
            <w:r w:rsidRPr="00065B98">
              <w:rPr>
                <w:rFonts w:ascii="Helvetica" w:eastAsia="Times New Roman" w:hAnsi="Helvetica" w:cs="Times New Roman"/>
                <w:color w:val="000000"/>
                <w:kern w:val="0"/>
                <w:sz w:val="21"/>
                <w:szCs w:val="21"/>
                <w14:ligatures w14:val="none"/>
              </w:rPr>
              <w:t xml:space="preserve"> ENR request </w:t>
            </w:r>
            <w:commentRangeStart w:id="98"/>
            <w:r w:rsidRPr="00065B98">
              <w:rPr>
                <w:rFonts w:ascii="Helvetica" w:eastAsia="Times New Roman" w:hAnsi="Helvetica" w:cs="Times New Roman"/>
                <w:color w:val="000000"/>
                <w:kern w:val="0"/>
                <w:sz w:val="21"/>
                <w:szCs w:val="21"/>
                <w14:ligatures w14:val="none"/>
              </w:rPr>
              <w:t>list</w:t>
            </w:r>
            <w:commentRangeEnd w:id="98"/>
            <w:r w:rsidR="00944BDE">
              <w:rPr>
                <w:rStyle w:val="CommentReference"/>
              </w:rPr>
              <w:commentReference w:id="98"/>
            </w:r>
            <w:r w:rsidRPr="00065B98">
              <w:rPr>
                <w:rFonts w:ascii="Helvetica" w:eastAsia="Times New Roman" w:hAnsi="Helvetica" w:cs="Times New Roman"/>
                <w:color w:val="000000"/>
                <w:kern w:val="0"/>
                <w:sz w:val="21"/>
                <w:szCs w:val="21"/>
                <w14:ligatures w14:val="none"/>
              </w:rPr>
              <w:t>.</w:t>
            </w:r>
          </w:p>
        </w:tc>
      </w:tr>
      <w:tr w:rsidR="00065B98" w:rsidRPr="00065B98" w14:paraId="41FC6FA3" w14:textId="77777777">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0EAF481A"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b/>
                <w:bCs/>
                <w:color w:val="000000"/>
                <w:kern w:val="0"/>
                <w:sz w:val="21"/>
                <w:szCs w:val="21"/>
                <w14:ligatures w14:val="none"/>
              </w:rPr>
              <w:t>IF admin</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756DBE98"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proofErr w:type="spellStart"/>
            <w:r w:rsidRPr="00065B98">
              <w:rPr>
                <w:rFonts w:ascii="Helvetica" w:eastAsia="Times New Roman" w:hAnsi="Helvetica" w:cs="Times New Roman"/>
                <w:color w:val="000000"/>
                <w:kern w:val="0"/>
                <w:sz w:val="21"/>
                <w:szCs w:val="21"/>
                <w14:ligatures w14:val="none"/>
              </w:rPr>
              <w:t>PbN</w:t>
            </w:r>
            <w:proofErr w:type="spellEnd"/>
            <w:r w:rsidRPr="00065B98">
              <w:rPr>
                <w:rFonts w:ascii="Helvetica" w:eastAsia="Times New Roman" w:hAnsi="Helvetica" w:cs="Times New Roman"/>
                <w:color w:val="000000"/>
                <w:kern w:val="0"/>
                <w:sz w:val="21"/>
                <w:szCs w:val="21"/>
                <w14:ligatures w14:val="none"/>
              </w:rPr>
              <w:t xml:space="preserve"> allocation + ENR request submission (NO EoI queue)</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0E35D36B" w14:textId="55A7812A"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 xml:space="preserve">Same screens as NOC admin. No public EoI queue — IFs bring orgs in via the invited-org flow only. Allocate per-category slots per org in </w:t>
            </w:r>
            <w:proofErr w:type="spellStart"/>
            <w:r w:rsidRPr="00065B98">
              <w:rPr>
                <w:rFonts w:ascii="Helvetica" w:eastAsia="Times New Roman" w:hAnsi="Helvetica" w:cs="Times New Roman"/>
                <w:color w:val="000000"/>
                <w:kern w:val="0"/>
                <w:sz w:val="21"/>
                <w:szCs w:val="21"/>
                <w14:ligatures w14:val="none"/>
              </w:rPr>
              <w:t>PbN</w:t>
            </w:r>
            <w:proofErr w:type="spellEnd"/>
            <w:r w:rsidRPr="00065B98">
              <w:rPr>
                <w:rFonts w:ascii="Helvetica" w:eastAsia="Times New Roman" w:hAnsi="Helvetica" w:cs="Times New Roman"/>
                <w:color w:val="000000"/>
                <w:kern w:val="0"/>
                <w:sz w:val="21"/>
                <w:szCs w:val="21"/>
                <w14:ligatures w14:val="none"/>
              </w:rPr>
              <w:t xml:space="preserve">. </w:t>
            </w:r>
            <w:del w:id="99" w:author="Emma MORRIS" w:date="2026-04-02T15:30:00Z" w16du:dateUtc="2026-04-02T13:30:00Z">
              <w:r w:rsidRPr="00065B98" w:rsidDel="004D5719">
                <w:rPr>
                  <w:rFonts w:ascii="Helvetica" w:eastAsia="Times New Roman" w:hAnsi="Helvetica" w:cs="Times New Roman"/>
                  <w:color w:val="000000"/>
                  <w:kern w:val="0"/>
                  <w:sz w:val="21"/>
                  <w:szCs w:val="21"/>
                  <w14:ligatures w14:val="none"/>
                </w:rPr>
                <w:delText xml:space="preserve">Submit ENR </w:delText>
              </w:r>
              <w:commentRangeStart w:id="100"/>
              <w:r w:rsidRPr="00065B98" w:rsidDel="004D5719">
                <w:rPr>
                  <w:rFonts w:ascii="Helvetica" w:eastAsia="Times New Roman" w:hAnsi="Helvetica" w:cs="Times New Roman"/>
                  <w:color w:val="000000"/>
                  <w:kern w:val="0"/>
                  <w:sz w:val="21"/>
                  <w:szCs w:val="21"/>
                  <w14:ligatures w14:val="none"/>
                </w:rPr>
                <w:delText>list</w:delText>
              </w:r>
              <w:commentRangeEnd w:id="100"/>
              <w:r w:rsidR="00345A25" w:rsidDel="004D5719">
                <w:rPr>
                  <w:rStyle w:val="CommentReference"/>
                </w:rPr>
                <w:commentReference w:id="100"/>
              </w:r>
              <w:r w:rsidRPr="00065B98" w:rsidDel="004D5719">
                <w:rPr>
                  <w:rFonts w:ascii="Helvetica" w:eastAsia="Times New Roman" w:hAnsi="Helvetica" w:cs="Times New Roman"/>
                  <w:color w:val="000000"/>
                  <w:kern w:val="0"/>
                  <w:sz w:val="21"/>
                  <w:szCs w:val="21"/>
                  <w14:ligatures w14:val="none"/>
                </w:rPr>
                <w:delText>.</w:delText>
              </w:r>
            </w:del>
          </w:p>
        </w:tc>
      </w:tr>
      <w:tr w:rsidR="00065B98" w:rsidRPr="00065B98" w14:paraId="3A0431E0"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0C5389CC"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b/>
                <w:bCs/>
                <w:color w:val="000000"/>
                <w:kern w:val="0"/>
                <w:sz w:val="21"/>
                <w:szCs w:val="21"/>
                <w14:ligatures w14:val="none"/>
              </w:rPr>
              <w:t>OCOG admin</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7BDA18D1" w14:textId="077FDED0"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proofErr w:type="spellStart"/>
            <w:r w:rsidRPr="00065B98">
              <w:rPr>
                <w:rFonts w:ascii="Helvetica" w:eastAsia="Times New Roman" w:hAnsi="Helvetica" w:cs="Times New Roman"/>
                <w:color w:val="000000"/>
                <w:kern w:val="0"/>
                <w:sz w:val="21"/>
                <w:szCs w:val="21"/>
                <w14:ligatures w14:val="none"/>
              </w:rPr>
              <w:t>PbN</w:t>
            </w:r>
            <w:proofErr w:type="spellEnd"/>
            <w:r w:rsidRPr="00065B98">
              <w:rPr>
                <w:rFonts w:ascii="Helvetica" w:eastAsia="Times New Roman" w:hAnsi="Helvetica" w:cs="Times New Roman"/>
                <w:color w:val="000000"/>
                <w:kern w:val="0"/>
                <w:sz w:val="21"/>
                <w:szCs w:val="21"/>
                <w14:ligatures w14:val="none"/>
              </w:rPr>
              <w:t xml:space="preserve"> (formal approval + adjustment)</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78F71597" w14:textId="099F5DC2"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 xml:space="preserve">Cross-NOC access. Same </w:t>
            </w:r>
            <w:proofErr w:type="spellStart"/>
            <w:r w:rsidRPr="00065B98">
              <w:rPr>
                <w:rFonts w:ascii="Helvetica" w:eastAsia="Times New Roman" w:hAnsi="Helvetica" w:cs="Times New Roman"/>
                <w:color w:val="000000"/>
                <w:kern w:val="0"/>
                <w:sz w:val="21"/>
                <w:szCs w:val="21"/>
                <w14:ligatures w14:val="none"/>
              </w:rPr>
              <w:t>PbN</w:t>
            </w:r>
            <w:proofErr w:type="spellEnd"/>
            <w:r w:rsidRPr="00065B98">
              <w:rPr>
                <w:rFonts w:ascii="Helvetica" w:eastAsia="Times New Roman" w:hAnsi="Helvetica" w:cs="Times New Roman"/>
                <w:color w:val="000000"/>
                <w:kern w:val="0"/>
                <w:sz w:val="21"/>
                <w:szCs w:val="21"/>
                <w14:ligatures w14:val="none"/>
              </w:rPr>
              <w:t xml:space="preserve"> screens as NOC but across all territories. </w:t>
            </w:r>
            <w:ins w:id="101" w:author="Emma MORRIS" w:date="2026-04-02T15:30:00Z" w16du:dateUtc="2026-04-02T13:30:00Z">
              <w:r w:rsidR="00D42859">
                <w:rPr>
                  <w:rFonts w:ascii="Helvetica" w:eastAsia="Times New Roman" w:hAnsi="Helvetica" w:cs="Times New Roman"/>
                  <w:color w:val="000000"/>
                  <w:kern w:val="0"/>
                  <w:sz w:val="21"/>
                  <w:szCs w:val="21"/>
                  <w14:ligatures w14:val="none"/>
                </w:rPr>
                <w:t>I</w:t>
              </w:r>
            </w:ins>
            <w:ins w:id="102" w:author="Emma MORRIS" w:date="2026-04-02T15:31:00Z" w16du:dateUtc="2026-04-02T13:31:00Z">
              <w:r w:rsidR="00D42859">
                <w:rPr>
                  <w:rFonts w:ascii="Helvetica" w:eastAsia="Times New Roman" w:hAnsi="Helvetica" w:cs="Times New Roman"/>
                  <w:color w:val="000000"/>
                  <w:kern w:val="0"/>
                  <w:sz w:val="21"/>
                  <w:szCs w:val="21"/>
                  <w14:ligatures w14:val="none"/>
                </w:rPr>
                <w:t xml:space="preserve">nput quotas and ensure the NOC does not go over quota </w:t>
              </w:r>
            </w:ins>
            <w:r w:rsidRPr="00065B98">
              <w:rPr>
                <w:rFonts w:ascii="Helvetica" w:eastAsia="Times New Roman" w:hAnsi="Helvetica" w:cs="Times New Roman"/>
                <w:color w:val="000000"/>
                <w:kern w:val="0"/>
                <w:sz w:val="21"/>
                <w:szCs w:val="21"/>
                <w14:ligatures w14:val="none"/>
              </w:rPr>
              <w:t xml:space="preserve">Formally approve or adjust NOC </w:t>
            </w:r>
            <w:proofErr w:type="spellStart"/>
            <w:r w:rsidRPr="00065B98">
              <w:rPr>
                <w:rFonts w:ascii="Helvetica" w:eastAsia="Times New Roman" w:hAnsi="Helvetica" w:cs="Times New Roman"/>
                <w:color w:val="000000"/>
                <w:kern w:val="0"/>
                <w:sz w:val="21"/>
                <w:szCs w:val="21"/>
                <w14:ligatures w14:val="none"/>
              </w:rPr>
              <w:t>PbN</w:t>
            </w:r>
            <w:proofErr w:type="spellEnd"/>
            <w:r w:rsidRPr="00065B98">
              <w:rPr>
                <w:rFonts w:ascii="Helvetica" w:eastAsia="Times New Roman" w:hAnsi="Helvetica" w:cs="Times New Roman"/>
                <w:color w:val="000000"/>
                <w:kern w:val="0"/>
                <w:sz w:val="21"/>
                <w:szCs w:val="21"/>
                <w14:ligatures w14:val="none"/>
              </w:rPr>
              <w:t xml:space="preserve"> submissions. Visibility only on </w:t>
            </w:r>
            <w:commentRangeStart w:id="103"/>
            <w:r w:rsidRPr="00065B98">
              <w:rPr>
                <w:rFonts w:ascii="Helvetica" w:eastAsia="Times New Roman" w:hAnsi="Helvetica" w:cs="Times New Roman"/>
                <w:color w:val="000000"/>
                <w:kern w:val="0"/>
                <w:sz w:val="21"/>
                <w:szCs w:val="21"/>
                <w14:ligatures w14:val="none"/>
              </w:rPr>
              <w:t>EoI</w:t>
            </w:r>
            <w:commentRangeEnd w:id="103"/>
            <w:r w:rsidR="00351EE3">
              <w:rPr>
                <w:rStyle w:val="CommentReference"/>
              </w:rPr>
              <w:commentReference w:id="103"/>
            </w:r>
            <w:r w:rsidRPr="00065B98">
              <w:rPr>
                <w:rFonts w:ascii="Helvetica" w:eastAsia="Times New Roman" w:hAnsi="Helvetica" w:cs="Times New Roman"/>
                <w:color w:val="000000"/>
                <w:kern w:val="0"/>
                <w:sz w:val="21"/>
                <w:szCs w:val="21"/>
                <w14:ligatures w14:val="none"/>
              </w:rPr>
              <w:t>.</w:t>
            </w:r>
          </w:p>
        </w:tc>
      </w:tr>
      <w:tr w:rsidR="00065B98" w:rsidRPr="00065B98" w14:paraId="5158DE71" w14:textId="77777777">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4DFA2721"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b/>
                <w:bCs/>
                <w:color w:val="000000"/>
                <w:kern w:val="0"/>
                <w:sz w:val="21"/>
                <w:szCs w:val="21"/>
                <w14:ligatures w14:val="none"/>
              </w:rPr>
              <w:t>IOC admin</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10BC0524" w14:textId="01F6A240"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ENR (grants from holdback) + visibility + IOC-Direct org management</w:t>
            </w:r>
            <w:ins w:id="104" w:author="Emma MORRIS" w:date="2026-04-02T15:31:00Z" w16du:dateUtc="2026-04-02T13:31:00Z">
              <w:r w:rsidR="008B6CEC">
                <w:rPr>
                  <w:rFonts w:ascii="Helvetica" w:eastAsia="Times New Roman" w:hAnsi="Helvetica" w:cs="Times New Roman"/>
                  <w:color w:val="000000"/>
                  <w:kern w:val="0"/>
                  <w:sz w:val="21"/>
                  <w:szCs w:val="21"/>
                  <w14:ligatures w14:val="none"/>
                </w:rPr>
                <w:t xml:space="preserve">. </w:t>
              </w:r>
            </w:ins>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181DFBFD" w14:textId="05348970"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 xml:space="preserve">Visibility only on EoI and </w:t>
            </w:r>
            <w:proofErr w:type="spellStart"/>
            <w:r w:rsidRPr="00065B98">
              <w:rPr>
                <w:rFonts w:ascii="Helvetica" w:eastAsia="Times New Roman" w:hAnsi="Helvetica" w:cs="Times New Roman"/>
                <w:color w:val="000000"/>
                <w:kern w:val="0"/>
                <w:sz w:val="21"/>
                <w:szCs w:val="21"/>
                <w14:ligatures w14:val="none"/>
              </w:rPr>
              <w:t>PbN</w:t>
            </w:r>
            <w:proofErr w:type="spellEnd"/>
            <w:r w:rsidRPr="00065B98">
              <w:rPr>
                <w:rFonts w:ascii="Helvetica" w:eastAsia="Times New Roman" w:hAnsi="Helvetica" w:cs="Times New Roman"/>
                <w:color w:val="000000"/>
                <w:kern w:val="0"/>
                <w:sz w:val="21"/>
                <w:szCs w:val="21"/>
                <w14:ligatures w14:val="none"/>
              </w:rPr>
              <w:t xml:space="preserve"> for all NOC territories. Reviews NOC ENR request </w:t>
            </w:r>
            <w:proofErr w:type="gramStart"/>
            <w:r w:rsidRPr="00065B98">
              <w:rPr>
                <w:rFonts w:ascii="Helvetica" w:eastAsia="Times New Roman" w:hAnsi="Helvetica" w:cs="Times New Roman"/>
                <w:color w:val="000000"/>
                <w:kern w:val="0"/>
                <w:sz w:val="21"/>
                <w:szCs w:val="21"/>
                <w14:ligatures w14:val="none"/>
              </w:rPr>
              <w:t>lists;</w:t>
            </w:r>
            <w:proofErr w:type="gramEnd"/>
            <w:r w:rsidRPr="00065B98">
              <w:rPr>
                <w:rFonts w:ascii="Helvetica" w:eastAsia="Times New Roman" w:hAnsi="Helvetica" w:cs="Times New Roman"/>
                <w:color w:val="000000"/>
                <w:kern w:val="0"/>
                <w:sz w:val="21"/>
                <w:szCs w:val="21"/>
                <w14:ligatures w14:val="none"/>
              </w:rPr>
              <w:t xml:space="preserve"> grants or denies ENR allocations from holdback pool. </w:t>
            </w:r>
            <w:r w:rsidRPr="0072328A">
              <w:rPr>
                <w:rFonts w:ascii="Helvetica" w:eastAsia="Times New Roman" w:hAnsi="Helvetica" w:cs="Times New Roman"/>
                <w:color w:val="000000"/>
                <w:kern w:val="0"/>
                <w:sz w:val="21"/>
                <w:szCs w:val="21"/>
                <w:lang w:val="it-IT"/>
                <w14:ligatures w14:val="none"/>
              </w:rPr>
              <w:t xml:space="preserve">Sets </w:t>
            </w:r>
            <w:proofErr w:type="spellStart"/>
            <w:r w:rsidRPr="0072328A">
              <w:rPr>
                <w:rFonts w:ascii="Helvetica" w:eastAsia="Times New Roman" w:hAnsi="Helvetica" w:cs="Times New Roman"/>
                <w:color w:val="000000"/>
                <w:kern w:val="0"/>
                <w:sz w:val="21"/>
                <w:szCs w:val="21"/>
                <w:lang w:val="it-IT"/>
                <w14:ligatures w14:val="none"/>
              </w:rPr>
              <w:t>total</w:t>
            </w:r>
            <w:proofErr w:type="spellEnd"/>
            <w:r w:rsidRPr="0072328A">
              <w:rPr>
                <w:rFonts w:ascii="Helvetica" w:eastAsia="Times New Roman" w:hAnsi="Helvetica" w:cs="Times New Roman"/>
                <w:color w:val="000000"/>
                <w:kern w:val="0"/>
                <w:sz w:val="21"/>
                <w:szCs w:val="21"/>
                <w:lang w:val="it-IT"/>
                <w14:ligatures w14:val="none"/>
              </w:rPr>
              <w:t xml:space="preserve"> per-</w:t>
            </w:r>
            <w:proofErr w:type="spellStart"/>
            <w:r w:rsidRPr="0072328A">
              <w:rPr>
                <w:rFonts w:ascii="Helvetica" w:eastAsia="Times New Roman" w:hAnsi="Helvetica" w:cs="Times New Roman"/>
                <w:color w:val="000000"/>
                <w:kern w:val="0"/>
                <w:sz w:val="21"/>
                <w:szCs w:val="21"/>
                <w:lang w:val="it-IT"/>
                <w14:ligatures w14:val="none"/>
              </w:rPr>
              <w:t>category</w:t>
            </w:r>
            <w:proofErr w:type="spellEnd"/>
            <w:r w:rsidRPr="0072328A">
              <w:rPr>
                <w:rFonts w:ascii="Helvetica" w:eastAsia="Times New Roman" w:hAnsi="Helvetica" w:cs="Times New Roman"/>
                <w:color w:val="000000"/>
                <w:kern w:val="0"/>
                <w:sz w:val="21"/>
                <w:szCs w:val="21"/>
                <w:lang w:val="it-IT"/>
                <w14:ligatures w14:val="none"/>
              </w:rPr>
              <w:t xml:space="preserve"> quota per NOC via Excel import. </w:t>
            </w:r>
            <w:r w:rsidRPr="00065B98">
              <w:rPr>
                <w:rFonts w:ascii="Helvetica" w:eastAsia="Times New Roman" w:hAnsi="Helvetica" w:cs="Times New Roman"/>
                <w:b/>
                <w:bCs/>
                <w:color w:val="000000"/>
                <w:kern w:val="0"/>
                <w:sz w:val="21"/>
                <w:szCs w:val="21"/>
                <w14:ligatures w14:val="none"/>
              </w:rPr>
              <w:t xml:space="preserve">Additionally acts as the NOC-equivalent for IOC-Direct </w:t>
            </w:r>
            <w:proofErr w:type="spellStart"/>
            <w:r w:rsidRPr="00065B98">
              <w:rPr>
                <w:rFonts w:ascii="Helvetica" w:eastAsia="Times New Roman" w:hAnsi="Helvetica" w:cs="Times New Roman"/>
                <w:b/>
                <w:bCs/>
                <w:color w:val="000000"/>
                <w:kern w:val="0"/>
                <w:sz w:val="21"/>
                <w:szCs w:val="21"/>
                <w14:ligatures w14:val="none"/>
              </w:rPr>
              <w:t>organisations</w:t>
            </w:r>
            <w:proofErr w:type="spellEnd"/>
            <w:r w:rsidRPr="00065B98">
              <w:rPr>
                <w:rFonts w:ascii="Helvetica" w:eastAsia="Times New Roman" w:hAnsi="Helvetica" w:cs="Times New Roman"/>
                <w:color w:val="000000"/>
                <w:kern w:val="0"/>
                <w:sz w:val="21"/>
                <w:szCs w:val="21"/>
                <w14:ligatures w14:val="none"/>
              </w:rPr>
              <w:t xml:space="preserve">: </w:t>
            </w:r>
            <w:del w:id="105" w:author="Emma MORRIS" w:date="2026-04-02T15:31:00Z" w16du:dateUtc="2026-04-02T13:31:00Z">
              <w:r w:rsidRPr="00065B98" w:rsidDel="008B6CEC">
                <w:rPr>
                  <w:rFonts w:ascii="Helvetica" w:eastAsia="Times New Roman" w:hAnsi="Helvetica" w:cs="Times New Roman"/>
                  <w:color w:val="000000"/>
                  <w:kern w:val="0"/>
                  <w:sz w:val="21"/>
                  <w:szCs w:val="21"/>
                  <w14:ligatures w14:val="none"/>
                </w:rPr>
                <w:delText xml:space="preserve">manages the reserved org list, reviews EoI applications from IOC-Direct orgs, and submits PbN allocations for those orgs </w:delText>
              </w:r>
            </w:del>
            <w:r w:rsidRPr="00065B98">
              <w:rPr>
                <w:rFonts w:ascii="Helvetica" w:eastAsia="Times New Roman" w:hAnsi="Helvetica" w:cs="Times New Roman"/>
                <w:color w:val="000000"/>
                <w:kern w:val="0"/>
                <w:sz w:val="21"/>
                <w:szCs w:val="21"/>
                <w14:ligatures w14:val="none"/>
              </w:rPr>
              <w:t xml:space="preserve">(subject to OCOG approval, same state </w:t>
            </w:r>
            <w:commentRangeStart w:id="106"/>
            <w:r w:rsidRPr="00065B98">
              <w:rPr>
                <w:rFonts w:ascii="Helvetica" w:eastAsia="Times New Roman" w:hAnsi="Helvetica" w:cs="Times New Roman"/>
                <w:color w:val="000000"/>
                <w:kern w:val="0"/>
                <w:sz w:val="21"/>
                <w:szCs w:val="21"/>
                <w14:ligatures w14:val="none"/>
              </w:rPr>
              <w:t>machine</w:t>
            </w:r>
            <w:commentRangeEnd w:id="106"/>
            <w:r w:rsidR="00B04A6B">
              <w:rPr>
                <w:rStyle w:val="CommentReference"/>
              </w:rPr>
              <w:commentReference w:id="106"/>
            </w:r>
            <w:r w:rsidRPr="00065B98">
              <w:rPr>
                <w:rFonts w:ascii="Helvetica" w:eastAsia="Times New Roman" w:hAnsi="Helvetica" w:cs="Times New Roman"/>
                <w:color w:val="000000"/>
                <w:kern w:val="0"/>
                <w:sz w:val="21"/>
                <w:szCs w:val="21"/>
                <w14:ligatures w14:val="none"/>
              </w:rPr>
              <w:t xml:space="preserve"> as any NOC).</w:t>
            </w:r>
          </w:p>
        </w:tc>
      </w:tr>
      <w:tr w:rsidR="00065B98" w:rsidRPr="00065B98" w14:paraId="0759C074"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595A8478"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b/>
                <w:bCs/>
                <w:color w:val="000000"/>
                <w:kern w:val="0"/>
                <w:sz w:val="21"/>
                <w:szCs w:val="21"/>
                <w14:ligatures w14:val="none"/>
              </w:rPr>
              <w:t>Applicant</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0098CD42"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EoI submission</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01071268"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Submits their own application. Views own status. No other access.</w:t>
            </w:r>
          </w:p>
        </w:tc>
      </w:tr>
    </w:tbl>
    <w:p w14:paraId="1938E89C" w14:textId="63EA3714" w:rsidR="00065B98" w:rsidRPr="00065B98" w:rsidRDefault="00065B98" w:rsidP="00065B98">
      <w:pPr>
        <w:shd w:val="clear" w:color="auto" w:fill="FFFFFF"/>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b/>
          <w:bCs/>
          <w:color w:val="000000"/>
          <w:kern w:val="0"/>
          <w:sz w:val="21"/>
          <w:szCs w:val="21"/>
          <w14:ligatures w14:val="none"/>
        </w:rPr>
        <w:t>IF vs. NOC distinction:</w:t>
      </w:r>
      <w:r w:rsidRPr="00065B98">
        <w:rPr>
          <w:rFonts w:ascii="Helvetica" w:eastAsia="Times New Roman" w:hAnsi="Helvetica" w:cs="Times New Roman"/>
          <w:color w:val="000000"/>
          <w:kern w:val="0"/>
          <w:sz w:val="21"/>
          <w:szCs w:val="21"/>
          <w14:ligatures w14:val="none"/>
        </w:rPr>
        <w:t xml:space="preserve"> IFs use the same admin screens and role as NOC admins. The key difference: IFs have no public EoI application queue. </w:t>
      </w:r>
      <w:del w:id="107" w:author="Emma MORRIS" w:date="2026-04-02T15:34:00Z" w16du:dateUtc="2026-04-02T13:34:00Z">
        <w:r w:rsidRPr="00065B98" w:rsidDel="00332F22">
          <w:rPr>
            <w:rFonts w:ascii="Helvetica" w:eastAsia="Times New Roman" w:hAnsi="Helvetica" w:cs="Times New Roman"/>
            <w:color w:val="000000"/>
            <w:kern w:val="0"/>
            <w:sz w:val="21"/>
            <w:szCs w:val="21"/>
            <w14:ligatures w14:val="none"/>
          </w:rPr>
          <w:delText xml:space="preserve">All IF-territory orgs come in via the NOC invited-org flow. </w:delText>
        </w:r>
      </w:del>
      <w:r w:rsidRPr="00065B98">
        <w:rPr>
          <w:rFonts w:ascii="Helvetica" w:eastAsia="Times New Roman" w:hAnsi="Helvetica" w:cs="Times New Roman"/>
          <w:color w:val="000000"/>
          <w:kern w:val="0"/>
          <w:sz w:val="21"/>
          <w:szCs w:val="21"/>
          <w14:ligatures w14:val="none"/>
        </w:rPr>
        <w:t xml:space="preserve">Once in the system, IF admin allocates </w:t>
      </w:r>
      <w:proofErr w:type="spellStart"/>
      <w:r w:rsidRPr="00065B98">
        <w:rPr>
          <w:rFonts w:ascii="Helvetica" w:eastAsia="Times New Roman" w:hAnsi="Helvetica" w:cs="Times New Roman"/>
          <w:color w:val="000000"/>
          <w:kern w:val="0"/>
          <w:sz w:val="21"/>
          <w:szCs w:val="21"/>
          <w14:ligatures w14:val="none"/>
        </w:rPr>
        <w:t>PbN</w:t>
      </w:r>
      <w:proofErr w:type="spellEnd"/>
      <w:r w:rsidRPr="00065B98">
        <w:rPr>
          <w:rFonts w:ascii="Helvetica" w:eastAsia="Times New Roman" w:hAnsi="Helvetica" w:cs="Times New Roman"/>
          <w:color w:val="000000"/>
          <w:kern w:val="0"/>
          <w:sz w:val="21"/>
          <w:szCs w:val="21"/>
          <w14:ligatures w14:val="none"/>
        </w:rPr>
        <w:t xml:space="preserve"> slots and </w:t>
      </w:r>
      <w:del w:id="108" w:author="Emma MORRIS" w:date="2026-04-02T15:33:00Z" w16du:dateUtc="2026-04-02T13:33:00Z">
        <w:r w:rsidRPr="00065B98" w:rsidDel="000F5591">
          <w:rPr>
            <w:rFonts w:ascii="Helvetica" w:eastAsia="Times New Roman" w:hAnsi="Helvetica" w:cs="Times New Roman"/>
            <w:color w:val="000000"/>
            <w:kern w:val="0"/>
            <w:sz w:val="21"/>
            <w:szCs w:val="21"/>
            <w14:ligatures w14:val="none"/>
          </w:rPr>
          <w:delText xml:space="preserve">submits ENR lists </w:delText>
        </w:r>
      </w:del>
      <w:r w:rsidRPr="00065B98">
        <w:rPr>
          <w:rFonts w:ascii="Helvetica" w:eastAsia="Times New Roman" w:hAnsi="Helvetica" w:cs="Times New Roman"/>
          <w:color w:val="000000"/>
          <w:kern w:val="0"/>
          <w:sz w:val="21"/>
          <w:szCs w:val="21"/>
          <w14:ligatures w14:val="none"/>
        </w:rPr>
        <w:t>identically to NOC admins. For schema purposes, </w:t>
      </w:r>
      <w:proofErr w:type="spellStart"/>
      <w:r w:rsidRPr="00065B98">
        <w:rPr>
          <w:rFonts w:ascii="Courier New" w:eastAsia="Times New Roman" w:hAnsi="Courier New" w:cs="Courier New"/>
          <w:color w:val="000000"/>
          <w:kern w:val="0"/>
          <w:sz w:val="20"/>
          <w:szCs w:val="20"/>
          <w:bdr w:val="single" w:sz="6" w:space="0" w:color="EAEAEA" w:frame="1"/>
          <w:shd w:val="clear" w:color="auto" w:fill="F8F8F8"/>
          <w14:ligatures w14:val="none"/>
        </w:rPr>
        <w:t>noc_code</w:t>
      </w:r>
      <w:proofErr w:type="spellEnd"/>
      <w:r w:rsidRPr="00065B98">
        <w:rPr>
          <w:rFonts w:ascii="Helvetica" w:eastAsia="Times New Roman" w:hAnsi="Helvetica" w:cs="Times New Roman"/>
          <w:color w:val="000000"/>
          <w:kern w:val="0"/>
          <w:sz w:val="21"/>
          <w:szCs w:val="21"/>
          <w14:ligatures w14:val="none"/>
        </w:rPr>
        <w:t> / </w:t>
      </w:r>
      <w:proofErr w:type="spellStart"/>
      <w:r w:rsidRPr="00065B98">
        <w:rPr>
          <w:rFonts w:ascii="Courier New" w:eastAsia="Times New Roman" w:hAnsi="Courier New" w:cs="Courier New"/>
          <w:color w:val="000000"/>
          <w:kern w:val="0"/>
          <w:sz w:val="20"/>
          <w:szCs w:val="20"/>
          <w:bdr w:val="single" w:sz="6" w:space="0" w:color="EAEAEA" w:frame="1"/>
          <w:shd w:val="clear" w:color="auto" w:fill="F8F8F8"/>
          <w14:ligatures w14:val="none"/>
        </w:rPr>
        <w:t>body_code</w:t>
      </w:r>
      <w:proofErr w:type="spellEnd"/>
      <w:r w:rsidRPr="00065B98">
        <w:rPr>
          <w:rFonts w:ascii="Helvetica" w:eastAsia="Times New Roman" w:hAnsi="Helvetica" w:cs="Times New Roman"/>
          <w:color w:val="000000"/>
          <w:kern w:val="0"/>
          <w:sz w:val="21"/>
          <w:szCs w:val="21"/>
          <w14:ligatures w14:val="none"/>
        </w:rPr>
        <w:t> covers both NOC and IF codes.</w:t>
      </w:r>
    </w:p>
    <w:p w14:paraId="3740784B" w14:textId="3E886EF7" w:rsidR="00065B98" w:rsidRPr="00065B98" w:rsidRDefault="00065B98" w:rsidP="00065B98">
      <w:pPr>
        <w:shd w:val="clear" w:color="auto" w:fill="FFFFFF"/>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Note: IOC and OCOG are </w:t>
      </w:r>
      <w:r w:rsidRPr="00065B98">
        <w:rPr>
          <w:rFonts w:ascii="Helvetica" w:eastAsia="Times New Roman" w:hAnsi="Helvetica" w:cs="Times New Roman"/>
          <w:b/>
          <w:bCs/>
          <w:color w:val="000000"/>
          <w:kern w:val="0"/>
          <w:sz w:val="21"/>
          <w:szCs w:val="21"/>
          <w14:ligatures w14:val="none"/>
        </w:rPr>
        <w:t>distinct roles</w:t>
      </w:r>
      <w:r w:rsidRPr="00065B98">
        <w:rPr>
          <w:rFonts w:ascii="Helvetica" w:eastAsia="Times New Roman" w:hAnsi="Helvetica" w:cs="Times New Roman"/>
          <w:color w:val="000000"/>
          <w:kern w:val="0"/>
          <w:sz w:val="21"/>
          <w:szCs w:val="21"/>
          <w14:ligatures w14:val="none"/>
        </w:rPr>
        <w:t> </w:t>
      </w:r>
      <w:ins w:id="109" w:author="Emma MORRIS" w:date="2026-04-02T15:34:00Z" w16du:dateUtc="2026-04-02T13:34:00Z">
        <w:r w:rsidR="00332F22">
          <w:rPr>
            <w:rFonts w:ascii="Helvetica" w:eastAsia="Times New Roman" w:hAnsi="Helvetica" w:cs="Times New Roman"/>
            <w:color w:val="000000"/>
            <w:kern w:val="0"/>
            <w:sz w:val="21"/>
            <w:szCs w:val="21"/>
            <w14:ligatures w14:val="none"/>
          </w:rPr>
          <w:t xml:space="preserve">the OCOG </w:t>
        </w:r>
        <w:proofErr w:type="gramStart"/>
        <w:r w:rsidR="00332F22">
          <w:rPr>
            <w:rFonts w:ascii="Helvetica" w:eastAsia="Times New Roman" w:hAnsi="Helvetica" w:cs="Times New Roman"/>
            <w:color w:val="000000"/>
            <w:kern w:val="0"/>
            <w:sz w:val="21"/>
            <w:szCs w:val="21"/>
            <w14:ligatures w14:val="none"/>
          </w:rPr>
          <w:t>needs</w:t>
        </w:r>
        <w:proofErr w:type="gramEnd"/>
        <w:r w:rsidR="00332F22">
          <w:rPr>
            <w:rFonts w:ascii="Helvetica" w:eastAsia="Times New Roman" w:hAnsi="Helvetica" w:cs="Times New Roman"/>
            <w:color w:val="000000"/>
            <w:kern w:val="0"/>
            <w:sz w:val="21"/>
            <w:szCs w:val="21"/>
            <w14:ligatures w14:val="none"/>
          </w:rPr>
          <w:t xml:space="preserve"> </w:t>
        </w:r>
        <w:r w:rsidR="008E0654">
          <w:rPr>
            <w:rFonts w:ascii="Helvetica" w:eastAsia="Times New Roman" w:hAnsi="Helvetica" w:cs="Times New Roman"/>
            <w:color w:val="000000"/>
            <w:kern w:val="0"/>
            <w:sz w:val="21"/>
            <w:szCs w:val="21"/>
            <w14:ligatures w14:val="none"/>
          </w:rPr>
          <w:t>to work with IOC for all stakeholder categories</w:t>
        </w:r>
      </w:ins>
      <w:ins w:id="110" w:author="Emma MORRIS" w:date="2026-04-02T15:35:00Z" w16du:dateUtc="2026-04-02T13:35:00Z">
        <w:r w:rsidR="00081D77">
          <w:rPr>
            <w:rFonts w:ascii="Helvetica" w:eastAsia="Times New Roman" w:hAnsi="Helvetica" w:cs="Times New Roman"/>
            <w:color w:val="000000"/>
            <w:kern w:val="0"/>
            <w:sz w:val="21"/>
            <w:szCs w:val="21"/>
            <w14:ligatures w14:val="none"/>
          </w:rPr>
          <w:t xml:space="preserve"> not just NOC</w:t>
        </w:r>
        <w:proofErr w:type="gramStart"/>
        <w:r w:rsidR="00081D77">
          <w:rPr>
            <w:rFonts w:ascii="Helvetica" w:eastAsia="Times New Roman" w:hAnsi="Helvetica" w:cs="Times New Roman"/>
            <w:color w:val="000000"/>
            <w:kern w:val="0"/>
            <w:sz w:val="21"/>
            <w:szCs w:val="21"/>
            <w14:ligatures w14:val="none"/>
          </w:rPr>
          <w:t xml:space="preserve">. </w:t>
        </w:r>
        <w:r w:rsidR="008E0654">
          <w:rPr>
            <w:rFonts w:ascii="Helvetica" w:eastAsia="Times New Roman" w:hAnsi="Helvetica" w:cs="Times New Roman"/>
            <w:color w:val="000000"/>
            <w:kern w:val="0"/>
            <w:sz w:val="21"/>
            <w:szCs w:val="21"/>
            <w14:ligatures w14:val="none"/>
          </w:rPr>
          <w:t>.</w:t>
        </w:r>
        <w:proofErr w:type="gramEnd"/>
        <w:r w:rsidR="008E0654">
          <w:rPr>
            <w:rFonts w:ascii="Helvetica" w:eastAsia="Times New Roman" w:hAnsi="Helvetica" w:cs="Times New Roman"/>
            <w:color w:val="000000"/>
            <w:kern w:val="0"/>
            <w:sz w:val="21"/>
            <w:szCs w:val="21"/>
            <w14:ligatures w14:val="none"/>
          </w:rPr>
          <w:t xml:space="preserve">  </w:t>
        </w:r>
        <w:r w:rsidR="00081D77">
          <w:rPr>
            <w:rFonts w:ascii="Helvetica" w:eastAsia="Times New Roman" w:hAnsi="Helvetica" w:cs="Times New Roman"/>
            <w:color w:val="000000"/>
            <w:kern w:val="0"/>
            <w:sz w:val="21"/>
            <w:szCs w:val="21"/>
            <w14:ligatures w14:val="none"/>
          </w:rPr>
          <w:t xml:space="preserve">This needs to be discussed with the OCOG.  </w:t>
        </w:r>
      </w:ins>
      <w:r w:rsidRPr="00065B98">
        <w:rPr>
          <w:rFonts w:ascii="Helvetica" w:eastAsia="Times New Roman" w:hAnsi="Helvetica" w:cs="Times New Roman"/>
          <w:color w:val="000000"/>
          <w:kern w:val="0"/>
          <w:sz w:val="21"/>
          <w:szCs w:val="21"/>
          <w14:ligatures w14:val="none"/>
        </w:rPr>
        <w:t>— different logins, different permission sets, different primary workflows.</w:t>
      </w:r>
      <w:ins w:id="111" w:author="Emma MORRIS" w:date="2026-04-02T15:35:00Z" w16du:dateUtc="2026-04-02T13:35:00Z">
        <w:r w:rsidR="00FD70B5">
          <w:rPr>
            <w:rFonts w:ascii="Helvetica" w:eastAsia="Times New Roman" w:hAnsi="Helvetica" w:cs="Times New Roman"/>
            <w:color w:val="000000"/>
            <w:kern w:val="0"/>
            <w:sz w:val="21"/>
            <w:szCs w:val="21"/>
            <w14:ligatures w14:val="none"/>
          </w:rPr>
          <w:t xml:space="preserve">  Not really….</w:t>
        </w:r>
      </w:ins>
      <w:r w:rsidRPr="00065B98">
        <w:rPr>
          <w:rFonts w:ascii="Helvetica" w:eastAsia="Times New Roman" w:hAnsi="Helvetica" w:cs="Times New Roman"/>
          <w:color w:val="000000"/>
          <w:kern w:val="0"/>
          <w:sz w:val="21"/>
          <w:szCs w:val="21"/>
          <w14:ligatures w14:val="none"/>
        </w:rPr>
        <w:t xml:space="preserve"> The IOC admin's NOC-equivalent workflow for IOC-Direct orgs is scoped to </w:t>
      </w:r>
      <w:proofErr w:type="spellStart"/>
      <w:r w:rsidRPr="00065B98">
        <w:rPr>
          <w:rFonts w:ascii="Courier New" w:eastAsia="Times New Roman" w:hAnsi="Courier New" w:cs="Courier New"/>
          <w:color w:val="000000"/>
          <w:kern w:val="0"/>
          <w:sz w:val="20"/>
          <w:szCs w:val="20"/>
          <w:bdr w:val="single" w:sz="6" w:space="0" w:color="EAEAEA" w:frame="1"/>
          <w:shd w:val="clear" w:color="auto" w:fill="F8F8F8"/>
          <w14:ligatures w14:val="none"/>
        </w:rPr>
        <w:t>noc_code</w:t>
      </w:r>
      <w:proofErr w:type="spellEnd"/>
      <w:r w:rsidRPr="00065B98">
        <w:rPr>
          <w:rFonts w:ascii="Courier New" w:eastAsia="Times New Roman" w:hAnsi="Courier New" w:cs="Courier New"/>
          <w:color w:val="000000"/>
          <w:kern w:val="0"/>
          <w:sz w:val="20"/>
          <w:szCs w:val="20"/>
          <w:bdr w:val="single" w:sz="6" w:space="0" w:color="EAEAEA" w:frame="1"/>
          <w:shd w:val="clear" w:color="auto" w:fill="F8F8F8"/>
          <w14:ligatures w14:val="none"/>
        </w:rPr>
        <w:t xml:space="preserve"> = 'IOC_DIRECT'</w:t>
      </w:r>
      <w:r w:rsidRPr="00065B98">
        <w:rPr>
          <w:rFonts w:ascii="Helvetica" w:eastAsia="Times New Roman" w:hAnsi="Helvetica" w:cs="Times New Roman"/>
          <w:color w:val="000000"/>
          <w:kern w:val="0"/>
          <w:sz w:val="21"/>
          <w:szCs w:val="21"/>
          <w14:ligatures w14:val="none"/>
        </w:rPr>
        <w:t xml:space="preserve"> and uses the same screens as a NOC admin for that </w:t>
      </w:r>
      <w:commentRangeStart w:id="112"/>
      <w:r w:rsidRPr="00065B98">
        <w:rPr>
          <w:rFonts w:ascii="Helvetica" w:eastAsia="Times New Roman" w:hAnsi="Helvetica" w:cs="Times New Roman"/>
          <w:color w:val="000000"/>
          <w:kern w:val="0"/>
          <w:sz w:val="21"/>
          <w:szCs w:val="21"/>
          <w14:ligatures w14:val="none"/>
        </w:rPr>
        <w:t>territory</w:t>
      </w:r>
      <w:commentRangeEnd w:id="112"/>
      <w:r w:rsidR="00634A50">
        <w:rPr>
          <w:rStyle w:val="CommentReference"/>
        </w:rPr>
        <w:commentReference w:id="112"/>
      </w:r>
      <w:r w:rsidRPr="00065B98">
        <w:rPr>
          <w:rFonts w:ascii="Helvetica" w:eastAsia="Times New Roman" w:hAnsi="Helvetica" w:cs="Times New Roman"/>
          <w:color w:val="000000"/>
          <w:kern w:val="0"/>
          <w:sz w:val="21"/>
          <w:szCs w:val="21"/>
          <w14:ligatures w14:val="none"/>
        </w:rPr>
        <w:t>.</w:t>
      </w:r>
    </w:p>
    <w:p w14:paraId="3F53AAE9" w14:textId="77777777" w:rsidR="00065B98" w:rsidRPr="00065B98" w:rsidRDefault="00000000" w:rsidP="00065B98">
      <w:pPr>
        <w:spacing w:after="0" w:line="240" w:lineRule="auto"/>
        <w:rPr>
          <w:rFonts w:ascii="Helvetica" w:eastAsia="Times New Roman" w:hAnsi="Helvetica" w:cs="Times New Roman"/>
          <w:kern w:val="0"/>
          <w:sz w:val="21"/>
          <w:szCs w:val="21"/>
          <w14:ligatures w14:val="none"/>
        </w:rPr>
      </w:pPr>
      <w:r>
        <w:rPr>
          <w:rFonts w:ascii="Times New Roman" w:eastAsia="Times New Roman" w:hAnsi="Times New Roman" w:cs="Times New Roman"/>
          <w:noProof/>
          <w:kern w:val="0"/>
        </w:rPr>
        <w:pict w14:anchorId="4C02E406">
          <v:rect id="_x0000_i1030" alt="" style="width:468pt;height:.05pt;mso-width-percent:0;mso-height-percent:0;mso-width-percent:0;mso-height-percent:0" o:hralign="center" o:hrstd="t" o:hrnoshade="t" o:hr="t" fillcolor="#ccc" stroked="f"/>
        </w:pict>
      </w:r>
    </w:p>
    <w:p w14:paraId="07D06FDC" w14:textId="77777777" w:rsidR="00065B98" w:rsidRPr="00065B98" w:rsidRDefault="00065B98" w:rsidP="00065B98">
      <w:pPr>
        <w:pBdr>
          <w:bottom w:val="single" w:sz="6" w:space="0" w:color="CCCCCC"/>
        </w:pBdr>
        <w:shd w:val="clear" w:color="auto" w:fill="FFFFFF"/>
        <w:spacing w:before="300" w:after="150" w:line="240" w:lineRule="auto"/>
        <w:outlineLvl w:val="1"/>
        <w:rPr>
          <w:rFonts w:ascii="Helvetica" w:eastAsia="Times New Roman" w:hAnsi="Helvetica" w:cs="Times New Roman"/>
          <w:b/>
          <w:bCs/>
          <w:color w:val="000000"/>
          <w:kern w:val="0"/>
          <w:sz w:val="36"/>
          <w:szCs w:val="36"/>
          <w14:ligatures w14:val="none"/>
        </w:rPr>
      </w:pPr>
      <w:r w:rsidRPr="00065B98">
        <w:rPr>
          <w:rFonts w:ascii="Helvetica" w:eastAsia="Times New Roman" w:hAnsi="Helvetica" w:cs="Times New Roman"/>
          <w:b/>
          <w:bCs/>
          <w:color w:val="000000"/>
          <w:kern w:val="0"/>
          <w:sz w:val="36"/>
          <w:szCs w:val="36"/>
          <w14:ligatures w14:val="none"/>
        </w:rPr>
        <w:t>System Architecture</w:t>
      </w:r>
    </w:p>
    <w:p w14:paraId="625FFBC6" w14:textId="77777777" w:rsidR="00065B98" w:rsidRPr="00065B98" w:rsidRDefault="00065B98" w:rsidP="00065B98">
      <w:pPr>
        <w:shd w:val="clear" w:color="auto" w:fill="FFFFFF"/>
        <w:spacing w:before="300" w:after="150" w:line="240" w:lineRule="auto"/>
        <w:outlineLvl w:val="2"/>
        <w:rPr>
          <w:rFonts w:ascii="Helvetica" w:eastAsia="Times New Roman" w:hAnsi="Helvetica" w:cs="Times New Roman"/>
          <w:b/>
          <w:bCs/>
          <w:color w:val="000000"/>
          <w:kern w:val="0"/>
          <w:sz w:val="27"/>
          <w:szCs w:val="27"/>
          <w14:ligatures w14:val="none"/>
        </w:rPr>
      </w:pPr>
      <w:r w:rsidRPr="00065B98">
        <w:rPr>
          <w:rFonts w:ascii="Helvetica" w:eastAsia="Times New Roman" w:hAnsi="Helvetica" w:cs="Times New Roman"/>
          <w:b/>
          <w:bCs/>
          <w:color w:val="000000"/>
          <w:kern w:val="0"/>
          <w:sz w:val="27"/>
          <w:szCs w:val="27"/>
          <w14:ligatures w14:val="none"/>
        </w:rPr>
        <w:t>Two-System Boundary</w:t>
      </w:r>
    </w:p>
    <w:p w14:paraId="174AC541"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r w:rsidRPr="00065B98">
        <w:rPr>
          <w:rFonts w:ascii="Courier New" w:eastAsia="Times New Roman" w:hAnsi="Courier New" w:cs="Courier New"/>
          <w:color w:val="000000"/>
          <w:kern w:val="0"/>
          <w:sz w:val="20"/>
          <w:szCs w:val="20"/>
          <w:bdr w:val="none" w:sz="0" w:space="0" w:color="auto" w:frame="1"/>
          <w14:ligatures w14:val="none"/>
        </w:rPr>
        <w:t>SYSTEM 1: Media Registration Portal (MRP — this system)</w:t>
      </w:r>
    </w:p>
    <w:p w14:paraId="2A7E1ECA"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r w:rsidRPr="00065B98">
        <w:rPr>
          <w:rFonts w:ascii="Courier New" w:eastAsia="Times New Roman" w:hAnsi="Courier New" w:cs="Courier New"/>
          <w:color w:val="000000"/>
          <w:kern w:val="0"/>
          <w:sz w:val="20"/>
          <w:szCs w:val="20"/>
          <w:bdr w:val="none" w:sz="0" w:space="0" w:color="auto" w:frame="1"/>
          <w14:ligatures w14:val="none"/>
        </w:rPr>
        <w:t xml:space="preserve">  - Public EoI form (media orgs apply to NOC)</w:t>
      </w:r>
    </w:p>
    <w:p w14:paraId="436FEC7F"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r w:rsidRPr="00065B98">
        <w:rPr>
          <w:rFonts w:ascii="Courier New" w:eastAsia="Times New Roman" w:hAnsi="Courier New" w:cs="Courier New"/>
          <w:color w:val="000000"/>
          <w:kern w:val="0"/>
          <w:sz w:val="20"/>
          <w:szCs w:val="20"/>
          <w:bdr w:val="none" w:sz="0" w:space="0" w:color="auto" w:frame="1"/>
          <w14:ligatures w14:val="none"/>
        </w:rPr>
        <w:lastRenderedPageBreak/>
        <w:t xml:space="preserve">  - NOC dashboards (EoI review + </w:t>
      </w:r>
      <w:proofErr w:type="spellStart"/>
      <w:r w:rsidRPr="00065B98">
        <w:rPr>
          <w:rFonts w:ascii="Courier New" w:eastAsia="Times New Roman" w:hAnsi="Courier New" w:cs="Courier New"/>
          <w:color w:val="000000"/>
          <w:kern w:val="0"/>
          <w:sz w:val="20"/>
          <w:szCs w:val="20"/>
          <w:bdr w:val="none" w:sz="0" w:space="0" w:color="auto" w:frame="1"/>
          <w14:ligatures w14:val="none"/>
        </w:rPr>
        <w:t>PbN</w:t>
      </w:r>
      <w:proofErr w:type="spellEnd"/>
      <w:r w:rsidRPr="00065B98">
        <w:rPr>
          <w:rFonts w:ascii="Courier New" w:eastAsia="Times New Roman" w:hAnsi="Courier New" w:cs="Courier New"/>
          <w:color w:val="000000"/>
          <w:kern w:val="0"/>
          <w:sz w:val="20"/>
          <w:szCs w:val="20"/>
          <w:bdr w:val="none" w:sz="0" w:space="0" w:color="auto" w:frame="1"/>
          <w14:ligatures w14:val="none"/>
        </w:rPr>
        <w:t xml:space="preserve"> allocation + ENR request)</w:t>
      </w:r>
    </w:p>
    <w:p w14:paraId="37D0980F"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r w:rsidRPr="00065B98">
        <w:rPr>
          <w:rFonts w:ascii="Courier New" w:eastAsia="Times New Roman" w:hAnsi="Courier New" w:cs="Courier New"/>
          <w:color w:val="000000"/>
          <w:kern w:val="0"/>
          <w:sz w:val="20"/>
          <w:szCs w:val="20"/>
          <w:bdr w:val="none" w:sz="0" w:space="0" w:color="auto" w:frame="1"/>
          <w14:ligatures w14:val="none"/>
        </w:rPr>
        <w:t xml:space="preserve">  - OCOG dashboard (</w:t>
      </w:r>
      <w:proofErr w:type="spellStart"/>
      <w:r w:rsidRPr="00065B98">
        <w:rPr>
          <w:rFonts w:ascii="Courier New" w:eastAsia="Times New Roman" w:hAnsi="Courier New" w:cs="Courier New"/>
          <w:color w:val="000000"/>
          <w:kern w:val="0"/>
          <w:sz w:val="20"/>
          <w:szCs w:val="20"/>
          <w:bdr w:val="none" w:sz="0" w:space="0" w:color="auto" w:frame="1"/>
          <w14:ligatures w14:val="none"/>
        </w:rPr>
        <w:t>PbN</w:t>
      </w:r>
      <w:proofErr w:type="spellEnd"/>
      <w:r w:rsidRPr="00065B98">
        <w:rPr>
          <w:rFonts w:ascii="Courier New" w:eastAsia="Times New Roman" w:hAnsi="Courier New" w:cs="Courier New"/>
          <w:color w:val="000000"/>
          <w:kern w:val="0"/>
          <w:sz w:val="20"/>
          <w:szCs w:val="20"/>
          <w:bdr w:val="none" w:sz="0" w:space="0" w:color="auto" w:frame="1"/>
          <w14:ligatures w14:val="none"/>
        </w:rPr>
        <w:t xml:space="preserve"> approval, cross-NOC)</w:t>
      </w:r>
    </w:p>
    <w:p w14:paraId="58663BB5"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r w:rsidRPr="00065B98">
        <w:rPr>
          <w:rFonts w:ascii="Courier New" w:eastAsia="Times New Roman" w:hAnsi="Courier New" w:cs="Courier New"/>
          <w:color w:val="000000"/>
          <w:kern w:val="0"/>
          <w:sz w:val="20"/>
          <w:szCs w:val="20"/>
          <w:bdr w:val="none" w:sz="0" w:space="0" w:color="auto" w:frame="1"/>
          <w14:ligatures w14:val="none"/>
        </w:rPr>
        <w:t xml:space="preserve">  - IOC dashboard (visibility + ENR grant + quota-setting)</w:t>
      </w:r>
    </w:p>
    <w:p w14:paraId="650D7ACC"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r w:rsidRPr="00065B98">
        <w:rPr>
          <w:rFonts w:ascii="Courier New" w:eastAsia="Times New Roman" w:hAnsi="Courier New" w:cs="Courier New"/>
          <w:color w:val="000000"/>
          <w:kern w:val="0"/>
          <w:sz w:val="20"/>
          <w:szCs w:val="20"/>
          <w:bdr w:val="none" w:sz="0" w:space="0" w:color="auto" w:frame="1"/>
          <w14:ligatures w14:val="none"/>
        </w:rPr>
        <w:t xml:space="preserve">  ↓ DATA HANDOFF (structured export or API — see ACR Integration section)</w:t>
      </w:r>
    </w:p>
    <w:p w14:paraId="512CE177"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r w:rsidRPr="00065B98">
        <w:rPr>
          <w:rFonts w:ascii="Courier New" w:eastAsia="Times New Roman" w:hAnsi="Courier New" w:cs="Courier New"/>
          <w:color w:val="000000"/>
          <w:kern w:val="0"/>
          <w:sz w:val="20"/>
          <w:szCs w:val="20"/>
          <w:bdr w:val="none" w:sz="0" w:space="0" w:color="auto" w:frame="1"/>
          <w14:ligatures w14:val="none"/>
        </w:rPr>
        <w:t>SYSTEM 2: ACR / ACR system (LA28's existing accreditation platform)</w:t>
      </w:r>
    </w:p>
    <w:p w14:paraId="41D267A6"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r w:rsidRPr="00065B98">
        <w:rPr>
          <w:rFonts w:ascii="Courier New" w:eastAsia="Times New Roman" w:hAnsi="Courier New" w:cs="Courier New"/>
          <w:color w:val="000000"/>
          <w:kern w:val="0"/>
          <w:sz w:val="20"/>
          <w:szCs w:val="20"/>
          <w:bdr w:val="none" w:sz="0" w:space="0" w:color="auto" w:frame="1"/>
          <w14:ligatures w14:val="none"/>
        </w:rPr>
        <w:t xml:space="preserve">  - Common Codes (org registry)</w:t>
      </w:r>
    </w:p>
    <w:p w14:paraId="3FDF27D7"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14:ligatures w14:val="none"/>
        </w:rPr>
      </w:pPr>
      <w:r w:rsidRPr="00065B98">
        <w:rPr>
          <w:rFonts w:ascii="Courier New" w:eastAsia="Times New Roman" w:hAnsi="Courier New" w:cs="Courier New"/>
          <w:color w:val="000000"/>
          <w:kern w:val="0"/>
          <w:sz w:val="20"/>
          <w:szCs w:val="20"/>
          <w:bdr w:val="none" w:sz="0" w:space="0" w:color="auto" w:frame="1"/>
          <w14:ligatures w14:val="none"/>
        </w:rPr>
        <w:t xml:space="preserve">  - Press by Name (individual accreditation — Phase 2, 2027)</w:t>
      </w:r>
    </w:p>
    <w:p w14:paraId="6F084974" w14:textId="77777777" w:rsidR="00065B98" w:rsidRPr="00065B98" w:rsidRDefault="00065B98" w:rsidP="00065B98">
      <w:pPr>
        <w:shd w:val="clear" w:color="auto" w:fill="FFFFFF"/>
        <w:spacing w:before="300" w:after="150" w:line="240" w:lineRule="auto"/>
        <w:outlineLvl w:val="2"/>
        <w:rPr>
          <w:rFonts w:ascii="Helvetica" w:eastAsia="Times New Roman" w:hAnsi="Helvetica" w:cs="Times New Roman"/>
          <w:b/>
          <w:bCs/>
          <w:color w:val="000000"/>
          <w:kern w:val="0"/>
          <w:sz w:val="27"/>
          <w:szCs w:val="27"/>
          <w14:ligatures w14:val="none"/>
        </w:rPr>
      </w:pPr>
      <w:r w:rsidRPr="00065B98">
        <w:rPr>
          <w:rFonts w:ascii="Helvetica" w:eastAsia="Times New Roman" w:hAnsi="Helvetica" w:cs="Times New Roman"/>
          <w:b/>
          <w:bCs/>
          <w:color w:val="000000"/>
          <w:kern w:val="0"/>
          <w:sz w:val="27"/>
          <w:szCs w:val="27"/>
          <w14:ligatures w14:val="none"/>
        </w:rPr>
        <w:t>Technology Stack (confirmed)</w:t>
      </w:r>
    </w:p>
    <w:p w14:paraId="2BF6EBFD" w14:textId="77777777" w:rsidR="00065B98" w:rsidRPr="00065B98" w:rsidRDefault="00065B98" w:rsidP="00065B98">
      <w:pPr>
        <w:numPr>
          <w:ilvl w:val="0"/>
          <w:numId w:val="2"/>
        </w:numPr>
        <w:shd w:val="clear" w:color="auto" w:fill="FFFFFF"/>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b/>
          <w:bCs/>
          <w:color w:val="000000"/>
          <w:kern w:val="0"/>
          <w:sz w:val="21"/>
          <w:szCs w:val="21"/>
          <w14:ligatures w14:val="none"/>
        </w:rPr>
        <w:t>Framework:</w:t>
      </w:r>
      <w:r w:rsidRPr="00065B98">
        <w:rPr>
          <w:rFonts w:ascii="Helvetica" w:eastAsia="Times New Roman" w:hAnsi="Helvetica" w:cs="Times New Roman"/>
          <w:color w:val="000000"/>
          <w:kern w:val="0"/>
          <w:sz w:val="21"/>
          <w:szCs w:val="21"/>
          <w14:ligatures w14:val="none"/>
        </w:rPr>
        <w:t> Next.js App Router (server components, server actions)</w:t>
      </w:r>
    </w:p>
    <w:p w14:paraId="3AC824B3" w14:textId="77777777" w:rsidR="00065B98" w:rsidRPr="00065B98" w:rsidRDefault="00065B98" w:rsidP="00065B98">
      <w:pPr>
        <w:numPr>
          <w:ilvl w:val="0"/>
          <w:numId w:val="2"/>
        </w:numPr>
        <w:shd w:val="clear" w:color="auto" w:fill="FFFFFF"/>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b/>
          <w:bCs/>
          <w:color w:val="000000"/>
          <w:kern w:val="0"/>
          <w:sz w:val="21"/>
          <w:szCs w:val="21"/>
          <w14:ligatures w14:val="none"/>
        </w:rPr>
        <w:t>ORM:</w:t>
      </w:r>
      <w:r w:rsidRPr="00065B98">
        <w:rPr>
          <w:rFonts w:ascii="Helvetica" w:eastAsia="Times New Roman" w:hAnsi="Helvetica" w:cs="Times New Roman"/>
          <w:color w:val="000000"/>
          <w:kern w:val="0"/>
          <w:sz w:val="21"/>
          <w:szCs w:val="21"/>
          <w14:ligatures w14:val="none"/>
        </w:rPr>
        <w:t> Drizzle + PostgreSQL</w:t>
      </w:r>
    </w:p>
    <w:p w14:paraId="2B34AE10" w14:textId="77777777" w:rsidR="00065B98" w:rsidRPr="00065B98" w:rsidRDefault="00065B98" w:rsidP="00065B98">
      <w:pPr>
        <w:numPr>
          <w:ilvl w:val="0"/>
          <w:numId w:val="2"/>
        </w:numPr>
        <w:shd w:val="clear" w:color="auto" w:fill="FFFFFF"/>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b/>
          <w:bCs/>
          <w:color w:val="000000"/>
          <w:kern w:val="0"/>
          <w:sz w:val="21"/>
          <w:szCs w:val="21"/>
          <w14:ligatures w14:val="none"/>
        </w:rPr>
        <w:t>UI:</w:t>
      </w:r>
      <w:r w:rsidRPr="00065B98">
        <w:rPr>
          <w:rFonts w:ascii="Helvetica" w:eastAsia="Times New Roman" w:hAnsi="Helvetica" w:cs="Times New Roman"/>
          <w:color w:val="000000"/>
          <w:kern w:val="0"/>
          <w:sz w:val="21"/>
          <w:szCs w:val="21"/>
          <w14:ligatures w14:val="none"/>
        </w:rPr>
        <w:t xml:space="preserve"> Tailwind CSS + </w:t>
      </w:r>
      <w:proofErr w:type="spellStart"/>
      <w:r w:rsidRPr="00065B98">
        <w:rPr>
          <w:rFonts w:ascii="Helvetica" w:eastAsia="Times New Roman" w:hAnsi="Helvetica" w:cs="Times New Roman"/>
          <w:color w:val="000000"/>
          <w:kern w:val="0"/>
          <w:sz w:val="21"/>
          <w:szCs w:val="21"/>
          <w14:ligatures w14:val="none"/>
        </w:rPr>
        <w:t>shadcn</w:t>
      </w:r>
      <w:proofErr w:type="spellEnd"/>
      <w:r w:rsidRPr="00065B98">
        <w:rPr>
          <w:rFonts w:ascii="Helvetica" w:eastAsia="Times New Roman" w:hAnsi="Helvetica" w:cs="Times New Roman"/>
          <w:color w:val="000000"/>
          <w:kern w:val="0"/>
          <w:sz w:val="21"/>
          <w:szCs w:val="21"/>
          <w14:ligatures w14:val="none"/>
        </w:rPr>
        <w:t>/</w:t>
      </w:r>
      <w:proofErr w:type="spellStart"/>
      <w:r w:rsidRPr="00065B98">
        <w:rPr>
          <w:rFonts w:ascii="Helvetica" w:eastAsia="Times New Roman" w:hAnsi="Helvetica" w:cs="Times New Roman"/>
          <w:color w:val="000000"/>
          <w:kern w:val="0"/>
          <w:sz w:val="21"/>
          <w:szCs w:val="21"/>
          <w14:ligatures w14:val="none"/>
        </w:rPr>
        <w:t>ui</w:t>
      </w:r>
      <w:proofErr w:type="spellEnd"/>
    </w:p>
    <w:p w14:paraId="1F0656C9" w14:textId="77777777" w:rsidR="00065B98" w:rsidRPr="00065B98" w:rsidRDefault="00065B98" w:rsidP="00065B98">
      <w:pPr>
        <w:numPr>
          <w:ilvl w:val="0"/>
          <w:numId w:val="2"/>
        </w:numPr>
        <w:shd w:val="clear" w:color="auto" w:fill="FFFFFF"/>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b/>
          <w:bCs/>
          <w:color w:val="000000"/>
          <w:kern w:val="0"/>
          <w:sz w:val="21"/>
          <w:szCs w:val="21"/>
          <w14:ligatures w14:val="none"/>
        </w:rPr>
        <w:t>Auth:</w:t>
      </w:r>
      <w:r w:rsidRPr="00065B98">
        <w:rPr>
          <w:rFonts w:ascii="Helvetica" w:eastAsia="Times New Roman" w:hAnsi="Helvetica" w:cs="Times New Roman"/>
          <w:color w:val="000000"/>
          <w:kern w:val="0"/>
          <w:sz w:val="21"/>
          <w:szCs w:val="21"/>
          <w14:ligatures w14:val="none"/>
        </w:rPr>
        <w:t> Magic link (applicants); email + password (all admin roles, prototype); D.TEC/DGP SSO at v1.0</w:t>
      </w:r>
    </w:p>
    <w:p w14:paraId="513C0E9F" w14:textId="77777777" w:rsidR="00065B98" w:rsidRPr="00065B98" w:rsidRDefault="00065B98" w:rsidP="00065B98">
      <w:pPr>
        <w:numPr>
          <w:ilvl w:val="0"/>
          <w:numId w:val="2"/>
        </w:numPr>
        <w:shd w:val="clear" w:color="auto" w:fill="FFFFFF"/>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b/>
          <w:bCs/>
          <w:color w:val="000000"/>
          <w:kern w:val="0"/>
          <w:sz w:val="21"/>
          <w:szCs w:val="21"/>
          <w14:ligatures w14:val="none"/>
        </w:rPr>
        <w:t>Deploy:</w:t>
      </w:r>
      <w:r w:rsidRPr="00065B98">
        <w:rPr>
          <w:rFonts w:ascii="Helvetica" w:eastAsia="Times New Roman" w:hAnsi="Helvetica" w:cs="Times New Roman"/>
          <w:color w:val="000000"/>
          <w:kern w:val="0"/>
          <w:sz w:val="21"/>
          <w:szCs w:val="21"/>
          <w14:ligatures w14:val="none"/>
        </w:rPr>
        <w:t> Railway (prototype); D.TEC-managed infrastructure (production)</w:t>
      </w:r>
    </w:p>
    <w:p w14:paraId="0809CD0C" w14:textId="77777777" w:rsidR="00065B98" w:rsidRPr="00065B98" w:rsidRDefault="00065B98" w:rsidP="00065B98">
      <w:pPr>
        <w:numPr>
          <w:ilvl w:val="0"/>
          <w:numId w:val="2"/>
        </w:numPr>
        <w:shd w:val="clear" w:color="auto" w:fill="FFFFFF"/>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b/>
          <w:bCs/>
          <w:color w:val="000000"/>
          <w:kern w:val="0"/>
          <w:sz w:val="21"/>
          <w:szCs w:val="21"/>
          <w14:ligatures w14:val="none"/>
        </w:rPr>
        <w:t>Tests:</w:t>
      </w:r>
      <w:r w:rsidRPr="00065B98">
        <w:rPr>
          <w:rFonts w:ascii="Helvetica" w:eastAsia="Times New Roman" w:hAnsi="Helvetica" w:cs="Times New Roman"/>
          <w:color w:val="000000"/>
          <w:kern w:val="0"/>
          <w:sz w:val="21"/>
          <w:szCs w:val="21"/>
          <w14:ligatures w14:val="none"/>
        </w:rPr>
        <w:t> </w:t>
      </w:r>
      <w:proofErr w:type="spellStart"/>
      <w:r w:rsidRPr="00065B98">
        <w:rPr>
          <w:rFonts w:ascii="Helvetica" w:eastAsia="Times New Roman" w:hAnsi="Helvetica" w:cs="Times New Roman"/>
          <w:color w:val="000000"/>
          <w:kern w:val="0"/>
          <w:sz w:val="21"/>
          <w:szCs w:val="21"/>
          <w14:ligatures w14:val="none"/>
        </w:rPr>
        <w:t>Vitest</w:t>
      </w:r>
      <w:proofErr w:type="spellEnd"/>
      <w:r w:rsidRPr="00065B98">
        <w:rPr>
          <w:rFonts w:ascii="Helvetica" w:eastAsia="Times New Roman" w:hAnsi="Helvetica" w:cs="Times New Roman"/>
          <w:color w:val="000000"/>
          <w:kern w:val="0"/>
          <w:sz w:val="21"/>
          <w:szCs w:val="21"/>
          <w14:ligatures w14:val="none"/>
        </w:rPr>
        <w:t xml:space="preserve"> + Playwright</w:t>
      </w:r>
    </w:p>
    <w:p w14:paraId="7B0BEC52" w14:textId="77777777" w:rsidR="00065B98" w:rsidRPr="00065B98" w:rsidRDefault="00065B98" w:rsidP="00065B98">
      <w:pPr>
        <w:shd w:val="clear" w:color="auto" w:fill="FFFFFF"/>
        <w:spacing w:before="300" w:after="150" w:line="240" w:lineRule="auto"/>
        <w:outlineLvl w:val="2"/>
        <w:rPr>
          <w:rFonts w:ascii="Helvetica" w:eastAsia="Times New Roman" w:hAnsi="Helvetica" w:cs="Times New Roman"/>
          <w:b/>
          <w:bCs/>
          <w:color w:val="000000"/>
          <w:kern w:val="0"/>
          <w:sz w:val="27"/>
          <w:szCs w:val="27"/>
          <w14:ligatures w14:val="none"/>
        </w:rPr>
      </w:pPr>
      <w:r w:rsidRPr="00065B98">
        <w:rPr>
          <w:rFonts w:ascii="Helvetica" w:eastAsia="Times New Roman" w:hAnsi="Helvetica" w:cs="Times New Roman"/>
          <w:b/>
          <w:bCs/>
          <w:color w:val="000000"/>
          <w:kern w:val="0"/>
          <w:sz w:val="27"/>
          <w:szCs w:val="27"/>
          <w14:ligatures w14:val="none"/>
        </w:rPr>
        <w:t>Adapter Pattern</w:t>
      </w:r>
    </w:p>
    <w:p w14:paraId="1375F104"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r w:rsidRPr="00065B98">
        <w:rPr>
          <w:rFonts w:ascii="Courier New" w:eastAsia="Times New Roman" w:hAnsi="Courier New" w:cs="Courier New"/>
          <w:color w:val="000000"/>
          <w:kern w:val="0"/>
          <w:sz w:val="20"/>
          <w:szCs w:val="20"/>
          <w:bdr w:val="none" w:sz="0" w:space="0" w:color="auto" w:frame="1"/>
          <w14:ligatures w14:val="none"/>
        </w:rPr>
        <w:t>MRP App</w:t>
      </w:r>
    </w:p>
    <w:p w14:paraId="2EABD73C"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r w:rsidRPr="00065B98">
        <w:rPr>
          <w:rFonts w:ascii="Courier New" w:eastAsia="Times New Roman" w:hAnsi="Courier New" w:cs="Courier New"/>
          <w:color w:val="000000"/>
          <w:kern w:val="0"/>
          <w:sz w:val="20"/>
          <w:szCs w:val="20"/>
          <w:bdr w:val="none" w:sz="0" w:space="0" w:color="auto" w:frame="1"/>
          <w14:ligatures w14:val="none"/>
        </w:rPr>
        <w:t xml:space="preserve">  └── </w:t>
      </w:r>
      <w:proofErr w:type="spellStart"/>
      <w:r w:rsidRPr="00065B98">
        <w:rPr>
          <w:rFonts w:ascii="Courier New" w:eastAsia="Times New Roman" w:hAnsi="Courier New" w:cs="Courier New"/>
          <w:color w:val="000000"/>
          <w:kern w:val="0"/>
          <w:sz w:val="20"/>
          <w:szCs w:val="20"/>
          <w:bdr w:val="none" w:sz="0" w:space="0" w:color="auto" w:frame="1"/>
          <w14:ligatures w14:val="none"/>
        </w:rPr>
        <w:t>AcrAdapter</w:t>
      </w:r>
      <w:proofErr w:type="spellEnd"/>
      <w:r w:rsidRPr="00065B98">
        <w:rPr>
          <w:rFonts w:ascii="Courier New" w:eastAsia="Times New Roman" w:hAnsi="Courier New" w:cs="Courier New"/>
          <w:color w:val="000000"/>
          <w:kern w:val="0"/>
          <w:sz w:val="20"/>
          <w:szCs w:val="20"/>
          <w:bdr w:val="none" w:sz="0" w:space="0" w:color="auto" w:frame="1"/>
          <w14:ligatures w14:val="none"/>
        </w:rPr>
        <w:t xml:space="preserve"> (interface)</w:t>
      </w:r>
    </w:p>
    <w:p w14:paraId="116CD5CB"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r w:rsidRPr="00065B98">
        <w:rPr>
          <w:rFonts w:ascii="Courier New" w:eastAsia="Times New Roman" w:hAnsi="Courier New" w:cs="Courier New"/>
          <w:color w:val="000000"/>
          <w:kern w:val="0"/>
          <w:sz w:val="20"/>
          <w:szCs w:val="20"/>
          <w:bdr w:val="none" w:sz="0" w:space="0" w:color="auto" w:frame="1"/>
          <w14:ligatures w14:val="none"/>
        </w:rPr>
        <w:t xml:space="preserve">        ├── </w:t>
      </w:r>
      <w:proofErr w:type="spellStart"/>
      <w:r w:rsidRPr="00065B98">
        <w:rPr>
          <w:rFonts w:ascii="Courier New" w:eastAsia="Times New Roman" w:hAnsi="Courier New" w:cs="Courier New"/>
          <w:color w:val="000000"/>
          <w:kern w:val="0"/>
          <w:sz w:val="20"/>
          <w:szCs w:val="20"/>
          <w:bdr w:val="none" w:sz="0" w:space="0" w:color="auto" w:frame="1"/>
          <w14:ligatures w14:val="none"/>
        </w:rPr>
        <w:t>AcrStubClient</w:t>
      </w:r>
      <w:proofErr w:type="spellEnd"/>
      <w:r w:rsidRPr="00065B98">
        <w:rPr>
          <w:rFonts w:ascii="Courier New" w:eastAsia="Times New Roman" w:hAnsi="Courier New" w:cs="Courier New"/>
          <w:color w:val="000000"/>
          <w:kern w:val="0"/>
          <w:sz w:val="20"/>
          <w:szCs w:val="20"/>
          <w:bdr w:val="none" w:sz="0" w:space="0" w:color="auto" w:frame="1"/>
          <w14:ligatures w14:val="none"/>
        </w:rPr>
        <w:t xml:space="preserve"> (dev/test — returns realistic fixture data)</w:t>
      </w:r>
    </w:p>
    <w:p w14:paraId="17527AAE"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14:ligatures w14:val="none"/>
        </w:rPr>
      </w:pPr>
      <w:r w:rsidRPr="00065B98">
        <w:rPr>
          <w:rFonts w:ascii="Courier New" w:eastAsia="Times New Roman" w:hAnsi="Courier New" w:cs="Courier New"/>
          <w:color w:val="000000"/>
          <w:kern w:val="0"/>
          <w:sz w:val="20"/>
          <w:szCs w:val="20"/>
          <w:bdr w:val="none" w:sz="0" w:space="0" w:color="auto" w:frame="1"/>
          <w14:ligatures w14:val="none"/>
        </w:rPr>
        <w:t xml:space="preserve">        └── </w:t>
      </w:r>
      <w:proofErr w:type="spellStart"/>
      <w:r w:rsidRPr="00065B98">
        <w:rPr>
          <w:rFonts w:ascii="Courier New" w:eastAsia="Times New Roman" w:hAnsi="Courier New" w:cs="Courier New"/>
          <w:color w:val="000000"/>
          <w:kern w:val="0"/>
          <w:sz w:val="20"/>
          <w:szCs w:val="20"/>
          <w:bdr w:val="none" w:sz="0" w:space="0" w:color="auto" w:frame="1"/>
          <w14:ligatures w14:val="none"/>
        </w:rPr>
        <w:t>AcrApiClient</w:t>
      </w:r>
      <w:proofErr w:type="spellEnd"/>
      <w:r w:rsidRPr="00065B98">
        <w:rPr>
          <w:rFonts w:ascii="Courier New" w:eastAsia="Times New Roman" w:hAnsi="Courier New" w:cs="Courier New"/>
          <w:color w:val="000000"/>
          <w:kern w:val="0"/>
          <w:sz w:val="20"/>
          <w:szCs w:val="20"/>
          <w:bdr w:val="none" w:sz="0" w:space="0" w:color="auto" w:frame="1"/>
          <w14:ligatures w14:val="none"/>
        </w:rPr>
        <w:t xml:space="preserve"> (prod — real ACR API, swapped in when ready)</w:t>
      </w:r>
    </w:p>
    <w:p w14:paraId="523925F3" w14:textId="77777777" w:rsidR="00065B98" w:rsidRPr="00065B98" w:rsidRDefault="00065B98" w:rsidP="00065B98">
      <w:pPr>
        <w:shd w:val="clear" w:color="auto" w:fill="FFFFFF"/>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Key adapter methods: </w:t>
      </w:r>
      <w:proofErr w:type="spellStart"/>
      <w:proofErr w:type="gramStart"/>
      <w:r w:rsidRPr="00065B98">
        <w:rPr>
          <w:rFonts w:ascii="Courier New" w:eastAsia="Times New Roman" w:hAnsi="Courier New" w:cs="Courier New"/>
          <w:color w:val="000000"/>
          <w:kern w:val="0"/>
          <w:sz w:val="20"/>
          <w:szCs w:val="20"/>
          <w:bdr w:val="single" w:sz="6" w:space="0" w:color="EAEAEA" w:frame="1"/>
          <w:shd w:val="clear" w:color="auto" w:fill="F8F8F8"/>
          <w14:ligatures w14:val="none"/>
        </w:rPr>
        <w:t>fetchQuota</w:t>
      </w:r>
      <w:proofErr w:type="spellEnd"/>
      <w:r w:rsidRPr="00065B98">
        <w:rPr>
          <w:rFonts w:ascii="Courier New" w:eastAsia="Times New Roman" w:hAnsi="Courier New" w:cs="Courier New"/>
          <w:color w:val="000000"/>
          <w:kern w:val="0"/>
          <w:sz w:val="20"/>
          <w:szCs w:val="20"/>
          <w:bdr w:val="single" w:sz="6" w:space="0" w:color="EAEAEA" w:frame="1"/>
          <w:shd w:val="clear" w:color="auto" w:fill="F8F8F8"/>
          <w14:ligatures w14:val="none"/>
        </w:rPr>
        <w:t>(</w:t>
      </w:r>
      <w:proofErr w:type="spellStart"/>
      <w:proofErr w:type="gramEnd"/>
      <w:r w:rsidRPr="00065B98">
        <w:rPr>
          <w:rFonts w:ascii="Courier New" w:eastAsia="Times New Roman" w:hAnsi="Courier New" w:cs="Courier New"/>
          <w:color w:val="000000"/>
          <w:kern w:val="0"/>
          <w:sz w:val="20"/>
          <w:szCs w:val="20"/>
          <w:bdr w:val="single" w:sz="6" w:space="0" w:color="EAEAEA" w:frame="1"/>
          <w:shd w:val="clear" w:color="auto" w:fill="F8F8F8"/>
          <w14:ligatures w14:val="none"/>
        </w:rPr>
        <w:t>noc_id</w:t>
      </w:r>
      <w:proofErr w:type="spellEnd"/>
      <w:r w:rsidRPr="00065B98">
        <w:rPr>
          <w:rFonts w:ascii="Courier New" w:eastAsia="Times New Roman" w:hAnsi="Courier New" w:cs="Courier New"/>
          <w:color w:val="000000"/>
          <w:kern w:val="0"/>
          <w:sz w:val="20"/>
          <w:szCs w:val="20"/>
          <w:bdr w:val="single" w:sz="6" w:space="0" w:color="EAEAEA" w:frame="1"/>
          <w:shd w:val="clear" w:color="auto" w:fill="F8F8F8"/>
          <w14:ligatures w14:val="none"/>
        </w:rPr>
        <w:t xml:space="preserve">, </w:t>
      </w:r>
      <w:proofErr w:type="spellStart"/>
      <w:r w:rsidRPr="00065B98">
        <w:rPr>
          <w:rFonts w:ascii="Courier New" w:eastAsia="Times New Roman" w:hAnsi="Courier New" w:cs="Courier New"/>
          <w:color w:val="000000"/>
          <w:kern w:val="0"/>
          <w:sz w:val="20"/>
          <w:szCs w:val="20"/>
          <w:bdr w:val="single" w:sz="6" w:space="0" w:color="EAEAEA" w:frame="1"/>
          <w:shd w:val="clear" w:color="auto" w:fill="F8F8F8"/>
          <w14:ligatures w14:val="none"/>
        </w:rPr>
        <w:t>event_id</w:t>
      </w:r>
      <w:proofErr w:type="spellEnd"/>
      <w:r w:rsidRPr="00065B98">
        <w:rPr>
          <w:rFonts w:ascii="Courier New" w:eastAsia="Times New Roman" w:hAnsi="Courier New" w:cs="Courier New"/>
          <w:color w:val="000000"/>
          <w:kern w:val="0"/>
          <w:sz w:val="20"/>
          <w:szCs w:val="20"/>
          <w:bdr w:val="single" w:sz="6" w:space="0" w:color="EAEAEA" w:frame="1"/>
          <w:shd w:val="clear" w:color="auto" w:fill="F8F8F8"/>
          <w14:ligatures w14:val="none"/>
        </w:rPr>
        <w:t>)</w:t>
      </w:r>
      <w:r w:rsidRPr="00065B98">
        <w:rPr>
          <w:rFonts w:ascii="Helvetica" w:eastAsia="Times New Roman" w:hAnsi="Helvetica" w:cs="Times New Roman"/>
          <w:color w:val="000000"/>
          <w:kern w:val="0"/>
          <w:sz w:val="21"/>
          <w:szCs w:val="21"/>
          <w14:ligatures w14:val="none"/>
        </w:rPr>
        <w:t>, </w:t>
      </w:r>
      <w:proofErr w:type="spellStart"/>
      <w:r w:rsidRPr="00065B98">
        <w:rPr>
          <w:rFonts w:ascii="Courier New" w:eastAsia="Times New Roman" w:hAnsi="Courier New" w:cs="Courier New"/>
          <w:color w:val="000000"/>
          <w:kern w:val="0"/>
          <w:sz w:val="20"/>
          <w:szCs w:val="20"/>
          <w:bdr w:val="single" w:sz="6" w:space="0" w:color="EAEAEA" w:frame="1"/>
          <w:shd w:val="clear" w:color="auto" w:fill="F8F8F8"/>
          <w14:ligatures w14:val="none"/>
        </w:rPr>
        <w:t>pushOrgData</w:t>
      </w:r>
      <w:proofErr w:type="spellEnd"/>
      <w:r w:rsidRPr="00065B98">
        <w:rPr>
          <w:rFonts w:ascii="Courier New" w:eastAsia="Times New Roman" w:hAnsi="Courier New" w:cs="Courier New"/>
          <w:color w:val="000000"/>
          <w:kern w:val="0"/>
          <w:sz w:val="20"/>
          <w:szCs w:val="20"/>
          <w:bdr w:val="single" w:sz="6" w:space="0" w:color="EAEAEA" w:frame="1"/>
          <w:shd w:val="clear" w:color="auto" w:fill="F8F8F8"/>
          <w14:ligatures w14:val="none"/>
        </w:rPr>
        <w:t>(</w:t>
      </w:r>
      <w:proofErr w:type="gramStart"/>
      <w:r w:rsidRPr="00065B98">
        <w:rPr>
          <w:rFonts w:ascii="Courier New" w:eastAsia="Times New Roman" w:hAnsi="Courier New" w:cs="Courier New"/>
          <w:color w:val="000000"/>
          <w:kern w:val="0"/>
          <w:sz w:val="20"/>
          <w:szCs w:val="20"/>
          <w:bdr w:val="single" w:sz="6" w:space="0" w:color="EAEAEA" w:frame="1"/>
          <w:shd w:val="clear" w:color="auto" w:fill="F8F8F8"/>
          <w14:ligatures w14:val="none"/>
        </w:rPr>
        <w:t>org[</w:t>
      </w:r>
      <w:proofErr w:type="gramEnd"/>
      <w:r w:rsidRPr="00065B98">
        <w:rPr>
          <w:rFonts w:ascii="Courier New" w:eastAsia="Times New Roman" w:hAnsi="Courier New" w:cs="Courier New"/>
          <w:color w:val="000000"/>
          <w:kern w:val="0"/>
          <w:sz w:val="20"/>
          <w:szCs w:val="20"/>
          <w:bdr w:val="single" w:sz="6" w:space="0" w:color="EAEAEA" w:frame="1"/>
          <w:shd w:val="clear" w:color="auto" w:fill="F8F8F8"/>
          <w14:ligatures w14:val="none"/>
        </w:rPr>
        <w:t xml:space="preserve">], </w:t>
      </w:r>
      <w:proofErr w:type="spellStart"/>
      <w:r w:rsidRPr="00065B98">
        <w:rPr>
          <w:rFonts w:ascii="Courier New" w:eastAsia="Times New Roman" w:hAnsi="Courier New" w:cs="Courier New"/>
          <w:color w:val="000000"/>
          <w:kern w:val="0"/>
          <w:sz w:val="20"/>
          <w:szCs w:val="20"/>
          <w:bdr w:val="single" w:sz="6" w:space="0" w:color="EAEAEA" w:frame="1"/>
          <w:shd w:val="clear" w:color="auto" w:fill="F8F8F8"/>
          <w14:ligatures w14:val="none"/>
        </w:rPr>
        <w:t>event_id</w:t>
      </w:r>
      <w:proofErr w:type="spellEnd"/>
      <w:r w:rsidRPr="00065B98">
        <w:rPr>
          <w:rFonts w:ascii="Courier New" w:eastAsia="Times New Roman" w:hAnsi="Courier New" w:cs="Courier New"/>
          <w:color w:val="000000"/>
          <w:kern w:val="0"/>
          <w:sz w:val="20"/>
          <w:szCs w:val="20"/>
          <w:bdr w:val="single" w:sz="6" w:space="0" w:color="EAEAEA" w:frame="1"/>
          <w:shd w:val="clear" w:color="auto" w:fill="F8F8F8"/>
          <w14:ligatures w14:val="none"/>
        </w:rPr>
        <w:t>)</w:t>
      </w:r>
      <w:r w:rsidRPr="00065B98">
        <w:rPr>
          <w:rFonts w:ascii="Helvetica" w:eastAsia="Times New Roman" w:hAnsi="Helvetica" w:cs="Times New Roman"/>
          <w:color w:val="000000"/>
          <w:kern w:val="0"/>
          <w:sz w:val="21"/>
          <w:szCs w:val="21"/>
          <w14:ligatures w14:val="none"/>
        </w:rPr>
        <w:t>, </w:t>
      </w:r>
      <w:proofErr w:type="spellStart"/>
      <w:r w:rsidRPr="00065B98">
        <w:rPr>
          <w:rFonts w:ascii="Courier New" w:eastAsia="Times New Roman" w:hAnsi="Courier New" w:cs="Courier New"/>
          <w:color w:val="000000"/>
          <w:kern w:val="0"/>
          <w:sz w:val="20"/>
          <w:szCs w:val="20"/>
          <w:bdr w:val="single" w:sz="6" w:space="0" w:color="EAEAEA" w:frame="1"/>
          <w:shd w:val="clear" w:color="auto" w:fill="F8F8F8"/>
          <w14:ligatures w14:val="none"/>
        </w:rPr>
        <w:t>getOrgCodes</w:t>
      </w:r>
      <w:proofErr w:type="spellEnd"/>
      <w:r w:rsidRPr="00065B98">
        <w:rPr>
          <w:rFonts w:ascii="Courier New" w:eastAsia="Times New Roman" w:hAnsi="Courier New" w:cs="Courier New"/>
          <w:color w:val="000000"/>
          <w:kern w:val="0"/>
          <w:sz w:val="20"/>
          <w:szCs w:val="20"/>
          <w:bdr w:val="single" w:sz="6" w:space="0" w:color="EAEAEA" w:frame="1"/>
          <w:shd w:val="clear" w:color="auto" w:fill="F8F8F8"/>
          <w14:ligatures w14:val="none"/>
        </w:rPr>
        <w:t>(</w:t>
      </w:r>
      <w:proofErr w:type="spellStart"/>
      <w:r w:rsidRPr="00065B98">
        <w:rPr>
          <w:rFonts w:ascii="Courier New" w:eastAsia="Times New Roman" w:hAnsi="Courier New" w:cs="Courier New"/>
          <w:color w:val="000000"/>
          <w:kern w:val="0"/>
          <w:sz w:val="20"/>
          <w:szCs w:val="20"/>
          <w:bdr w:val="single" w:sz="6" w:space="0" w:color="EAEAEA" w:frame="1"/>
          <w:shd w:val="clear" w:color="auto" w:fill="F8F8F8"/>
          <w14:ligatures w14:val="none"/>
        </w:rPr>
        <w:t>event_id</w:t>
      </w:r>
      <w:proofErr w:type="spellEnd"/>
      <w:r w:rsidRPr="00065B98">
        <w:rPr>
          <w:rFonts w:ascii="Courier New" w:eastAsia="Times New Roman" w:hAnsi="Courier New" w:cs="Courier New"/>
          <w:color w:val="000000"/>
          <w:kern w:val="0"/>
          <w:sz w:val="20"/>
          <w:szCs w:val="20"/>
          <w:bdr w:val="single" w:sz="6" w:space="0" w:color="EAEAEA" w:frame="1"/>
          <w:shd w:val="clear" w:color="auto" w:fill="F8F8F8"/>
          <w14:ligatures w14:val="none"/>
        </w:rPr>
        <w:t>)</w:t>
      </w:r>
      <w:r w:rsidRPr="00065B98">
        <w:rPr>
          <w:rFonts w:ascii="Helvetica" w:eastAsia="Times New Roman" w:hAnsi="Helvetica" w:cs="Times New Roman"/>
          <w:color w:val="000000"/>
          <w:kern w:val="0"/>
          <w:sz w:val="21"/>
          <w:szCs w:val="21"/>
          <w14:ligatures w14:val="none"/>
        </w:rPr>
        <w:t>.</w:t>
      </w:r>
    </w:p>
    <w:p w14:paraId="7571B2B7" w14:textId="77777777" w:rsidR="00065B98" w:rsidRPr="00065B98" w:rsidRDefault="00000000" w:rsidP="00065B98">
      <w:pPr>
        <w:spacing w:after="0" w:line="240" w:lineRule="auto"/>
        <w:rPr>
          <w:rFonts w:ascii="Helvetica" w:eastAsia="Times New Roman" w:hAnsi="Helvetica" w:cs="Times New Roman"/>
          <w:kern w:val="0"/>
          <w:sz w:val="21"/>
          <w:szCs w:val="21"/>
          <w14:ligatures w14:val="none"/>
        </w:rPr>
      </w:pPr>
      <w:r>
        <w:rPr>
          <w:rFonts w:ascii="Times New Roman" w:eastAsia="Times New Roman" w:hAnsi="Times New Roman" w:cs="Times New Roman"/>
          <w:noProof/>
          <w:kern w:val="0"/>
        </w:rPr>
        <w:pict w14:anchorId="30FF4AEC">
          <v:rect id="_x0000_i1031" alt="" style="width:468pt;height:.05pt;mso-width-percent:0;mso-height-percent:0;mso-width-percent:0;mso-height-percent:0" o:hralign="center" o:hrstd="t" o:hrnoshade="t" o:hr="t" fillcolor="#ccc" stroked="f"/>
        </w:pict>
      </w:r>
    </w:p>
    <w:p w14:paraId="25E215B6" w14:textId="77777777" w:rsidR="00065B98" w:rsidRPr="00065B98" w:rsidRDefault="00065B98" w:rsidP="00065B98">
      <w:pPr>
        <w:pBdr>
          <w:bottom w:val="single" w:sz="6" w:space="0" w:color="CCCCCC"/>
        </w:pBdr>
        <w:shd w:val="clear" w:color="auto" w:fill="FFFFFF"/>
        <w:spacing w:before="300" w:after="150" w:line="240" w:lineRule="auto"/>
        <w:outlineLvl w:val="1"/>
        <w:rPr>
          <w:rFonts w:ascii="Helvetica" w:eastAsia="Times New Roman" w:hAnsi="Helvetica" w:cs="Times New Roman"/>
          <w:b/>
          <w:bCs/>
          <w:color w:val="000000"/>
          <w:kern w:val="0"/>
          <w:sz w:val="36"/>
          <w:szCs w:val="36"/>
          <w14:ligatures w14:val="none"/>
        </w:rPr>
      </w:pPr>
      <w:r w:rsidRPr="00065B98">
        <w:rPr>
          <w:rFonts w:ascii="Helvetica" w:eastAsia="Times New Roman" w:hAnsi="Helvetica" w:cs="Times New Roman"/>
          <w:b/>
          <w:bCs/>
          <w:color w:val="000000"/>
          <w:kern w:val="0"/>
          <w:sz w:val="36"/>
          <w:szCs w:val="36"/>
          <w14:ligatures w14:val="none"/>
        </w:rPr>
        <w:t>Scope</w:t>
      </w:r>
    </w:p>
    <w:p w14:paraId="6D67AAED" w14:textId="77777777" w:rsidR="00065B98" w:rsidRPr="00065B98" w:rsidRDefault="00065B98" w:rsidP="00065B98">
      <w:pPr>
        <w:shd w:val="clear" w:color="auto" w:fill="FFFFFF"/>
        <w:spacing w:before="300" w:after="150" w:line="240" w:lineRule="auto"/>
        <w:outlineLvl w:val="2"/>
        <w:rPr>
          <w:rFonts w:ascii="Helvetica" w:eastAsia="Times New Roman" w:hAnsi="Helvetica" w:cs="Times New Roman"/>
          <w:b/>
          <w:bCs/>
          <w:color w:val="000000"/>
          <w:kern w:val="0"/>
          <w:sz w:val="27"/>
          <w:szCs w:val="27"/>
          <w14:ligatures w14:val="none"/>
        </w:rPr>
      </w:pPr>
      <w:r w:rsidRPr="00065B98">
        <w:rPr>
          <w:rFonts w:ascii="Helvetica" w:eastAsia="Times New Roman" w:hAnsi="Helvetica" w:cs="Times New Roman"/>
          <w:b/>
          <w:bCs/>
          <w:color w:val="000000"/>
          <w:kern w:val="0"/>
          <w:sz w:val="27"/>
          <w:szCs w:val="27"/>
          <w14:ligatures w14:val="none"/>
        </w:rPr>
        <w:t>V0.1 (prototype) and V1 — ships August 24, 2026</w:t>
      </w:r>
    </w:p>
    <w:p w14:paraId="3D152EB3" w14:textId="77777777" w:rsidR="00065B98" w:rsidRPr="00065B98" w:rsidRDefault="00065B98" w:rsidP="00065B98">
      <w:pPr>
        <w:shd w:val="clear" w:color="auto" w:fill="FFFFFF"/>
        <w:spacing w:before="225" w:after="225" w:line="240" w:lineRule="auto"/>
        <w:rPr>
          <w:rFonts w:ascii="Helvetica" w:eastAsia="Times New Roman" w:hAnsi="Helvetica" w:cs="Times New Roman"/>
          <w:color w:val="000000"/>
          <w:kern w:val="0"/>
          <w:sz w:val="21"/>
          <w:szCs w:val="21"/>
          <w14:ligatures w14:val="none"/>
        </w:rPr>
      </w:pPr>
      <w:proofErr w:type="spellStart"/>
      <w:r w:rsidRPr="00065B98">
        <w:rPr>
          <w:rFonts w:ascii="Helvetica" w:eastAsia="Times New Roman" w:hAnsi="Helvetica" w:cs="Times New Roman"/>
          <w:color w:val="000000"/>
          <w:kern w:val="0"/>
          <w:sz w:val="21"/>
          <w:szCs w:val="21"/>
          <w14:ligatures w14:val="none"/>
        </w:rPr>
        <w:t>PbN</w:t>
      </w:r>
      <w:proofErr w:type="spellEnd"/>
      <w:r w:rsidRPr="00065B98">
        <w:rPr>
          <w:rFonts w:ascii="Helvetica" w:eastAsia="Times New Roman" w:hAnsi="Helvetica" w:cs="Times New Roman"/>
          <w:color w:val="000000"/>
          <w:kern w:val="0"/>
          <w:sz w:val="21"/>
          <w:szCs w:val="21"/>
          <w14:ligatures w14:val="none"/>
        </w:rPr>
        <w:t xml:space="preserve"> is in v0.1 scope alongside EoI. </w:t>
      </w:r>
      <w:proofErr w:type="gramStart"/>
      <w:r w:rsidRPr="00065B98">
        <w:rPr>
          <w:rFonts w:ascii="Helvetica" w:eastAsia="Times New Roman" w:hAnsi="Helvetica" w:cs="Times New Roman"/>
          <w:color w:val="000000"/>
          <w:kern w:val="0"/>
          <w:sz w:val="21"/>
          <w:szCs w:val="21"/>
          <w14:ligatures w14:val="none"/>
        </w:rPr>
        <w:t>All of</w:t>
      </w:r>
      <w:proofErr w:type="gramEnd"/>
      <w:r w:rsidRPr="00065B98">
        <w:rPr>
          <w:rFonts w:ascii="Helvetica" w:eastAsia="Times New Roman" w:hAnsi="Helvetica" w:cs="Times New Roman"/>
          <w:color w:val="000000"/>
          <w:kern w:val="0"/>
          <w:sz w:val="21"/>
          <w:szCs w:val="21"/>
          <w14:ligatures w14:val="none"/>
        </w:rPr>
        <w:t xml:space="preserve"> </w:t>
      </w:r>
      <w:proofErr w:type="spellStart"/>
      <w:r w:rsidRPr="00065B98">
        <w:rPr>
          <w:rFonts w:ascii="Helvetica" w:eastAsia="Times New Roman" w:hAnsi="Helvetica" w:cs="Times New Roman"/>
          <w:color w:val="000000"/>
          <w:kern w:val="0"/>
          <w:sz w:val="21"/>
          <w:szCs w:val="21"/>
          <w14:ligatures w14:val="none"/>
        </w:rPr>
        <w:t>PbN</w:t>
      </w:r>
      <w:proofErr w:type="spellEnd"/>
      <w:r w:rsidRPr="00065B98">
        <w:rPr>
          <w:rFonts w:ascii="Helvetica" w:eastAsia="Times New Roman" w:hAnsi="Helvetica" w:cs="Times New Roman"/>
          <w:color w:val="000000"/>
          <w:kern w:val="0"/>
          <w:sz w:val="21"/>
          <w:szCs w:val="21"/>
          <w14:ligatures w14:val="none"/>
        </w:rPr>
        <w:t xml:space="preserve"> ships August 24 except ACR real-time sync (which is v1.1). The v1.1 column contains only ACR integration and ENR undertaking in-system.</w:t>
      </w:r>
    </w:p>
    <w:p w14:paraId="70AD5261" w14:textId="77777777" w:rsidR="00065B98" w:rsidRPr="00065B98" w:rsidRDefault="00065B98" w:rsidP="00065B98">
      <w:pPr>
        <w:shd w:val="clear" w:color="auto" w:fill="FFFFFF"/>
        <w:spacing w:before="225" w:after="225"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b/>
          <w:bCs/>
          <w:color w:val="000000"/>
          <w:kern w:val="0"/>
          <w:sz w:val="21"/>
          <w:szCs w:val="21"/>
          <w14:ligatures w14:val="none"/>
        </w:rPr>
        <w:t>EoI process:</w:t>
      </w:r>
      <w:r w:rsidRPr="00065B98">
        <w:rPr>
          <w:rFonts w:ascii="Helvetica" w:eastAsia="Times New Roman" w:hAnsi="Helvetica" w:cs="Times New Roman"/>
          <w:color w:val="000000"/>
          <w:kern w:val="0"/>
          <w:sz w:val="21"/>
          <w:szCs w:val="21"/>
          <w14:ligatures w14:val="none"/>
        </w:rPr>
        <w:t xml:space="preserve"> 1. Public media </w:t>
      </w:r>
      <w:proofErr w:type="spellStart"/>
      <w:r w:rsidRPr="00065B98">
        <w:rPr>
          <w:rFonts w:ascii="Helvetica" w:eastAsia="Times New Roman" w:hAnsi="Helvetica" w:cs="Times New Roman"/>
          <w:color w:val="000000"/>
          <w:kern w:val="0"/>
          <w:sz w:val="21"/>
          <w:szCs w:val="21"/>
          <w14:ligatures w14:val="none"/>
        </w:rPr>
        <w:t>organisation</w:t>
      </w:r>
      <w:proofErr w:type="spellEnd"/>
      <w:r w:rsidRPr="00065B98">
        <w:rPr>
          <w:rFonts w:ascii="Helvetica" w:eastAsia="Times New Roman" w:hAnsi="Helvetica" w:cs="Times New Roman"/>
          <w:color w:val="000000"/>
          <w:kern w:val="0"/>
          <w:sz w:val="21"/>
          <w:szCs w:val="21"/>
          <w14:ligatures w14:val="none"/>
        </w:rPr>
        <w:t xml:space="preserve"> EoI form — E-category multi-select (E, Es, EP, EPs, ET, EC) 2. NOC ability to invite known </w:t>
      </w:r>
      <w:proofErr w:type="spellStart"/>
      <w:r w:rsidRPr="00065B98">
        <w:rPr>
          <w:rFonts w:ascii="Helvetica" w:eastAsia="Times New Roman" w:hAnsi="Helvetica" w:cs="Times New Roman"/>
          <w:color w:val="000000"/>
          <w:kern w:val="0"/>
          <w:sz w:val="21"/>
          <w:szCs w:val="21"/>
          <w14:ligatures w14:val="none"/>
        </w:rPr>
        <w:t>organisations</w:t>
      </w:r>
      <w:proofErr w:type="spellEnd"/>
      <w:r w:rsidRPr="00065B98">
        <w:rPr>
          <w:rFonts w:ascii="Helvetica" w:eastAsia="Times New Roman" w:hAnsi="Helvetica" w:cs="Times New Roman"/>
          <w:color w:val="000000"/>
          <w:kern w:val="0"/>
          <w:sz w:val="21"/>
          <w:szCs w:val="21"/>
          <w14:ligatures w14:val="none"/>
        </w:rPr>
        <w:t xml:space="preserve"> to express interest (in addition to open signup) 3. NOC management dashboard — territory-scoped EoI review (approve/return/reject) 4. OCOG and IOC visibility-only views across all NOCs during EoI phase</w:t>
      </w:r>
    </w:p>
    <w:p w14:paraId="443E4CC6" w14:textId="6FFD49A9" w:rsidR="00065B98" w:rsidRPr="00065B98" w:rsidRDefault="00065B98" w:rsidP="00065B98">
      <w:pPr>
        <w:shd w:val="clear" w:color="auto" w:fill="FFFFFF"/>
        <w:spacing w:before="225" w:after="225" w:line="240" w:lineRule="auto"/>
        <w:rPr>
          <w:rFonts w:ascii="Helvetica" w:eastAsia="Times New Roman" w:hAnsi="Helvetica" w:cs="Times New Roman"/>
          <w:color w:val="000000"/>
          <w:kern w:val="0"/>
          <w:sz w:val="21"/>
          <w:szCs w:val="21"/>
          <w14:ligatures w14:val="none"/>
        </w:rPr>
      </w:pPr>
      <w:proofErr w:type="spellStart"/>
      <w:r w:rsidRPr="00065B98">
        <w:rPr>
          <w:rFonts w:ascii="Helvetica" w:eastAsia="Times New Roman" w:hAnsi="Helvetica" w:cs="Times New Roman"/>
          <w:b/>
          <w:bCs/>
          <w:color w:val="000000"/>
          <w:kern w:val="0"/>
          <w:sz w:val="21"/>
          <w:szCs w:val="21"/>
          <w14:ligatures w14:val="none"/>
        </w:rPr>
        <w:t>PbN</w:t>
      </w:r>
      <w:proofErr w:type="spellEnd"/>
      <w:r w:rsidRPr="00065B98">
        <w:rPr>
          <w:rFonts w:ascii="Helvetica" w:eastAsia="Times New Roman" w:hAnsi="Helvetica" w:cs="Times New Roman"/>
          <w:b/>
          <w:bCs/>
          <w:color w:val="000000"/>
          <w:kern w:val="0"/>
          <w:sz w:val="21"/>
          <w:szCs w:val="21"/>
          <w14:ligatures w14:val="none"/>
        </w:rPr>
        <w:t xml:space="preserve"> process (in v0.1 / v1 — all except ACR real-time sync):</w:t>
      </w:r>
      <w:r w:rsidRPr="00065B98">
        <w:rPr>
          <w:rFonts w:ascii="Helvetica" w:eastAsia="Times New Roman" w:hAnsi="Helvetica" w:cs="Times New Roman"/>
          <w:color w:val="000000"/>
          <w:kern w:val="0"/>
          <w:sz w:val="21"/>
          <w:szCs w:val="21"/>
          <w14:ligatures w14:val="none"/>
        </w:rPr>
        <w:t xml:space="preserve"> 5. NOC </w:t>
      </w:r>
      <w:proofErr w:type="spellStart"/>
      <w:r w:rsidRPr="00065B98">
        <w:rPr>
          <w:rFonts w:ascii="Helvetica" w:eastAsia="Times New Roman" w:hAnsi="Helvetica" w:cs="Times New Roman"/>
          <w:color w:val="000000"/>
          <w:kern w:val="0"/>
          <w:sz w:val="21"/>
          <w:szCs w:val="21"/>
          <w14:ligatures w14:val="none"/>
        </w:rPr>
        <w:t>PbN</w:t>
      </w:r>
      <w:proofErr w:type="spellEnd"/>
      <w:r w:rsidRPr="00065B98">
        <w:rPr>
          <w:rFonts w:ascii="Helvetica" w:eastAsia="Times New Roman" w:hAnsi="Helvetica" w:cs="Times New Roman"/>
          <w:color w:val="000000"/>
          <w:kern w:val="0"/>
          <w:sz w:val="21"/>
          <w:szCs w:val="21"/>
          <w14:ligatures w14:val="none"/>
        </w:rPr>
        <w:t xml:space="preserve"> allocation screen — assign per-category slots (E, Es, EP, EPs, ET, EC, NOC E) per approved org 6. OCOG </w:t>
      </w:r>
      <w:proofErr w:type="spellStart"/>
      <w:r w:rsidRPr="00065B98">
        <w:rPr>
          <w:rFonts w:ascii="Helvetica" w:eastAsia="Times New Roman" w:hAnsi="Helvetica" w:cs="Times New Roman"/>
          <w:color w:val="000000"/>
          <w:kern w:val="0"/>
          <w:sz w:val="21"/>
          <w:szCs w:val="21"/>
          <w14:ligatures w14:val="none"/>
        </w:rPr>
        <w:t>PbN</w:t>
      </w:r>
      <w:proofErr w:type="spellEnd"/>
      <w:r w:rsidRPr="00065B98">
        <w:rPr>
          <w:rFonts w:ascii="Helvetica" w:eastAsia="Times New Roman" w:hAnsi="Helvetica" w:cs="Times New Roman"/>
          <w:color w:val="000000"/>
          <w:kern w:val="0"/>
          <w:sz w:val="21"/>
          <w:szCs w:val="21"/>
          <w14:ligatures w14:val="none"/>
        </w:rPr>
        <w:t xml:space="preserve"> approval screen — cross-NOC view, formally approve or adjust NOC submissions 7. Quota state tracking: NOC submitted </w:t>
      </w:r>
      <w:r w:rsidRPr="00065B98">
        <w:rPr>
          <w:rFonts w:ascii="Times New Roman" w:eastAsia="Times New Roman" w:hAnsi="Times New Roman" w:cs="Times New Roman"/>
          <w:color w:val="000000"/>
          <w:kern w:val="0"/>
          <w:sz w:val="21"/>
          <w:szCs w:val="21"/>
          <w14:ligatures w14:val="none"/>
        </w:rPr>
        <w:t>→</w:t>
      </w:r>
      <w:r w:rsidRPr="00065B98">
        <w:rPr>
          <w:rFonts w:ascii="Helvetica" w:eastAsia="Times New Roman" w:hAnsi="Helvetica" w:cs="Times New Roman"/>
          <w:color w:val="000000"/>
          <w:kern w:val="0"/>
          <w:sz w:val="21"/>
          <w:szCs w:val="21"/>
          <w14:ligatures w14:val="none"/>
        </w:rPr>
        <w:t xml:space="preserve"> OCOG approved </w:t>
      </w:r>
      <w:r w:rsidRPr="00065B98">
        <w:rPr>
          <w:rFonts w:ascii="Times New Roman" w:eastAsia="Times New Roman" w:hAnsi="Times New Roman" w:cs="Times New Roman"/>
          <w:color w:val="000000"/>
          <w:kern w:val="0"/>
          <w:sz w:val="21"/>
          <w:szCs w:val="21"/>
          <w14:ligatures w14:val="none"/>
        </w:rPr>
        <w:t>→</w:t>
      </w:r>
      <w:r w:rsidRPr="00065B98">
        <w:rPr>
          <w:rFonts w:ascii="Helvetica" w:eastAsia="Times New Roman" w:hAnsi="Helvetica" w:cs="Times New Roman"/>
          <w:color w:val="000000"/>
          <w:kern w:val="0"/>
          <w:sz w:val="21"/>
          <w:szCs w:val="21"/>
          <w14:ligatures w14:val="none"/>
        </w:rPr>
        <w:t xml:space="preserve"> NOC notified </w:t>
      </w:r>
      <w:r w:rsidRPr="00065B98">
        <w:rPr>
          <w:rFonts w:ascii="Times New Roman" w:eastAsia="Times New Roman" w:hAnsi="Times New Roman" w:cs="Times New Roman"/>
          <w:color w:val="000000"/>
          <w:kern w:val="0"/>
          <w:sz w:val="21"/>
          <w:szCs w:val="21"/>
          <w14:ligatures w14:val="none"/>
        </w:rPr>
        <w:t>→</w:t>
      </w:r>
      <w:r w:rsidRPr="00065B98">
        <w:rPr>
          <w:rFonts w:ascii="Helvetica" w:eastAsia="Times New Roman" w:hAnsi="Helvetica" w:cs="Times New Roman"/>
          <w:color w:val="000000"/>
          <w:kern w:val="0"/>
          <w:sz w:val="21"/>
          <w:szCs w:val="21"/>
          <w14:ligatures w14:val="none"/>
        </w:rPr>
        <w:t xml:space="preserve"> sent to ACR </w:t>
      </w:r>
      <w:r w:rsidRPr="00065B98">
        <w:rPr>
          <w:rFonts w:ascii="Times New Roman" w:eastAsia="Times New Roman" w:hAnsi="Times New Roman" w:cs="Times New Roman"/>
          <w:color w:val="000000"/>
          <w:kern w:val="0"/>
          <w:sz w:val="21"/>
          <w:szCs w:val="21"/>
          <w14:ligatures w14:val="none"/>
        </w:rPr>
        <w:t>→</w:t>
      </w:r>
      <w:r w:rsidRPr="00065B98">
        <w:rPr>
          <w:rFonts w:ascii="Helvetica" w:eastAsia="Times New Roman" w:hAnsi="Helvetica" w:cs="Times New Roman"/>
          <w:color w:val="000000"/>
          <w:kern w:val="0"/>
          <w:sz w:val="21"/>
          <w:szCs w:val="21"/>
          <w14:ligatures w14:val="none"/>
        </w:rPr>
        <w:t xml:space="preserve"> NOC notified 8. IOC visibility of </w:t>
      </w:r>
      <w:proofErr w:type="spellStart"/>
      <w:r w:rsidRPr="00065B98">
        <w:rPr>
          <w:rFonts w:ascii="Helvetica" w:eastAsia="Times New Roman" w:hAnsi="Helvetica" w:cs="Times New Roman"/>
          <w:color w:val="000000"/>
          <w:kern w:val="0"/>
          <w:sz w:val="21"/>
          <w:szCs w:val="21"/>
          <w14:ligatures w14:val="none"/>
        </w:rPr>
        <w:t>PbN</w:t>
      </w:r>
      <w:proofErr w:type="spellEnd"/>
      <w:r w:rsidRPr="00065B98">
        <w:rPr>
          <w:rFonts w:ascii="Helvetica" w:eastAsia="Times New Roman" w:hAnsi="Helvetica" w:cs="Times New Roman"/>
          <w:color w:val="000000"/>
          <w:kern w:val="0"/>
          <w:sz w:val="21"/>
          <w:szCs w:val="21"/>
          <w14:ligatures w14:val="none"/>
        </w:rPr>
        <w:t xml:space="preserve"> allocations</w:t>
      </w:r>
      <w:ins w:id="113" w:author="Emma MORRIS" w:date="2026-04-02T15:36:00Z" w16du:dateUtc="2026-04-02T13:36:00Z">
        <w:r w:rsidR="00D302AC">
          <w:rPr>
            <w:rFonts w:ascii="Helvetica" w:eastAsia="Times New Roman" w:hAnsi="Helvetica" w:cs="Times New Roman"/>
            <w:color w:val="000000"/>
            <w:kern w:val="0"/>
            <w:sz w:val="21"/>
            <w:szCs w:val="21"/>
            <w14:ligatures w14:val="none"/>
          </w:rPr>
          <w:t xml:space="preserve">. </w:t>
        </w:r>
        <w:proofErr w:type="gramStart"/>
        <w:r w:rsidR="00D302AC">
          <w:rPr>
            <w:rFonts w:ascii="Helvetica" w:eastAsia="Times New Roman" w:hAnsi="Helvetica" w:cs="Times New Roman"/>
            <w:color w:val="000000"/>
            <w:kern w:val="0"/>
            <w:sz w:val="21"/>
            <w:szCs w:val="21"/>
            <w14:ligatures w14:val="none"/>
          </w:rPr>
          <w:t>Important</w:t>
        </w:r>
        <w:proofErr w:type="gramEnd"/>
        <w:r w:rsidR="00D302AC">
          <w:rPr>
            <w:rFonts w:ascii="Helvetica" w:eastAsia="Times New Roman" w:hAnsi="Helvetica" w:cs="Times New Roman"/>
            <w:color w:val="000000"/>
            <w:kern w:val="0"/>
            <w:sz w:val="21"/>
            <w:szCs w:val="21"/>
            <w14:ligatures w14:val="none"/>
          </w:rPr>
          <w:t xml:space="preserve"> to make sure the</w:t>
        </w:r>
      </w:ins>
      <w:ins w:id="114" w:author="Emma MORRIS" w:date="2026-04-02T15:37:00Z" w16du:dateUtc="2026-04-02T13:37:00Z">
        <w:r w:rsidR="00D302AC">
          <w:rPr>
            <w:rFonts w:ascii="Helvetica" w:eastAsia="Times New Roman" w:hAnsi="Helvetica" w:cs="Times New Roman"/>
            <w:color w:val="000000"/>
            <w:kern w:val="0"/>
            <w:sz w:val="21"/>
            <w:szCs w:val="21"/>
            <w14:ligatures w14:val="none"/>
          </w:rPr>
          <w:t>re is a system in place so that the</w:t>
        </w:r>
      </w:ins>
      <w:ins w:id="115" w:author="Emma MORRIS" w:date="2026-04-02T15:36:00Z" w16du:dateUtc="2026-04-02T13:36:00Z">
        <w:r w:rsidR="00D302AC">
          <w:rPr>
            <w:rFonts w:ascii="Helvetica" w:eastAsia="Times New Roman" w:hAnsi="Helvetica" w:cs="Times New Roman"/>
            <w:color w:val="000000"/>
            <w:kern w:val="0"/>
            <w:sz w:val="21"/>
            <w:szCs w:val="21"/>
            <w14:ligatures w14:val="none"/>
          </w:rPr>
          <w:t xml:space="preserve"> NOC cannot</w:t>
        </w:r>
      </w:ins>
      <w:ins w:id="116" w:author="Emma MORRIS" w:date="2026-04-02T15:37:00Z" w16du:dateUtc="2026-04-02T13:37:00Z">
        <w:r w:rsidR="00D302AC">
          <w:rPr>
            <w:rFonts w:ascii="Helvetica" w:eastAsia="Times New Roman" w:hAnsi="Helvetica" w:cs="Times New Roman"/>
            <w:color w:val="000000"/>
            <w:kern w:val="0"/>
            <w:sz w:val="21"/>
            <w:szCs w:val="21"/>
            <w14:ligatures w14:val="none"/>
          </w:rPr>
          <w:t xml:space="preserve"> go over quota and respects category </w:t>
        </w:r>
      </w:ins>
    </w:p>
    <w:p w14:paraId="2514133C" w14:textId="77777777" w:rsidR="00065B98" w:rsidRPr="00065B98" w:rsidRDefault="00065B98" w:rsidP="00065B98">
      <w:pPr>
        <w:shd w:val="clear" w:color="auto" w:fill="FFFFFF"/>
        <w:spacing w:before="225" w:after="225"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b/>
          <w:bCs/>
          <w:color w:val="000000"/>
          <w:kern w:val="0"/>
          <w:sz w:val="21"/>
          <w:szCs w:val="21"/>
          <w14:ligatures w14:val="none"/>
        </w:rPr>
        <w:lastRenderedPageBreak/>
        <w:t>ENR track (separate screens — v1):</w:t>
      </w:r>
      <w:r w:rsidRPr="00065B98">
        <w:rPr>
          <w:rFonts w:ascii="Helvetica" w:eastAsia="Times New Roman" w:hAnsi="Helvetica" w:cs="Times New Roman"/>
          <w:color w:val="000000"/>
          <w:kern w:val="0"/>
          <w:sz w:val="21"/>
          <w:szCs w:val="21"/>
          <w14:ligatures w14:val="none"/>
        </w:rPr>
        <w:t xml:space="preserve"> 9. NOC ENR request screen — submit </w:t>
      </w:r>
      <w:proofErr w:type="spellStart"/>
      <w:r w:rsidRPr="00065B98">
        <w:rPr>
          <w:rFonts w:ascii="Helvetica" w:eastAsia="Times New Roman" w:hAnsi="Helvetica" w:cs="Times New Roman"/>
          <w:color w:val="000000"/>
          <w:kern w:val="0"/>
          <w:sz w:val="21"/>
          <w:szCs w:val="21"/>
          <w14:ligatures w14:val="none"/>
        </w:rPr>
        <w:t>prioritised</w:t>
      </w:r>
      <w:proofErr w:type="spellEnd"/>
      <w:r w:rsidRPr="00065B98">
        <w:rPr>
          <w:rFonts w:ascii="Helvetica" w:eastAsia="Times New Roman" w:hAnsi="Helvetica" w:cs="Times New Roman"/>
          <w:color w:val="000000"/>
          <w:kern w:val="0"/>
          <w:sz w:val="21"/>
          <w:szCs w:val="21"/>
          <w14:ligatures w14:val="none"/>
        </w:rPr>
        <w:t xml:space="preserve"> NOC-nominated ENR list to IOC (no self-nomination) 10. IOC ENR review screen — separate screen; grant or deny ENR allocations from holdback pool</w:t>
      </w:r>
    </w:p>
    <w:p w14:paraId="0E32AD55" w14:textId="77777777" w:rsidR="00065B98" w:rsidRPr="00065B98" w:rsidRDefault="00065B98" w:rsidP="00065B98">
      <w:pPr>
        <w:shd w:val="clear" w:color="auto" w:fill="FFFFFF"/>
        <w:spacing w:before="225" w:after="225"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b/>
          <w:bCs/>
          <w:color w:val="000000"/>
          <w:kern w:val="0"/>
          <w:sz w:val="21"/>
          <w:szCs w:val="21"/>
          <w14:ligatures w14:val="none"/>
        </w:rPr>
        <w:t>Platform:</w:t>
      </w:r>
      <w:r w:rsidRPr="00065B98">
        <w:rPr>
          <w:rFonts w:ascii="Helvetica" w:eastAsia="Times New Roman" w:hAnsi="Helvetica" w:cs="Times New Roman"/>
          <w:color w:val="000000"/>
          <w:kern w:val="0"/>
          <w:sz w:val="21"/>
          <w:szCs w:val="21"/>
          <w14:ligatures w14:val="none"/>
        </w:rPr>
        <w:t> 11. Quota import from Excel (IOC sets per-category totals per NOC; import + editable table) 12. ACR system adapter (stubbed in dev, real API in prod) 13. Structured data export for ACR handoff (per-category slots + ENR per org) 14. IOC Anomaly Detection — concentration risk, cross-NOC duplication, NOC inactivity 15. Deduplication with IOC action flow 16. Games-to-Games org persistence (data model in v1) 17. Public Org Directory (opt-in, post-event) 18. Audit log — all admin actions across all three processes</w:t>
      </w:r>
    </w:p>
    <w:p w14:paraId="493042C3" w14:textId="77777777" w:rsidR="00065B98" w:rsidRPr="00065B98" w:rsidRDefault="00065B98" w:rsidP="00065B98">
      <w:pPr>
        <w:shd w:val="clear" w:color="auto" w:fill="FFFFFF"/>
        <w:spacing w:before="300" w:after="150" w:line="240" w:lineRule="auto"/>
        <w:outlineLvl w:val="2"/>
        <w:rPr>
          <w:rFonts w:ascii="Helvetica" w:eastAsia="Times New Roman" w:hAnsi="Helvetica" w:cs="Times New Roman"/>
          <w:b/>
          <w:bCs/>
          <w:color w:val="000000"/>
          <w:kern w:val="0"/>
          <w:sz w:val="27"/>
          <w:szCs w:val="27"/>
          <w14:ligatures w14:val="none"/>
        </w:rPr>
      </w:pPr>
      <w:r w:rsidRPr="00065B98">
        <w:rPr>
          <w:rFonts w:ascii="Helvetica" w:eastAsia="Times New Roman" w:hAnsi="Helvetica" w:cs="Times New Roman"/>
          <w:b/>
          <w:bCs/>
          <w:color w:val="000000"/>
          <w:kern w:val="0"/>
          <w:sz w:val="27"/>
          <w:szCs w:val="27"/>
          <w14:ligatures w14:val="none"/>
        </w:rPr>
        <w:t xml:space="preserve">V1.1 — ships late September 2026 (before October 5 </w:t>
      </w:r>
      <w:proofErr w:type="spellStart"/>
      <w:r w:rsidRPr="00065B98">
        <w:rPr>
          <w:rFonts w:ascii="Helvetica" w:eastAsia="Times New Roman" w:hAnsi="Helvetica" w:cs="Times New Roman"/>
          <w:b/>
          <w:bCs/>
          <w:color w:val="000000"/>
          <w:kern w:val="0"/>
          <w:sz w:val="27"/>
          <w:szCs w:val="27"/>
          <w14:ligatures w14:val="none"/>
        </w:rPr>
        <w:t>PbN</w:t>
      </w:r>
      <w:proofErr w:type="spellEnd"/>
      <w:r w:rsidRPr="00065B98">
        <w:rPr>
          <w:rFonts w:ascii="Helvetica" w:eastAsia="Times New Roman" w:hAnsi="Helvetica" w:cs="Times New Roman"/>
          <w:b/>
          <w:bCs/>
          <w:color w:val="000000"/>
          <w:kern w:val="0"/>
          <w:sz w:val="27"/>
          <w:szCs w:val="27"/>
          <w14:ligatures w14:val="none"/>
        </w:rPr>
        <w:t xml:space="preserve"> process launch)</w:t>
      </w:r>
    </w:p>
    <w:p w14:paraId="5B7E051C" w14:textId="77777777" w:rsidR="00065B98" w:rsidRPr="00065B98" w:rsidRDefault="00065B98" w:rsidP="00065B98">
      <w:pPr>
        <w:shd w:val="clear" w:color="auto" w:fill="FFFFFF"/>
        <w:spacing w:before="225" w:after="225"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 xml:space="preserve">Note: The </w:t>
      </w:r>
      <w:proofErr w:type="spellStart"/>
      <w:r w:rsidRPr="00065B98">
        <w:rPr>
          <w:rFonts w:ascii="Helvetica" w:eastAsia="Times New Roman" w:hAnsi="Helvetica" w:cs="Times New Roman"/>
          <w:color w:val="000000"/>
          <w:kern w:val="0"/>
          <w:sz w:val="21"/>
          <w:szCs w:val="21"/>
          <w14:ligatures w14:val="none"/>
        </w:rPr>
        <w:t>PbN</w:t>
      </w:r>
      <w:proofErr w:type="spellEnd"/>
      <w:r w:rsidRPr="00065B98">
        <w:rPr>
          <w:rFonts w:ascii="Helvetica" w:eastAsia="Times New Roman" w:hAnsi="Helvetica" w:cs="Times New Roman"/>
          <w:color w:val="000000"/>
          <w:kern w:val="0"/>
          <w:sz w:val="21"/>
          <w:szCs w:val="21"/>
          <w14:ligatures w14:val="none"/>
        </w:rPr>
        <w:t> </w:t>
      </w:r>
      <w:r w:rsidRPr="00065B98">
        <w:rPr>
          <w:rFonts w:ascii="Helvetica" w:eastAsia="Times New Roman" w:hAnsi="Helvetica" w:cs="Times New Roman"/>
          <w:b/>
          <w:bCs/>
          <w:color w:val="000000"/>
          <w:kern w:val="0"/>
          <w:sz w:val="21"/>
          <w:szCs w:val="21"/>
          <w14:ligatures w14:val="none"/>
        </w:rPr>
        <w:t>software</w:t>
      </w:r>
      <w:r w:rsidRPr="00065B98">
        <w:rPr>
          <w:rFonts w:ascii="Helvetica" w:eastAsia="Times New Roman" w:hAnsi="Helvetica" w:cs="Times New Roman"/>
          <w:color w:val="000000"/>
          <w:kern w:val="0"/>
          <w:sz w:val="21"/>
          <w:szCs w:val="21"/>
          <w14:ligatures w14:val="none"/>
        </w:rPr>
        <w:t xml:space="preserve"> ships August 24 in v1. The </w:t>
      </w:r>
      <w:proofErr w:type="spellStart"/>
      <w:r w:rsidRPr="00065B98">
        <w:rPr>
          <w:rFonts w:ascii="Helvetica" w:eastAsia="Times New Roman" w:hAnsi="Helvetica" w:cs="Times New Roman"/>
          <w:color w:val="000000"/>
          <w:kern w:val="0"/>
          <w:sz w:val="21"/>
          <w:szCs w:val="21"/>
          <w14:ligatures w14:val="none"/>
        </w:rPr>
        <w:t>PbN</w:t>
      </w:r>
      <w:proofErr w:type="spellEnd"/>
      <w:r w:rsidRPr="00065B98">
        <w:rPr>
          <w:rFonts w:ascii="Helvetica" w:eastAsia="Times New Roman" w:hAnsi="Helvetica" w:cs="Times New Roman"/>
          <w:color w:val="000000"/>
          <w:kern w:val="0"/>
          <w:sz w:val="21"/>
          <w:szCs w:val="21"/>
          <w14:ligatures w14:val="none"/>
        </w:rPr>
        <w:t> </w:t>
      </w:r>
      <w:r w:rsidRPr="00065B98">
        <w:rPr>
          <w:rFonts w:ascii="Helvetica" w:eastAsia="Times New Roman" w:hAnsi="Helvetica" w:cs="Times New Roman"/>
          <w:b/>
          <w:bCs/>
          <w:color w:val="000000"/>
          <w:kern w:val="0"/>
          <w:sz w:val="21"/>
          <w:szCs w:val="21"/>
          <w14:ligatures w14:val="none"/>
        </w:rPr>
        <w:t>process</w:t>
      </w:r>
      <w:r w:rsidRPr="00065B98">
        <w:rPr>
          <w:rFonts w:ascii="Helvetica" w:eastAsia="Times New Roman" w:hAnsi="Helvetica" w:cs="Times New Roman"/>
          <w:color w:val="000000"/>
          <w:kern w:val="0"/>
          <w:sz w:val="21"/>
          <w:szCs w:val="21"/>
          <w14:ligatures w14:val="none"/>
        </w:rPr>
        <w:t> (NOCs allocating quotas) launches October 5. V1.1 ships in between to add ACR real-time sync before the process starts.</w:t>
      </w:r>
    </w:p>
    <w:p w14:paraId="0C96EDF3" w14:textId="77777777" w:rsidR="00065B98" w:rsidRPr="00065B98" w:rsidRDefault="00065B98" w:rsidP="00065B98">
      <w:pPr>
        <w:numPr>
          <w:ilvl w:val="0"/>
          <w:numId w:val="3"/>
        </w:numPr>
        <w:shd w:val="clear" w:color="auto" w:fill="FFFFFF"/>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ACR real-time quota sync (v1 uses batch export)</w:t>
      </w:r>
    </w:p>
    <w:p w14:paraId="15333089" w14:textId="77777777" w:rsidR="00065B98" w:rsidRPr="00065B98" w:rsidRDefault="00065B98" w:rsidP="00065B98">
      <w:pPr>
        <w:numPr>
          <w:ilvl w:val="0"/>
          <w:numId w:val="3"/>
        </w:numPr>
        <w:shd w:val="clear" w:color="auto" w:fill="FFFFFF"/>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ENR undertaking digital signature (pending legal review — see ENR Undertaking section)</w:t>
      </w:r>
    </w:p>
    <w:p w14:paraId="67D9C684" w14:textId="77777777" w:rsidR="00065B98" w:rsidRPr="00065B98" w:rsidRDefault="00065B98" w:rsidP="00065B98">
      <w:pPr>
        <w:numPr>
          <w:ilvl w:val="0"/>
          <w:numId w:val="3"/>
        </w:numPr>
        <w:shd w:val="clear" w:color="auto" w:fill="FFFFFF"/>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 xml:space="preserve">French/Spanish </w:t>
      </w:r>
      <w:proofErr w:type="spellStart"/>
      <w:r w:rsidRPr="00065B98">
        <w:rPr>
          <w:rFonts w:ascii="Helvetica" w:eastAsia="Times New Roman" w:hAnsi="Helvetica" w:cs="Times New Roman"/>
          <w:color w:val="000000"/>
          <w:kern w:val="0"/>
          <w:sz w:val="21"/>
          <w:szCs w:val="21"/>
          <w14:ligatures w14:val="none"/>
        </w:rPr>
        <w:t>localisation</w:t>
      </w:r>
      <w:proofErr w:type="spellEnd"/>
      <w:r w:rsidRPr="00065B98">
        <w:rPr>
          <w:rFonts w:ascii="Helvetica" w:eastAsia="Times New Roman" w:hAnsi="Helvetica" w:cs="Times New Roman"/>
          <w:color w:val="000000"/>
          <w:kern w:val="0"/>
          <w:sz w:val="21"/>
          <w:szCs w:val="21"/>
          <w14:ligatures w14:val="none"/>
        </w:rPr>
        <w:t xml:space="preserve"> (v1 English-only)</w:t>
      </w:r>
    </w:p>
    <w:p w14:paraId="28A1B27C" w14:textId="77777777" w:rsidR="00065B98" w:rsidRPr="00065B98" w:rsidRDefault="00065B98" w:rsidP="00065B98">
      <w:pPr>
        <w:numPr>
          <w:ilvl w:val="0"/>
          <w:numId w:val="3"/>
        </w:numPr>
        <w:shd w:val="clear" w:color="auto" w:fill="FFFFFF"/>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Self-service NOC account registration</w:t>
      </w:r>
    </w:p>
    <w:p w14:paraId="5E49148A" w14:textId="77777777" w:rsidR="00065B98" w:rsidRPr="00065B98" w:rsidRDefault="00065B98" w:rsidP="00065B98">
      <w:pPr>
        <w:shd w:val="clear" w:color="auto" w:fill="FFFFFF"/>
        <w:spacing w:before="300" w:after="150" w:line="240" w:lineRule="auto"/>
        <w:outlineLvl w:val="2"/>
        <w:rPr>
          <w:rFonts w:ascii="Helvetica" w:eastAsia="Times New Roman" w:hAnsi="Helvetica" w:cs="Times New Roman"/>
          <w:b/>
          <w:bCs/>
          <w:color w:val="000000"/>
          <w:kern w:val="0"/>
          <w:sz w:val="27"/>
          <w:szCs w:val="27"/>
          <w14:ligatures w14:val="none"/>
        </w:rPr>
      </w:pPr>
      <w:r w:rsidRPr="00065B98">
        <w:rPr>
          <w:rFonts w:ascii="Helvetica" w:eastAsia="Times New Roman" w:hAnsi="Helvetica" w:cs="Times New Roman"/>
          <w:b/>
          <w:bCs/>
          <w:color w:val="000000"/>
          <w:kern w:val="0"/>
          <w:sz w:val="27"/>
          <w:szCs w:val="27"/>
          <w14:ligatures w14:val="none"/>
        </w:rPr>
        <w:t>Explicitly NOT in scope (LA28 v1)</w:t>
      </w:r>
    </w:p>
    <w:p w14:paraId="34A5D5A3" w14:textId="77777777" w:rsidR="00065B98" w:rsidRPr="00065B98" w:rsidRDefault="00065B98" w:rsidP="00065B98">
      <w:pPr>
        <w:numPr>
          <w:ilvl w:val="0"/>
          <w:numId w:val="4"/>
        </w:numPr>
        <w:shd w:val="clear" w:color="auto" w:fill="FFFFFF"/>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REST API for large NOC integration — build with real usage data after v1</w:t>
      </w:r>
    </w:p>
    <w:p w14:paraId="5901B072" w14:textId="77777777" w:rsidR="00065B98" w:rsidRPr="00065B98" w:rsidRDefault="00065B98" w:rsidP="00065B98">
      <w:pPr>
        <w:numPr>
          <w:ilvl w:val="0"/>
          <w:numId w:val="4"/>
        </w:numPr>
        <w:shd w:val="clear" w:color="auto" w:fill="FFFFFF"/>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Language packs beyond EN/FR/ES</w:t>
      </w:r>
    </w:p>
    <w:p w14:paraId="30DAE446" w14:textId="77777777" w:rsidR="00065B98" w:rsidRPr="00065B98" w:rsidRDefault="00065B98" w:rsidP="00065B98">
      <w:pPr>
        <w:numPr>
          <w:ilvl w:val="0"/>
          <w:numId w:val="4"/>
        </w:numPr>
        <w:shd w:val="clear" w:color="auto" w:fill="FFFFFF"/>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Paralympic Games cross-linking (2028 priority)</w:t>
      </w:r>
    </w:p>
    <w:p w14:paraId="5874299E" w14:textId="77777777" w:rsidR="00065B98" w:rsidRPr="00065B98" w:rsidRDefault="00065B98" w:rsidP="00065B98">
      <w:pPr>
        <w:numPr>
          <w:ilvl w:val="0"/>
          <w:numId w:val="4"/>
        </w:numPr>
        <w:shd w:val="clear" w:color="auto" w:fill="FFFFFF"/>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Individual journalist accreditation (Press by Name — ACR system, 2027)</w:t>
      </w:r>
    </w:p>
    <w:p w14:paraId="7B6D8A95" w14:textId="77777777" w:rsidR="00065B98" w:rsidRPr="00065B98" w:rsidRDefault="00065B98" w:rsidP="00065B98">
      <w:pPr>
        <w:numPr>
          <w:ilvl w:val="0"/>
          <w:numId w:val="4"/>
        </w:numPr>
        <w:shd w:val="clear" w:color="auto" w:fill="FFFFFF"/>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Document uploads — form collects metadata only</w:t>
      </w:r>
    </w:p>
    <w:p w14:paraId="346A5D75" w14:textId="77777777" w:rsidR="00065B98" w:rsidRPr="00065B98" w:rsidRDefault="00000000" w:rsidP="00065B98">
      <w:pPr>
        <w:spacing w:after="0" w:line="240" w:lineRule="auto"/>
        <w:rPr>
          <w:rFonts w:ascii="Helvetica" w:eastAsia="Times New Roman" w:hAnsi="Helvetica" w:cs="Times New Roman"/>
          <w:kern w:val="0"/>
          <w:sz w:val="21"/>
          <w:szCs w:val="21"/>
          <w14:ligatures w14:val="none"/>
        </w:rPr>
      </w:pPr>
      <w:r>
        <w:rPr>
          <w:rFonts w:ascii="Times New Roman" w:eastAsia="Times New Roman" w:hAnsi="Times New Roman" w:cs="Times New Roman"/>
          <w:noProof/>
          <w:kern w:val="0"/>
        </w:rPr>
        <w:pict w14:anchorId="57159ED2">
          <v:rect id="_x0000_i1032" style="width:0;height:3pt" o:hralign="center" o:hrstd="t" o:hrnoshade="t" o:hr="t" fillcolor="#ccc" stroked="f"/>
        </w:pict>
      </w:r>
    </w:p>
    <w:p w14:paraId="6F90178F" w14:textId="77777777" w:rsidR="00065B98" w:rsidRPr="00065B98" w:rsidRDefault="00065B98" w:rsidP="00065B98">
      <w:pPr>
        <w:pBdr>
          <w:bottom w:val="single" w:sz="6" w:space="0" w:color="CCCCCC"/>
        </w:pBdr>
        <w:shd w:val="clear" w:color="auto" w:fill="FFFFFF"/>
        <w:spacing w:before="300" w:after="150" w:line="240" w:lineRule="auto"/>
        <w:outlineLvl w:val="1"/>
        <w:rPr>
          <w:rFonts w:ascii="Helvetica" w:eastAsia="Times New Roman" w:hAnsi="Helvetica" w:cs="Times New Roman"/>
          <w:b/>
          <w:bCs/>
          <w:color w:val="000000"/>
          <w:kern w:val="0"/>
          <w:sz w:val="36"/>
          <w:szCs w:val="36"/>
          <w14:ligatures w14:val="none"/>
        </w:rPr>
      </w:pPr>
      <w:r w:rsidRPr="00065B98">
        <w:rPr>
          <w:rFonts w:ascii="Helvetica" w:eastAsia="Times New Roman" w:hAnsi="Helvetica" w:cs="Times New Roman"/>
          <w:b/>
          <w:bCs/>
          <w:color w:val="000000"/>
          <w:kern w:val="0"/>
          <w:sz w:val="36"/>
          <w:szCs w:val="36"/>
          <w14:ligatures w14:val="none"/>
        </w:rPr>
        <w:t>EoI Application Form</w:t>
      </w:r>
    </w:p>
    <w:p w14:paraId="05E4C2C9" w14:textId="77777777" w:rsidR="00065B98" w:rsidRPr="00065B98" w:rsidRDefault="00065B98" w:rsidP="00065B98">
      <w:pPr>
        <w:shd w:val="clear" w:color="auto" w:fill="FFFFFF"/>
        <w:spacing w:before="300" w:after="150" w:line="240" w:lineRule="auto"/>
        <w:outlineLvl w:val="2"/>
        <w:rPr>
          <w:rFonts w:ascii="Helvetica" w:eastAsia="Times New Roman" w:hAnsi="Helvetica" w:cs="Times New Roman"/>
          <w:b/>
          <w:bCs/>
          <w:color w:val="000000"/>
          <w:kern w:val="0"/>
          <w:sz w:val="27"/>
          <w:szCs w:val="27"/>
          <w14:ligatures w14:val="none"/>
        </w:rPr>
      </w:pPr>
      <w:r w:rsidRPr="00065B98">
        <w:rPr>
          <w:rFonts w:ascii="Helvetica" w:eastAsia="Times New Roman" w:hAnsi="Helvetica" w:cs="Times New Roman"/>
          <w:b/>
          <w:bCs/>
          <w:color w:val="000000"/>
          <w:kern w:val="0"/>
          <w:sz w:val="27"/>
          <w:szCs w:val="27"/>
          <w14:ligatures w14:val="none"/>
        </w:rPr>
        <w:t>Category selection</w:t>
      </w:r>
    </w:p>
    <w:p w14:paraId="341159D5" w14:textId="77777777" w:rsidR="00065B98" w:rsidRPr="00065B98" w:rsidRDefault="00065B98" w:rsidP="00065B98">
      <w:pPr>
        <w:shd w:val="clear" w:color="auto" w:fill="FFFFFF"/>
        <w:spacing w:before="225" w:after="225"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i/>
          <w:iCs/>
          <w:color w:val="000000"/>
          <w:kern w:val="0"/>
          <w:sz w:val="21"/>
          <w:szCs w:val="21"/>
          <w14:ligatures w14:val="none"/>
        </w:rPr>
        <w:t xml:space="preserve">Confirmed 2026-03-31 (Decision #27). Replaces the earlier Press / Photo / Both </w:t>
      </w:r>
      <w:proofErr w:type="gramStart"/>
      <w:r w:rsidRPr="00065B98">
        <w:rPr>
          <w:rFonts w:ascii="Helvetica" w:eastAsia="Times New Roman" w:hAnsi="Helvetica" w:cs="Times New Roman"/>
          <w:i/>
          <w:iCs/>
          <w:color w:val="000000"/>
          <w:kern w:val="0"/>
          <w:sz w:val="21"/>
          <w:szCs w:val="21"/>
          <w14:ligatures w14:val="none"/>
        </w:rPr>
        <w:t>model</w:t>
      </w:r>
      <w:proofErr w:type="gramEnd"/>
      <w:r w:rsidRPr="00065B98">
        <w:rPr>
          <w:rFonts w:ascii="Helvetica" w:eastAsia="Times New Roman" w:hAnsi="Helvetica" w:cs="Times New Roman"/>
          <w:i/>
          <w:iCs/>
          <w:color w:val="000000"/>
          <w:kern w:val="0"/>
          <w:sz w:val="21"/>
          <w:szCs w:val="21"/>
          <w14:ligatures w14:val="none"/>
        </w:rPr>
        <w:t>.</w:t>
      </w:r>
    </w:p>
    <w:p w14:paraId="18B01ECB" w14:textId="77777777" w:rsidR="00065B98" w:rsidRPr="00065B98" w:rsidRDefault="00065B98" w:rsidP="00065B98">
      <w:pPr>
        <w:shd w:val="clear" w:color="auto" w:fill="FFFFFF"/>
        <w:spacing w:before="225" w:after="225"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 xml:space="preserve">At EoI stage, a media </w:t>
      </w:r>
      <w:proofErr w:type="spellStart"/>
      <w:r w:rsidRPr="00065B98">
        <w:rPr>
          <w:rFonts w:ascii="Helvetica" w:eastAsia="Times New Roman" w:hAnsi="Helvetica" w:cs="Times New Roman"/>
          <w:color w:val="000000"/>
          <w:kern w:val="0"/>
          <w:sz w:val="21"/>
          <w:szCs w:val="21"/>
          <w14:ligatures w14:val="none"/>
        </w:rPr>
        <w:t>organisation</w:t>
      </w:r>
      <w:proofErr w:type="spellEnd"/>
      <w:r w:rsidRPr="00065B98">
        <w:rPr>
          <w:rFonts w:ascii="Helvetica" w:eastAsia="Times New Roman" w:hAnsi="Helvetica" w:cs="Times New Roman"/>
          <w:color w:val="000000"/>
          <w:kern w:val="0"/>
          <w:sz w:val="21"/>
          <w:szCs w:val="21"/>
          <w14:ligatures w14:val="none"/>
        </w:rPr>
        <w:t xml:space="preserve"> selects </w:t>
      </w:r>
      <w:r w:rsidRPr="00065B98">
        <w:rPr>
          <w:rFonts w:ascii="Helvetica" w:eastAsia="Times New Roman" w:hAnsi="Helvetica" w:cs="Times New Roman"/>
          <w:b/>
          <w:bCs/>
          <w:color w:val="000000"/>
          <w:kern w:val="0"/>
          <w:sz w:val="21"/>
          <w:szCs w:val="21"/>
          <w14:ligatures w14:val="none"/>
        </w:rPr>
        <w:t>one or more</w:t>
      </w:r>
      <w:r w:rsidRPr="00065B98">
        <w:rPr>
          <w:rFonts w:ascii="Helvetica" w:eastAsia="Times New Roman" w:hAnsi="Helvetica" w:cs="Times New Roman"/>
          <w:color w:val="000000"/>
          <w:kern w:val="0"/>
          <w:sz w:val="21"/>
          <w:szCs w:val="21"/>
          <w14:ligatures w14:val="none"/>
        </w:rPr>
        <w:t> accreditation categories from the E-category set. Each category has inline help text explaining eligibility criteria.</w:t>
      </w:r>
    </w:p>
    <w:tbl>
      <w:tblPr>
        <w:tblW w:w="0" w:type="auto"/>
        <w:shd w:val="clear" w:color="auto" w:fill="FFFFFF"/>
        <w:tblCellMar>
          <w:left w:w="0" w:type="dxa"/>
          <w:right w:w="0" w:type="dxa"/>
        </w:tblCellMar>
        <w:tblLook w:val="04A0" w:firstRow="1" w:lastRow="0" w:firstColumn="1" w:lastColumn="0" w:noHBand="0" w:noVBand="1"/>
      </w:tblPr>
      <w:tblGrid>
        <w:gridCol w:w="1301"/>
        <w:gridCol w:w="2357"/>
        <w:gridCol w:w="5686"/>
      </w:tblGrid>
      <w:tr w:rsidR="00065B98" w:rsidRPr="00065B98" w14:paraId="59F98FED"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379A0021" w14:textId="77777777" w:rsidR="00065B98" w:rsidRPr="00065B98" w:rsidRDefault="00065B98" w:rsidP="00065B98">
            <w:pPr>
              <w:spacing w:after="0" w:line="240" w:lineRule="auto"/>
              <w:jc w:val="center"/>
              <w:rPr>
                <w:rFonts w:ascii="Helvetica" w:eastAsia="Times New Roman" w:hAnsi="Helvetica" w:cs="Times New Roman"/>
                <w:b/>
                <w:bCs/>
                <w:color w:val="000000"/>
                <w:kern w:val="0"/>
                <w:sz w:val="21"/>
                <w:szCs w:val="21"/>
                <w14:ligatures w14:val="none"/>
              </w:rPr>
            </w:pPr>
            <w:r w:rsidRPr="00065B98">
              <w:rPr>
                <w:rFonts w:ascii="Helvetica" w:eastAsia="Times New Roman" w:hAnsi="Helvetica" w:cs="Times New Roman"/>
                <w:b/>
                <w:bCs/>
                <w:color w:val="000000"/>
                <w:kern w:val="0"/>
                <w:sz w:val="21"/>
                <w:szCs w:val="21"/>
                <w14:ligatures w14:val="none"/>
              </w:rPr>
              <w:t>Category</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2A03B62D" w14:textId="77777777" w:rsidR="00065B98" w:rsidRPr="00065B98" w:rsidRDefault="00065B98" w:rsidP="00065B98">
            <w:pPr>
              <w:spacing w:after="0" w:line="240" w:lineRule="auto"/>
              <w:jc w:val="center"/>
              <w:rPr>
                <w:rFonts w:ascii="Helvetica" w:eastAsia="Times New Roman" w:hAnsi="Helvetica" w:cs="Times New Roman"/>
                <w:b/>
                <w:bCs/>
                <w:color w:val="000000"/>
                <w:kern w:val="0"/>
                <w:sz w:val="21"/>
                <w:szCs w:val="21"/>
                <w14:ligatures w14:val="none"/>
              </w:rPr>
            </w:pPr>
            <w:r w:rsidRPr="00065B98">
              <w:rPr>
                <w:rFonts w:ascii="Helvetica" w:eastAsia="Times New Roman" w:hAnsi="Helvetica" w:cs="Times New Roman"/>
                <w:b/>
                <w:bCs/>
                <w:color w:val="000000"/>
                <w:kern w:val="0"/>
                <w:sz w:val="21"/>
                <w:szCs w:val="21"/>
                <w14:ligatures w14:val="none"/>
              </w:rPr>
              <w:t>Label</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6B709B0F" w14:textId="77777777" w:rsidR="00065B98" w:rsidRPr="00065B98" w:rsidRDefault="00065B98" w:rsidP="00065B98">
            <w:pPr>
              <w:spacing w:after="0" w:line="240" w:lineRule="auto"/>
              <w:jc w:val="center"/>
              <w:rPr>
                <w:rFonts w:ascii="Helvetica" w:eastAsia="Times New Roman" w:hAnsi="Helvetica" w:cs="Times New Roman"/>
                <w:b/>
                <w:bCs/>
                <w:color w:val="000000"/>
                <w:kern w:val="0"/>
                <w:sz w:val="21"/>
                <w:szCs w:val="21"/>
                <w14:ligatures w14:val="none"/>
              </w:rPr>
            </w:pPr>
            <w:r w:rsidRPr="00065B98">
              <w:rPr>
                <w:rFonts w:ascii="Helvetica" w:eastAsia="Times New Roman" w:hAnsi="Helvetica" w:cs="Times New Roman"/>
                <w:b/>
                <w:bCs/>
                <w:color w:val="000000"/>
                <w:kern w:val="0"/>
                <w:sz w:val="21"/>
                <w:szCs w:val="21"/>
                <w14:ligatures w14:val="none"/>
              </w:rPr>
              <w:t>Who it covers</w:t>
            </w:r>
          </w:p>
        </w:tc>
      </w:tr>
      <w:tr w:rsidR="00065B98" w:rsidRPr="00065B98" w14:paraId="3E854350"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56134C24"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b/>
                <w:bCs/>
                <w:color w:val="000000"/>
                <w:kern w:val="0"/>
                <w:sz w:val="21"/>
                <w:szCs w:val="21"/>
                <w14:ligatures w14:val="none"/>
              </w:rPr>
              <w:t>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3D5CE123"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Journalist</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2F35D04F"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General media: news agency, newspaper, magazine, internet/social media, freelance journalist</w:t>
            </w:r>
          </w:p>
        </w:tc>
      </w:tr>
      <w:tr w:rsidR="00065B98" w:rsidRPr="00065B98" w14:paraId="0394A605" w14:textId="77777777">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19741B06"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b/>
                <w:bCs/>
                <w:color w:val="000000"/>
                <w:kern w:val="0"/>
                <w:sz w:val="21"/>
                <w:szCs w:val="21"/>
                <w14:ligatures w14:val="none"/>
              </w:rPr>
              <w:t>Es</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163D692F"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Sport-specific journalist</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4CF8E5CC"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 xml:space="preserve">Journalist who </w:t>
            </w:r>
            <w:proofErr w:type="spellStart"/>
            <w:r w:rsidRPr="00065B98">
              <w:rPr>
                <w:rFonts w:ascii="Helvetica" w:eastAsia="Times New Roman" w:hAnsi="Helvetica" w:cs="Times New Roman"/>
                <w:color w:val="000000"/>
                <w:kern w:val="0"/>
                <w:sz w:val="21"/>
                <w:szCs w:val="21"/>
                <w14:ligatures w14:val="none"/>
              </w:rPr>
              <w:t>specialises</w:t>
            </w:r>
            <w:proofErr w:type="spellEnd"/>
            <w:r w:rsidRPr="00065B98">
              <w:rPr>
                <w:rFonts w:ascii="Helvetica" w:eastAsia="Times New Roman" w:hAnsi="Helvetica" w:cs="Times New Roman"/>
                <w:color w:val="000000"/>
                <w:kern w:val="0"/>
                <w:sz w:val="21"/>
                <w:szCs w:val="21"/>
                <w14:ligatures w14:val="none"/>
              </w:rPr>
              <w:t xml:space="preserve"> in one sport (must declare the sport)</w:t>
            </w:r>
          </w:p>
        </w:tc>
      </w:tr>
      <w:tr w:rsidR="00065B98" w:rsidRPr="00065B98" w14:paraId="59B401BB"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78B1B84C"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b/>
                <w:bCs/>
                <w:color w:val="000000"/>
                <w:kern w:val="0"/>
                <w:sz w:val="21"/>
                <w:szCs w:val="21"/>
                <w14:ligatures w14:val="none"/>
              </w:rPr>
              <w:t>EP</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54F83B70"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Photographer</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520D0CE1"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Still photographer; same eligibility basis as E</w:t>
            </w:r>
          </w:p>
        </w:tc>
      </w:tr>
      <w:tr w:rsidR="00065B98" w:rsidRPr="00065B98" w14:paraId="14521ECA" w14:textId="77777777">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69B355A6"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b/>
                <w:bCs/>
                <w:color w:val="000000"/>
                <w:kern w:val="0"/>
                <w:sz w:val="21"/>
                <w:szCs w:val="21"/>
                <w14:ligatures w14:val="none"/>
              </w:rPr>
              <w:lastRenderedPageBreak/>
              <w:t>EPs</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1FE99EAB"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Sport-specific photographer</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6078C609"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 xml:space="preserve">Photographer </w:t>
            </w:r>
            <w:proofErr w:type="spellStart"/>
            <w:r w:rsidRPr="00065B98">
              <w:rPr>
                <w:rFonts w:ascii="Helvetica" w:eastAsia="Times New Roman" w:hAnsi="Helvetica" w:cs="Times New Roman"/>
                <w:color w:val="000000"/>
                <w:kern w:val="0"/>
                <w:sz w:val="21"/>
                <w:szCs w:val="21"/>
                <w14:ligatures w14:val="none"/>
              </w:rPr>
              <w:t>specialising</w:t>
            </w:r>
            <w:proofErr w:type="spellEnd"/>
            <w:r w:rsidRPr="00065B98">
              <w:rPr>
                <w:rFonts w:ascii="Helvetica" w:eastAsia="Times New Roman" w:hAnsi="Helvetica" w:cs="Times New Roman"/>
                <w:color w:val="000000"/>
                <w:kern w:val="0"/>
                <w:sz w:val="21"/>
                <w:szCs w:val="21"/>
                <w14:ligatures w14:val="none"/>
              </w:rPr>
              <w:t xml:space="preserve"> in one sport (must declare the sport)</w:t>
            </w:r>
          </w:p>
        </w:tc>
      </w:tr>
      <w:tr w:rsidR="00065B98" w:rsidRPr="00065B98" w14:paraId="46B9861E"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2D73E4DB"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b/>
                <w:bCs/>
                <w:color w:val="000000"/>
                <w:kern w:val="0"/>
                <w:sz w:val="21"/>
                <w:szCs w:val="21"/>
                <w14:ligatures w14:val="none"/>
              </w:rPr>
              <w:t>ET</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521F653F"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Technician</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197C0ADD"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Technical support staff at MPC; limited to major news and photo agencies</w:t>
            </w:r>
          </w:p>
        </w:tc>
      </w:tr>
      <w:tr w:rsidR="00065B98" w:rsidRPr="00065B98" w14:paraId="751D635F" w14:textId="77777777">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565B11D3"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b/>
                <w:bCs/>
                <w:color w:val="000000"/>
                <w:kern w:val="0"/>
                <w:sz w:val="21"/>
                <w:szCs w:val="21"/>
                <w14:ligatures w14:val="none"/>
              </w:rPr>
              <w:t>EC</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7EC7BF30"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Support staff</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4FFE9816"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Office assistant, secretary, interpreter, driver; MPC access only</w:t>
            </w:r>
          </w:p>
        </w:tc>
      </w:tr>
    </w:tbl>
    <w:p w14:paraId="037A3C7C" w14:textId="77777777" w:rsidR="00065B98" w:rsidRPr="00065B98" w:rsidRDefault="00065B98" w:rsidP="00065B98">
      <w:pPr>
        <w:shd w:val="clear" w:color="auto" w:fill="FFFFFF"/>
        <w:spacing w:before="225" w:after="225"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b/>
          <w:bCs/>
          <w:color w:val="000000"/>
          <w:kern w:val="0"/>
          <w:sz w:val="21"/>
          <w:szCs w:val="21"/>
          <w14:ligatures w14:val="none"/>
        </w:rPr>
        <w:t>NOC E (Press Attaché) is not on the public EoI form.</w:t>
      </w:r>
      <w:r w:rsidRPr="00065B98">
        <w:rPr>
          <w:rFonts w:ascii="Helvetica" w:eastAsia="Times New Roman" w:hAnsi="Helvetica" w:cs="Times New Roman"/>
          <w:color w:val="000000"/>
          <w:kern w:val="0"/>
          <w:sz w:val="21"/>
          <w:szCs w:val="21"/>
          <w14:ligatures w14:val="none"/>
        </w:rPr>
        <w:t xml:space="preserve"> NOC E covers NOC communications staff / press attachés. These are nominated directly by the NOC — they do not self-apply. NOC E slots are allocated during </w:t>
      </w:r>
      <w:proofErr w:type="spellStart"/>
      <w:r w:rsidRPr="00065B98">
        <w:rPr>
          <w:rFonts w:ascii="Helvetica" w:eastAsia="Times New Roman" w:hAnsi="Helvetica" w:cs="Times New Roman"/>
          <w:color w:val="000000"/>
          <w:kern w:val="0"/>
          <w:sz w:val="21"/>
          <w:szCs w:val="21"/>
          <w14:ligatures w14:val="none"/>
        </w:rPr>
        <w:t>PbN</w:t>
      </w:r>
      <w:proofErr w:type="spellEnd"/>
      <w:r w:rsidRPr="00065B98">
        <w:rPr>
          <w:rFonts w:ascii="Helvetica" w:eastAsia="Times New Roman" w:hAnsi="Helvetica" w:cs="Times New Roman"/>
          <w:color w:val="000000"/>
          <w:kern w:val="0"/>
          <w:sz w:val="21"/>
          <w:szCs w:val="21"/>
          <w14:ligatures w14:val="none"/>
        </w:rPr>
        <w:t xml:space="preserve"> via a separate NOC-nominated list, not via the public EoI queue.</w:t>
      </w:r>
    </w:p>
    <w:p w14:paraId="036F1606" w14:textId="77777777" w:rsidR="00065B98" w:rsidRPr="00065B98" w:rsidRDefault="00065B98" w:rsidP="00065B98">
      <w:pPr>
        <w:shd w:val="clear" w:color="auto" w:fill="FFFFFF"/>
        <w:spacing w:before="225" w:after="225"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b/>
          <w:bCs/>
          <w:color w:val="000000"/>
          <w:kern w:val="0"/>
          <w:sz w:val="21"/>
          <w:szCs w:val="21"/>
          <w14:ligatures w14:val="none"/>
        </w:rPr>
        <w:t>Multi-category = one application.</w:t>
      </w:r>
      <w:r w:rsidRPr="00065B98">
        <w:rPr>
          <w:rFonts w:ascii="Helvetica" w:eastAsia="Times New Roman" w:hAnsi="Helvetica" w:cs="Times New Roman"/>
          <w:color w:val="000000"/>
          <w:kern w:val="0"/>
          <w:sz w:val="21"/>
          <w:szCs w:val="21"/>
          <w14:ligatures w14:val="none"/>
        </w:rPr>
        <w:t xml:space="preserve"> An org may select multiple categories in a single application (e.g. E + EP for a news agency with both reporters and photographers). This creates one application record with multiple category flags. During </w:t>
      </w:r>
      <w:proofErr w:type="spellStart"/>
      <w:r w:rsidRPr="00065B98">
        <w:rPr>
          <w:rFonts w:ascii="Helvetica" w:eastAsia="Times New Roman" w:hAnsi="Helvetica" w:cs="Times New Roman"/>
          <w:color w:val="000000"/>
          <w:kern w:val="0"/>
          <w:sz w:val="21"/>
          <w:szCs w:val="21"/>
          <w14:ligatures w14:val="none"/>
        </w:rPr>
        <w:t>PbN</w:t>
      </w:r>
      <w:proofErr w:type="spellEnd"/>
      <w:r w:rsidRPr="00065B98">
        <w:rPr>
          <w:rFonts w:ascii="Helvetica" w:eastAsia="Times New Roman" w:hAnsi="Helvetica" w:cs="Times New Roman"/>
          <w:color w:val="000000"/>
          <w:kern w:val="0"/>
          <w:sz w:val="21"/>
          <w:szCs w:val="21"/>
          <w14:ligatures w14:val="none"/>
        </w:rPr>
        <w:t>, the NOC assigns slots per category independently. An org can receive slots in some categories and zero in others.</w:t>
      </w:r>
    </w:p>
    <w:p w14:paraId="57ACA7C4" w14:textId="77777777" w:rsidR="00065B98" w:rsidRPr="00065B98" w:rsidRDefault="00065B98" w:rsidP="00065B98">
      <w:pPr>
        <w:shd w:val="clear" w:color="auto" w:fill="FFFFFF"/>
        <w:spacing w:before="225" w:after="225"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b/>
          <w:bCs/>
          <w:color w:val="000000"/>
          <w:kern w:val="0"/>
          <w:sz w:val="21"/>
          <w:szCs w:val="21"/>
          <w14:ligatures w14:val="none"/>
        </w:rPr>
        <w:t>ENR is not a category in the EoI form.</w:t>
      </w:r>
      <w:r w:rsidRPr="00065B98">
        <w:rPr>
          <w:rFonts w:ascii="Helvetica" w:eastAsia="Times New Roman" w:hAnsi="Helvetica" w:cs="Times New Roman"/>
          <w:color w:val="000000"/>
          <w:kern w:val="0"/>
          <w:sz w:val="21"/>
          <w:szCs w:val="21"/>
          <w14:ligatures w14:val="none"/>
        </w:rPr>
        <w:t xml:space="preserve"> ENR </w:t>
      </w:r>
      <w:proofErr w:type="spellStart"/>
      <w:r w:rsidRPr="00065B98">
        <w:rPr>
          <w:rFonts w:ascii="Helvetica" w:eastAsia="Times New Roman" w:hAnsi="Helvetica" w:cs="Times New Roman"/>
          <w:color w:val="000000"/>
          <w:kern w:val="0"/>
          <w:sz w:val="21"/>
          <w:szCs w:val="21"/>
          <w14:ligatures w14:val="none"/>
        </w:rPr>
        <w:t>organisations</w:t>
      </w:r>
      <w:proofErr w:type="spellEnd"/>
      <w:r w:rsidRPr="00065B98">
        <w:rPr>
          <w:rFonts w:ascii="Helvetica" w:eastAsia="Times New Roman" w:hAnsi="Helvetica" w:cs="Times New Roman"/>
          <w:color w:val="000000"/>
          <w:kern w:val="0"/>
          <w:sz w:val="21"/>
          <w:szCs w:val="21"/>
          <w14:ligatures w14:val="none"/>
        </w:rPr>
        <w:t xml:space="preserve"> do not self-</w:t>
      </w:r>
      <w:commentRangeStart w:id="117"/>
      <w:r w:rsidRPr="00065B98">
        <w:rPr>
          <w:rFonts w:ascii="Helvetica" w:eastAsia="Times New Roman" w:hAnsi="Helvetica" w:cs="Times New Roman"/>
          <w:color w:val="000000"/>
          <w:kern w:val="0"/>
          <w:sz w:val="21"/>
          <w:szCs w:val="21"/>
          <w14:ligatures w14:val="none"/>
        </w:rPr>
        <w:t>apply</w:t>
      </w:r>
      <w:commentRangeEnd w:id="117"/>
      <w:r w:rsidR="00865640">
        <w:rPr>
          <w:rStyle w:val="CommentReference"/>
        </w:rPr>
        <w:commentReference w:id="117"/>
      </w:r>
      <w:r w:rsidRPr="00065B98">
        <w:rPr>
          <w:rFonts w:ascii="Helvetica" w:eastAsia="Times New Roman" w:hAnsi="Helvetica" w:cs="Times New Roman"/>
          <w:color w:val="000000"/>
          <w:kern w:val="0"/>
          <w:sz w:val="21"/>
          <w:szCs w:val="21"/>
          <w14:ligatures w14:val="none"/>
        </w:rPr>
        <w:t>.</w:t>
      </w:r>
    </w:p>
    <w:p w14:paraId="15ACDDE7" w14:textId="77777777" w:rsidR="00065B98" w:rsidRPr="00065B98" w:rsidRDefault="00065B98" w:rsidP="00065B98">
      <w:pPr>
        <w:shd w:val="clear" w:color="auto" w:fill="FFFFFF"/>
        <w:spacing w:before="300" w:after="150" w:line="240" w:lineRule="auto"/>
        <w:outlineLvl w:val="2"/>
        <w:rPr>
          <w:rFonts w:ascii="Helvetica" w:eastAsia="Times New Roman" w:hAnsi="Helvetica" w:cs="Times New Roman"/>
          <w:b/>
          <w:bCs/>
          <w:color w:val="000000"/>
          <w:kern w:val="0"/>
          <w:sz w:val="27"/>
          <w:szCs w:val="27"/>
          <w14:ligatures w14:val="none"/>
        </w:rPr>
      </w:pPr>
      <w:r w:rsidRPr="00065B98">
        <w:rPr>
          <w:rFonts w:ascii="Helvetica" w:eastAsia="Times New Roman" w:hAnsi="Helvetica" w:cs="Times New Roman"/>
          <w:b/>
          <w:bCs/>
          <w:color w:val="000000"/>
          <w:kern w:val="0"/>
          <w:sz w:val="27"/>
          <w:szCs w:val="27"/>
          <w14:ligatures w14:val="none"/>
        </w:rPr>
        <w:t>NOC-invited applications</w:t>
      </w:r>
    </w:p>
    <w:p w14:paraId="23C99646" w14:textId="77777777" w:rsidR="00065B98" w:rsidRPr="00065B98" w:rsidRDefault="00065B98" w:rsidP="00065B98">
      <w:pPr>
        <w:shd w:val="clear" w:color="auto" w:fill="FFFFFF"/>
        <w:spacing w:before="225" w:after="225"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 xml:space="preserve">In addition to open </w:t>
      </w:r>
      <w:proofErr w:type="gramStart"/>
      <w:r w:rsidRPr="00065B98">
        <w:rPr>
          <w:rFonts w:ascii="Helvetica" w:eastAsia="Times New Roman" w:hAnsi="Helvetica" w:cs="Times New Roman"/>
          <w:color w:val="000000"/>
          <w:kern w:val="0"/>
          <w:sz w:val="21"/>
          <w:szCs w:val="21"/>
          <w14:ligatures w14:val="none"/>
        </w:rPr>
        <w:t>signup</w:t>
      </w:r>
      <w:proofErr w:type="gramEnd"/>
      <w:r w:rsidRPr="00065B98">
        <w:rPr>
          <w:rFonts w:ascii="Helvetica" w:eastAsia="Times New Roman" w:hAnsi="Helvetica" w:cs="Times New Roman"/>
          <w:color w:val="000000"/>
          <w:kern w:val="0"/>
          <w:sz w:val="21"/>
          <w:szCs w:val="21"/>
          <w14:ligatures w14:val="none"/>
        </w:rPr>
        <w:t xml:space="preserve">, NOCs can invite known </w:t>
      </w:r>
      <w:proofErr w:type="spellStart"/>
      <w:r w:rsidRPr="00065B98">
        <w:rPr>
          <w:rFonts w:ascii="Helvetica" w:eastAsia="Times New Roman" w:hAnsi="Helvetica" w:cs="Times New Roman"/>
          <w:color w:val="000000"/>
          <w:kern w:val="0"/>
          <w:sz w:val="21"/>
          <w:szCs w:val="21"/>
          <w14:ligatures w14:val="none"/>
        </w:rPr>
        <w:t>organisations</w:t>
      </w:r>
      <w:proofErr w:type="spellEnd"/>
      <w:r w:rsidRPr="00065B98">
        <w:rPr>
          <w:rFonts w:ascii="Helvetica" w:eastAsia="Times New Roman" w:hAnsi="Helvetica" w:cs="Times New Roman"/>
          <w:color w:val="000000"/>
          <w:kern w:val="0"/>
          <w:sz w:val="21"/>
          <w:szCs w:val="21"/>
          <w14:ligatures w14:val="none"/>
        </w:rPr>
        <w:t xml:space="preserve"> directly. The invited org receives a pre-addressed link that pre-fills their </w:t>
      </w:r>
      <w:proofErr w:type="spellStart"/>
      <w:r w:rsidRPr="00065B98">
        <w:rPr>
          <w:rFonts w:ascii="Helvetica" w:eastAsia="Times New Roman" w:hAnsi="Helvetica" w:cs="Times New Roman"/>
          <w:color w:val="000000"/>
          <w:kern w:val="0"/>
          <w:sz w:val="21"/>
          <w:szCs w:val="21"/>
          <w14:ligatures w14:val="none"/>
        </w:rPr>
        <w:t>organisation</w:t>
      </w:r>
      <w:proofErr w:type="spellEnd"/>
      <w:r w:rsidRPr="00065B98">
        <w:rPr>
          <w:rFonts w:ascii="Helvetica" w:eastAsia="Times New Roman" w:hAnsi="Helvetica" w:cs="Times New Roman"/>
          <w:color w:val="000000"/>
          <w:kern w:val="0"/>
          <w:sz w:val="21"/>
          <w:szCs w:val="21"/>
          <w14:ligatures w14:val="none"/>
        </w:rPr>
        <w:t xml:space="preserve"> details. The invited and open-signup paths converge </w:t>
      </w:r>
      <w:proofErr w:type="gramStart"/>
      <w:r w:rsidRPr="00065B98">
        <w:rPr>
          <w:rFonts w:ascii="Helvetica" w:eastAsia="Times New Roman" w:hAnsi="Helvetica" w:cs="Times New Roman"/>
          <w:color w:val="000000"/>
          <w:kern w:val="0"/>
          <w:sz w:val="21"/>
          <w:szCs w:val="21"/>
          <w14:ligatures w14:val="none"/>
        </w:rPr>
        <w:t>at</w:t>
      </w:r>
      <w:proofErr w:type="gramEnd"/>
      <w:r w:rsidRPr="00065B98">
        <w:rPr>
          <w:rFonts w:ascii="Helvetica" w:eastAsia="Times New Roman" w:hAnsi="Helvetica" w:cs="Times New Roman"/>
          <w:color w:val="000000"/>
          <w:kern w:val="0"/>
          <w:sz w:val="21"/>
          <w:szCs w:val="21"/>
          <w14:ligatures w14:val="none"/>
        </w:rPr>
        <w:t xml:space="preserve"> the same EoI form and feed the same NOC review queue.</w:t>
      </w:r>
    </w:p>
    <w:p w14:paraId="0796CD7B" w14:textId="77777777" w:rsidR="00065B98" w:rsidRPr="00065B98" w:rsidRDefault="00000000" w:rsidP="00065B98">
      <w:pPr>
        <w:spacing w:after="0" w:line="240" w:lineRule="auto"/>
        <w:rPr>
          <w:rFonts w:ascii="Helvetica" w:eastAsia="Times New Roman" w:hAnsi="Helvetica" w:cs="Times New Roman"/>
          <w:kern w:val="0"/>
          <w:sz w:val="21"/>
          <w:szCs w:val="21"/>
          <w14:ligatures w14:val="none"/>
        </w:rPr>
      </w:pPr>
      <w:r>
        <w:rPr>
          <w:rFonts w:ascii="Times New Roman" w:eastAsia="Times New Roman" w:hAnsi="Times New Roman" w:cs="Times New Roman"/>
          <w:noProof/>
          <w:kern w:val="0"/>
        </w:rPr>
        <w:pict w14:anchorId="38639CAB">
          <v:rect id="_x0000_i1033" style="width:0;height:3pt" o:hralign="center" o:hrstd="t" o:hrnoshade="t" o:hr="t" fillcolor="#ccc" stroked="f"/>
        </w:pict>
      </w:r>
    </w:p>
    <w:p w14:paraId="3F559730" w14:textId="77777777" w:rsidR="00065B98" w:rsidRPr="00065B98" w:rsidRDefault="00065B98" w:rsidP="00065B98">
      <w:pPr>
        <w:pBdr>
          <w:bottom w:val="single" w:sz="6" w:space="0" w:color="CCCCCC"/>
        </w:pBdr>
        <w:shd w:val="clear" w:color="auto" w:fill="FFFFFF"/>
        <w:spacing w:before="300" w:after="150" w:line="240" w:lineRule="auto"/>
        <w:outlineLvl w:val="1"/>
        <w:rPr>
          <w:rFonts w:ascii="Helvetica" w:eastAsia="Times New Roman" w:hAnsi="Helvetica" w:cs="Times New Roman"/>
          <w:b/>
          <w:bCs/>
          <w:color w:val="000000"/>
          <w:kern w:val="0"/>
          <w:sz w:val="36"/>
          <w:szCs w:val="36"/>
          <w14:ligatures w14:val="none"/>
        </w:rPr>
      </w:pPr>
      <w:r w:rsidRPr="00065B98">
        <w:rPr>
          <w:rFonts w:ascii="Helvetica" w:eastAsia="Times New Roman" w:hAnsi="Helvetica" w:cs="Times New Roman"/>
          <w:b/>
          <w:bCs/>
          <w:color w:val="000000"/>
          <w:kern w:val="0"/>
          <w:sz w:val="36"/>
          <w:szCs w:val="36"/>
          <w14:ligatures w14:val="none"/>
        </w:rPr>
        <w:t>ENR Track</w:t>
      </w:r>
    </w:p>
    <w:p w14:paraId="5195EC6B" w14:textId="77777777" w:rsidR="00065B98" w:rsidRPr="00065B98" w:rsidRDefault="00065B98" w:rsidP="00065B98">
      <w:pPr>
        <w:shd w:val="clear" w:color="auto" w:fill="FFFFFF"/>
        <w:spacing w:before="300" w:after="150" w:line="240" w:lineRule="auto"/>
        <w:outlineLvl w:val="2"/>
        <w:rPr>
          <w:rFonts w:ascii="Helvetica" w:eastAsia="Times New Roman" w:hAnsi="Helvetica" w:cs="Times New Roman"/>
          <w:b/>
          <w:bCs/>
          <w:color w:val="000000"/>
          <w:kern w:val="0"/>
          <w:sz w:val="27"/>
          <w:szCs w:val="27"/>
          <w14:ligatures w14:val="none"/>
        </w:rPr>
      </w:pPr>
      <w:r w:rsidRPr="00065B98">
        <w:rPr>
          <w:rFonts w:ascii="Helvetica" w:eastAsia="Times New Roman" w:hAnsi="Helvetica" w:cs="Times New Roman"/>
          <w:b/>
          <w:bCs/>
          <w:color w:val="000000"/>
          <w:kern w:val="0"/>
          <w:sz w:val="27"/>
          <w:szCs w:val="27"/>
          <w14:ligatures w14:val="none"/>
        </w:rPr>
        <w:t xml:space="preserve">Structure — </w:t>
      </w:r>
      <w:proofErr w:type="gramStart"/>
      <w:r w:rsidRPr="00065B98">
        <w:rPr>
          <w:rFonts w:ascii="Helvetica" w:eastAsia="Times New Roman" w:hAnsi="Helvetica" w:cs="Times New Roman"/>
          <w:b/>
          <w:bCs/>
          <w:color w:val="000000"/>
          <w:kern w:val="0"/>
          <w:sz w:val="27"/>
          <w:szCs w:val="27"/>
          <w14:ligatures w14:val="none"/>
        </w:rPr>
        <w:t>completely separate</w:t>
      </w:r>
      <w:proofErr w:type="gramEnd"/>
      <w:r w:rsidRPr="00065B98">
        <w:rPr>
          <w:rFonts w:ascii="Helvetica" w:eastAsia="Times New Roman" w:hAnsi="Helvetica" w:cs="Times New Roman"/>
          <w:b/>
          <w:bCs/>
          <w:color w:val="000000"/>
          <w:kern w:val="0"/>
          <w:sz w:val="27"/>
          <w:szCs w:val="27"/>
          <w14:ligatures w14:val="none"/>
        </w:rPr>
        <w:t xml:space="preserve"> from EoI/</w:t>
      </w:r>
      <w:commentRangeStart w:id="118"/>
      <w:proofErr w:type="spellStart"/>
      <w:r w:rsidRPr="00065B98">
        <w:rPr>
          <w:rFonts w:ascii="Helvetica" w:eastAsia="Times New Roman" w:hAnsi="Helvetica" w:cs="Times New Roman"/>
          <w:b/>
          <w:bCs/>
          <w:color w:val="000000"/>
          <w:kern w:val="0"/>
          <w:sz w:val="27"/>
          <w:szCs w:val="27"/>
          <w14:ligatures w14:val="none"/>
        </w:rPr>
        <w:t>PbN</w:t>
      </w:r>
      <w:commentRangeEnd w:id="118"/>
      <w:proofErr w:type="spellEnd"/>
      <w:r w:rsidR="000964A8">
        <w:rPr>
          <w:rStyle w:val="CommentReference"/>
        </w:rPr>
        <w:commentReference w:id="118"/>
      </w:r>
    </w:p>
    <w:p w14:paraId="7F9BB8DB" w14:textId="77777777" w:rsidR="00065B98" w:rsidRPr="00065B98" w:rsidRDefault="00065B98" w:rsidP="00065B98">
      <w:pPr>
        <w:shd w:val="clear" w:color="auto" w:fill="FFFFFF"/>
        <w:spacing w:before="225" w:after="225"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 xml:space="preserve">ENR is a distinct, parallel track. It does NOT connect to EoI or </w:t>
      </w:r>
      <w:proofErr w:type="spellStart"/>
      <w:r w:rsidRPr="00065B98">
        <w:rPr>
          <w:rFonts w:ascii="Helvetica" w:eastAsia="Times New Roman" w:hAnsi="Helvetica" w:cs="Times New Roman"/>
          <w:color w:val="000000"/>
          <w:kern w:val="0"/>
          <w:sz w:val="21"/>
          <w:szCs w:val="21"/>
          <w14:ligatures w14:val="none"/>
        </w:rPr>
        <w:t>PbN</w:t>
      </w:r>
      <w:proofErr w:type="spellEnd"/>
      <w:r w:rsidRPr="00065B98">
        <w:rPr>
          <w:rFonts w:ascii="Helvetica" w:eastAsia="Times New Roman" w:hAnsi="Helvetica" w:cs="Times New Roman"/>
          <w:color w:val="000000"/>
          <w:kern w:val="0"/>
          <w:sz w:val="21"/>
          <w:szCs w:val="21"/>
          <w14:ligatures w14:val="none"/>
        </w:rPr>
        <w:t xml:space="preserve">. ENR orgs never appear in EoI queues or </w:t>
      </w:r>
      <w:proofErr w:type="spellStart"/>
      <w:r w:rsidRPr="00065B98">
        <w:rPr>
          <w:rFonts w:ascii="Helvetica" w:eastAsia="Times New Roman" w:hAnsi="Helvetica" w:cs="Times New Roman"/>
          <w:color w:val="000000"/>
          <w:kern w:val="0"/>
          <w:sz w:val="21"/>
          <w:szCs w:val="21"/>
          <w14:ligatures w14:val="none"/>
        </w:rPr>
        <w:t>PbN</w:t>
      </w:r>
      <w:proofErr w:type="spellEnd"/>
      <w:r w:rsidRPr="00065B98">
        <w:rPr>
          <w:rFonts w:ascii="Helvetica" w:eastAsia="Times New Roman" w:hAnsi="Helvetica" w:cs="Times New Roman"/>
          <w:color w:val="000000"/>
          <w:kern w:val="0"/>
          <w:sz w:val="21"/>
          <w:szCs w:val="21"/>
          <w14:ligatures w14:val="none"/>
        </w:rPr>
        <w:t xml:space="preserve"> allocation tables.</w:t>
      </w:r>
    </w:p>
    <w:p w14:paraId="140FB0A8" w14:textId="77777777" w:rsidR="00065B98" w:rsidRPr="00065B98" w:rsidRDefault="00065B98" w:rsidP="00065B98">
      <w:pPr>
        <w:shd w:val="clear" w:color="auto" w:fill="FFFFFF"/>
        <w:spacing w:before="225" w:after="225"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 | EoI | ENR | |-|-----|-----| | Who initiates | </w:t>
      </w:r>
      <w:r w:rsidRPr="00065B98">
        <w:rPr>
          <w:rFonts w:ascii="Helvetica" w:eastAsia="Times New Roman" w:hAnsi="Helvetica" w:cs="Times New Roman"/>
          <w:b/>
          <w:bCs/>
          <w:color w:val="000000"/>
          <w:kern w:val="0"/>
          <w:sz w:val="21"/>
          <w:szCs w:val="21"/>
          <w14:ligatures w14:val="none"/>
        </w:rPr>
        <w:t>Media org</w:t>
      </w:r>
      <w:r w:rsidRPr="00065B98">
        <w:rPr>
          <w:rFonts w:ascii="Helvetica" w:eastAsia="Times New Roman" w:hAnsi="Helvetica" w:cs="Times New Roman"/>
          <w:color w:val="000000"/>
          <w:kern w:val="0"/>
          <w:sz w:val="21"/>
          <w:szCs w:val="21"/>
          <w14:ligatures w14:val="none"/>
        </w:rPr>
        <w:t> (self-nominates via public form) | </w:t>
      </w:r>
      <w:r w:rsidRPr="00065B98">
        <w:rPr>
          <w:rFonts w:ascii="Helvetica" w:eastAsia="Times New Roman" w:hAnsi="Helvetica" w:cs="Times New Roman"/>
          <w:b/>
          <w:bCs/>
          <w:color w:val="000000"/>
          <w:kern w:val="0"/>
          <w:sz w:val="21"/>
          <w:szCs w:val="21"/>
          <w14:ligatures w14:val="none"/>
        </w:rPr>
        <w:t>NOC</w:t>
      </w:r>
      <w:r w:rsidRPr="00065B98">
        <w:rPr>
          <w:rFonts w:ascii="Helvetica" w:eastAsia="Times New Roman" w:hAnsi="Helvetica" w:cs="Times New Roman"/>
          <w:color w:val="000000"/>
          <w:kern w:val="0"/>
          <w:sz w:val="21"/>
          <w:szCs w:val="21"/>
          <w14:ligatures w14:val="none"/>
        </w:rPr>
        <w:t xml:space="preserve"> (nominates orgs — no self-nomination) | | Who reviews | NOC | IOC | | Screens | Public EoI form </w:t>
      </w:r>
      <w:r w:rsidRPr="00065B98">
        <w:rPr>
          <w:rFonts w:ascii="Times New Roman" w:eastAsia="Times New Roman" w:hAnsi="Times New Roman" w:cs="Times New Roman"/>
          <w:color w:val="000000"/>
          <w:kern w:val="0"/>
          <w:sz w:val="21"/>
          <w:szCs w:val="21"/>
          <w14:ligatures w14:val="none"/>
        </w:rPr>
        <w:t>→</w:t>
      </w:r>
      <w:r w:rsidRPr="00065B98">
        <w:rPr>
          <w:rFonts w:ascii="Helvetica" w:eastAsia="Times New Roman" w:hAnsi="Helvetica" w:cs="Times New Roman"/>
          <w:color w:val="000000"/>
          <w:kern w:val="0"/>
          <w:sz w:val="21"/>
          <w:szCs w:val="21"/>
          <w14:ligatures w14:val="none"/>
        </w:rPr>
        <w:t xml:space="preserve"> NOC review queue | NOC ENR Request screen </w:t>
      </w:r>
      <w:r w:rsidRPr="00065B98">
        <w:rPr>
          <w:rFonts w:ascii="Times New Roman" w:eastAsia="Times New Roman" w:hAnsi="Times New Roman" w:cs="Times New Roman"/>
          <w:color w:val="000000"/>
          <w:kern w:val="0"/>
          <w:sz w:val="21"/>
          <w:szCs w:val="21"/>
          <w14:ligatures w14:val="none"/>
        </w:rPr>
        <w:t>→</w:t>
      </w:r>
      <w:r w:rsidRPr="00065B98">
        <w:rPr>
          <w:rFonts w:ascii="Helvetica" w:eastAsia="Times New Roman" w:hAnsi="Helvetica" w:cs="Times New Roman"/>
          <w:color w:val="000000"/>
          <w:kern w:val="0"/>
          <w:sz w:val="21"/>
          <w:szCs w:val="21"/>
          <w14:ligatures w14:val="none"/>
        </w:rPr>
        <w:t xml:space="preserve"> IOC ENR Review screen | | Output | Approved org list (eligible for </w:t>
      </w:r>
      <w:proofErr w:type="spellStart"/>
      <w:r w:rsidRPr="00065B98">
        <w:rPr>
          <w:rFonts w:ascii="Helvetica" w:eastAsia="Times New Roman" w:hAnsi="Helvetica" w:cs="Times New Roman"/>
          <w:color w:val="000000"/>
          <w:kern w:val="0"/>
          <w:sz w:val="21"/>
          <w:szCs w:val="21"/>
          <w14:ligatures w14:val="none"/>
        </w:rPr>
        <w:t>PbN</w:t>
      </w:r>
      <w:proofErr w:type="spellEnd"/>
      <w:r w:rsidRPr="00065B98">
        <w:rPr>
          <w:rFonts w:ascii="Helvetica" w:eastAsia="Times New Roman" w:hAnsi="Helvetica" w:cs="Times New Roman"/>
          <w:color w:val="000000"/>
          <w:kern w:val="0"/>
          <w:sz w:val="21"/>
          <w:szCs w:val="21"/>
          <w14:ligatures w14:val="none"/>
        </w:rPr>
        <w:t>) | ENR slot allocations (direct to ACR) | | Quota pool | Press/photo totals (per NOC, IOC-assigned) | Separate ENR holdback (IOC-managed) |</w:t>
      </w:r>
    </w:p>
    <w:p w14:paraId="38F8E3B0" w14:textId="77777777" w:rsidR="00065B98" w:rsidRPr="00065B98" w:rsidRDefault="00065B98" w:rsidP="00065B98">
      <w:pPr>
        <w:shd w:val="clear" w:color="auto" w:fill="FFFFFF"/>
        <w:spacing w:before="225" w:after="225"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b/>
          <w:bCs/>
          <w:color w:val="000000"/>
          <w:kern w:val="0"/>
          <w:sz w:val="21"/>
          <w:szCs w:val="21"/>
          <w14:ligatures w14:val="none"/>
        </w:rPr>
        <w:t>No self-nomination.</w:t>
      </w:r>
      <w:r w:rsidRPr="00065B98">
        <w:rPr>
          <w:rFonts w:ascii="Helvetica" w:eastAsia="Times New Roman" w:hAnsi="Helvetica" w:cs="Times New Roman"/>
          <w:color w:val="000000"/>
          <w:kern w:val="0"/>
          <w:sz w:val="21"/>
          <w:szCs w:val="21"/>
          <w14:ligatures w14:val="none"/>
        </w:rPr>
        <w:t xml:space="preserve"> Media </w:t>
      </w:r>
      <w:proofErr w:type="spellStart"/>
      <w:r w:rsidRPr="00065B98">
        <w:rPr>
          <w:rFonts w:ascii="Helvetica" w:eastAsia="Times New Roman" w:hAnsi="Helvetica" w:cs="Times New Roman"/>
          <w:color w:val="000000"/>
          <w:kern w:val="0"/>
          <w:sz w:val="21"/>
          <w:szCs w:val="21"/>
          <w14:ligatures w14:val="none"/>
        </w:rPr>
        <w:t>organisations</w:t>
      </w:r>
      <w:proofErr w:type="spellEnd"/>
      <w:r w:rsidRPr="00065B98">
        <w:rPr>
          <w:rFonts w:ascii="Helvetica" w:eastAsia="Times New Roman" w:hAnsi="Helvetica" w:cs="Times New Roman"/>
          <w:color w:val="000000"/>
          <w:kern w:val="0"/>
          <w:sz w:val="21"/>
          <w:szCs w:val="21"/>
          <w14:ligatures w14:val="none"/>
        </w:rPr>
        <w:t xml:space="preserve"> do not apply for ENR accreditation. The NOC nominates them on their behalf. The IOC then grants or denies from the holdback pool. This is fundamentally different from EoI where the media org initiates.</w:t>
      </w:r>
    </w:p>
    <w:p w14:paraId="3F43BBCB" w14:textId="77777777" w:rsidR="00065B98" w:rsidRPr="00065B98" w:rsidRDefault="00065B98" w:rsidP="00065B98">
      <w:pPr>
        <w:shd w:val="clear" w:color="auto" w:fill="FFFFFF"/>
        <w:spacing w:before="300" w:after="150" w:line="240" w:lineRule="auto"/>
        <w:outlineLvl w:val="2"/>
        <w:rPr>
          <w:rFonts w:ascii="Helvetica" w:eastAsia="Times New Roman" w:hAnsi="Helvetica" w:cs="Times New Roman"/>
          <w:b/>
          <w:bCs/>
          <w:color w:val="000000"/>
          <w:kern w:val="0"/>
          <w:sz w:val="27"/>
          <w:szCs w:val="27"/>
          <w14:ligatures w14:val="none"/>
        </w:rPr>
      </w:pPr>
      <w:r w:rsidRPr="00065B98">
        <w:rPr>
          <w:rFonts w:ascii="Helvetica" w:eastAsia="Times New Roman" w:hAnsi="Helvetica" w:cs="Times New Roman"/>
          <w:b/>
          <w:bCs/>
          <w:color w:val="000000"/>
          <w:kern w:val="0"/>
          <w:sz w:val="27"/>
          <w:szCs w:val="27"/>
          <w14:ligatures w14:val="none"/>
        </w:rPr>
        <w:t>NOC ENR request screen</w:t>
      </w:r>
    </w:p>
    <w:p w14:paraId="248820F5" w14:textId="77777777" w:rsidR="00065B98" w:rsidRPr="00065B98" w:rsidRDefault="00065B98" w:rsidP="00065B98">
      <w:pPr>
        <w:shd w:val="clear" w:color="auto" w:fill="FFFFFF"/>
        <w:spacing w:before="225" w:after="225"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lastRenderedPageBreak/>
        <w:t xml:space="preserve">The NOC submits a </w:t>
      </w:r>
      <w:proofErr w:type="spellStart"/>
      <w:r w:rsidRPr="00065B98">
        <w:rPr>
          <w:rFonts w:ascii="Helvetica" w:eastAsia="Times New Roman" w:hAnsi="Helvetica" w:cs="Times New Roman"/>
          <w:color w:val="000000"/>
          <w:kern w:val="0"/>
          <w:sz w:val="21"/>
          <w:szCs w:val="21"/>
          <w14:ligatures w14:val="none"/>
        </w:rPr>
        <w:t>prioritised</w:t>
      </w:r>
      <w:proofErr w:type="spellEnd"/>
      <w:r w:rsidRPr="00065B98">
        <w:rPr>
          <w:rFonts w:ascii="Helvetica" w:eastAsia="Times New Roman" w:hAnsi="Helvetica" w:cs="Times New Roman"/>
          <w:color w:val="000000"/>
          <w:kern w:val="0"/>
          <w:sz w:val="21"/>
          <w:szCs w:val="21"/>
          <w14:ligatures w14:val="none"/>
        </w:rPr>
        <w:t xml:space="preserve"> list of ENR </w:t>
      </w:r>
      <w:proofErr w:type="spellStart"/>
      <w:r w:rsidRPr="00065B98">
        <w:rPr>
          <w:rFonts w:ascii="Helvetica" w:eastAsia="Times New Roman" w:hAnsi="Helvetica" w:cs="Times New Roman"/>
          <w:color w:val="000000"/>
          <w:kern w:val="0"/>
          <w:sz w:val="21"/>
          <w:szCs w:val="21"/>
          <w14:ligatures w14:val="none"/>
        </w:rPr>
        <w:t>organisations</w:t>
      </w:r>
      <w:proofErr w:type="spellEnd"/>
      <w:r w:rsidRPr="00065B98">
        <w:rPr>
          <w:rFonts w:ascii="Helvetica" w:eastAsia="Times New Roman" w:hAnsi="Helvetica" w:cs="Times New Roman"/>
          <w:color w:val="000000"/>
          <w:kern w:val="0"/>
          <w:sz w:val="21"/>
          <w:szCs w:val="21"/>
          <w14:ligatures w14:val="none"/>
        </w:rPr>
        <w:t xml:space="preserve"> they wish to accredit. The list is ordered (rank 1 = highest priority). The IOC works down the list when allocating from the holdback pool. The NOC cannot see other NOCs' ENR lists.</w:t>
      </w:r>
    </w:p>
    <w:p w14:paraId="1565120D" w14:textId="77777777" w:rsidR="00065B98" w:rsidRPr="00065B98" w:rsidRDefault="00065B98" w:rsidP="00065B98">
      <w:pPr>
        <w:shd w:val="clear" w:color="auto" w:fill="FFFFFF"/>
        <w:spacing w:before="300" w:after="150" w:line="240" w:lineRule="auto"/>
        <w:outlineLvl w:val="2"/>
        <w:rPr>
          <w:rFonts w:ascii="Helvetica" w:eastAsia="Times New Roman" w:hAnsi="Helvetica" w:cs="Times New Roman"/>
          <w:b/>
          <w:bCs/>
          <w:color w:val="000000"/>
          <w:kern w:val="0"/>
          <w:sz w:val="27"/>
          <w:szCs w:val="27"/>
          <w14:ligatures w14:val="none"/>
        </w:rPr>
      </w:pPr>
      <w:r w:rsidRPr="00065B98">
        <w:rPr>
          <w:rFonts w:ascii="Helvetica" w:eastAsia="Times New Roman" w:hAnsi="Helvetica" w:cs="Times New Roman"/>
          <w:b/>
          <w:bCs/>
          <w:color w:val="000000"/>
          <w:kern w:val="0"/>
          <w:sz w:val="27"/>
          <w:szCs w:val="27"/>
          <w14:ligatures w14:val="none"/>
        </w:rPr>
        <w:t>IOC ENR grant mechanism — partial allocation confirmed</w:t>
      </w:r>
    </w:p>
    <w:p w14:paraId="6172354B" w14:textId="77777777" w:rsidR="00065B98" w:rsidRPr="00065B98" w:rsidRDefault="00065B98" w:rsidP="00065B98">
      <w:pPr>
        <w:shd w:val="clear" w:color="auto" w:fill="FFFFFF"/>
        <w:spacing w:before="225" w:after="225"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The IOC approves </w:t>
      </w:r>
      <w:r w:rsidRPr="00065B98">
        <w:rPr>
          <w:rFonts w:ascii="Helvetica" w:eastAsia="Times New Roman" w:hAnsi="Helvetica" w:cs="Times New Roman"/>
          <w:b/>
          <w:bCs/>
          <w:color w:val="000000"/>
          <w:kern w:val="0"/>
          <w:sz w:val="21"/>
          <w:szCs w:val="21"/>
          <w14:ligatures w14:val="none"/>
        </w:rPr>
        <w:t>some percentage</w:t>
      </w:r>
      <w:r w:rsidRPr="00065B98">
        <w:rPr>
          <w:rFonts w:ascii="Helvetica" w:eastAsia="Times New Roman" w:hAnsi="Helvetica" w:cs="Times New Roman"/>
          <w:color w:val="000000"/>
          <w:kern w:val="0"/>
          <w:sz w:val="21"/>
          <w:szCs w:val="21"/>
          <w14:ligatures w14:val="none"/>
        </w:rPr>
        <w:t> of each NOC's ENR request. Per-org grant amounts are set by the IOC. Three outcomes per org: - </w:t>
      </w:r>
      <w:r w:rsidRPr="00065B98">
        <w:rPr>
          <w:rFonts w:ascii="Helvetica" w:eastAsia="Times New Roman" w:hAnsi="Helvetica" w:cs="Times New Roman"/>
          <w:b/>
          <w:bCs/>
          <w:color w:val="000000"/>
          <w:kern w:val="0"/>
          <w:sz w:val="21"/>
          <w:szCs w:val="21"/>
          <w14:ligatures w14:val="none"/>
        </w:rPr>
        <w:t>Granted</w:t>
      </w:r>
      <w:r w:rsidRPr="00065B98">
        <w:rPr>
          <w:rFonts w:ascii="Helvetica" w:eastAsia="Times New Roman" w:hAnsi="Helvetica" w:cs="Times New Roman"/>
          <w:color w:val="000000"/>
          <w:kern w:val="0"/>
          <w:sz w:val="21"/>
          <w:szCs w:val="21"/>
          <w14:ligatures w14:val="none"/>
        </w:rPr>
        <w:t> — IOC approves the requested slot count in full - </w:t>
      </w:r>
      <w:r w:rsidRPr="00065B98">
        <w:rPr>
          <w:rFonts w:ascii="Helvetica" w:eastAsia="Times New Roman" w:hAnsi="Helvetica" w:cs="Times New Roman"/>
          <w:b/>
          <w:bCs/>
          <w:color w:val="000000"/>
          <w:kern w:val="0"/>
          <w:sz w:val="21"/>
          <w:szCs w:val="21"/>
          <w14:ligatures w14:val="none"/>
        </w:rPr>
        <w:t>Partial grant</w:t>
      </w:r>
      <w:r w:rsidRPr="00065B98">
        <w:rPr>
          <w:rFonts w:ascii="Helvetica" w:eastAsia="Times New Roman" w:hAnsi="Helvetica" w:cs="Times New Roman"/>
          <w:color w:val="000000"/>
          <w:kern w:val="0"/>
          <w:sz w:val="21"/>
          <w:szCs w:val="21"/>
          <w14:ligatures w14:val="none"/>
        </w:rPr>
        <w:t> — IOC approves fewer slots than requested (NOC requested 22, IOC grants 15) - </w:t>
      </w:r>
      <w:r w:rsidRPr="00065B98">
        <w:rPr>
          <w:rFonts w:ascii="Helvetica" w:eastAsia="Times New Roman" w:hAnsi="Helvetica" w:cs="Times New Roman"/>
          <w:b/>
          <w:bCs/>
          <w:color w:val="000000"/>
          <w:kern w:val="0"/>
          <w:sz w:val="21"/>
          <w:szCs w:val="21"/>
          <w14:ligatures w14:val="none"/>
        </w:rPr>
        <w:t>Denied</w:t>
      </w:r>
      <w:r w:rsidRPr="00065B98">
        <w:rPr>
          <w:rFonts w:ascii="Helvetica" w:eastAsia="Times New Roman" w:hAnsi="Helvetica" w:cs="Times New Roman"/>
          <w:color w:val="000000"/>
          <w:kern w:val="0"/>
          <w:sz w:val="21"/>
          <w:szCs w:val="21"/>
          <w14:ligatures w14:val="none"/>
        </w:rPr>
        <w:t> — IOC grants 0 slots</w:t>
      </w:r>
    </w:p>
    <w:p w14:paraId="75735D67" w14:textId="77777777" w:rsidR="00065B98" w:rsidRPr="00065B98" w:rsidRDefault="00065B98" w:rsidP="00065B98">
      <w:pPr>
        <w:shd w:val="clear" w:color="auto" w:fill="FFFFFF"/>
        <w:spacing w:before="225" w:after="225"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 xml:space="preserve">The IOC works down the </w:t>
      </w:r>
      <w:proofErr w:type="spellStart"/>
      <w:r w:rsidRPr="00065B98">
        <w:rPr>
          <w:rFonts w:ascii="Helvetica" w:eastAsia="Times New Roman" w:hAnsi="Helvetica" w:cs="Times New Roman"/>
          <w:color w:val="000000"/>
          <w:kern w:val="0"/>
          <w:sz w:val="21"/>
          <w:szCs w:val="21"/>
          <w14:ligatures w14:val="none"/>
        </w:rPr>
        <w:t>prioritised</w:t>
      </w:r>
      <w:proofErr w:type="spellEnd"/>
      <w:r w:rsidRPr="00065B98">
        <w:rPr>
          <w:rFonts w:ascii="Helvetica" w:eastAsia="Times New Roman" w:hAnsi="Helvetica" w:cs="Times New Roman"/>
          <w:color w:val="000000"/>
          <w:kern w:val="0"/>
          <w:sz w:val="21"/>
          <w:szCs w:val="21"/>
          <w14:ligatures w14:val="none"/>
        </w:rPr>
        <w:t xml:space="preserve"> list. Grant decisions reduce the holdback pool. The NOC sees IOC decisions per org after the IOC submits.</w:t>
      </w:r>
    </w:p>
    <w:p w14:paraId="65D32C7B" w14:textId="77777777" w:rsidR="00065B98" w:rsidRPr="00065B98" w:rsidRDefault="00065B98" w:rsidP="00065B98">
      <w:pPr>
        <w:shd w:val="clear" w:color="auto" w:fill="FFFFFF"/>
        <w:spacing w:before="300" w:after="150" w:line="240" w:lineRule="auto"/>
        <w:outlineLvl w:val="2"/>
        <w:rPr>
          <w:rFonts w:ascii="Helvetica" w:eastAsia="Times New Roman" w:hAnsi="Helvetica" w:cs="Times New Roman"/>
          <w:b/>
          <w:bCs/>
          <w:color w:val="000000"/>
          <w:kern w:val="0"/>
          <w:sz w:val="27"/>
          <w:szCs w:val="27"/>
          <w14:ligatures w14:val="none"/>
        </w:rPr>
      </w:pPr>
      <w:r w:rsidRPr="00065B98">
        <w:rPr>
          <w:rFonts w:ascii="Helvetica" w:eastAsia="Times New Roman" w:hAnsi="Helvetica" w:cs="Times New Roman"/>
          <w:b/>
          <w:bCs/>
          <w:color w:val="000000"/>
          <w:kern w:val="0"/>
          <w:sz w:val="27"/>
          <w:szCs w:val="27"/>
          <w14:ligatures w14:val="none"/>
        </w:rPr>
        <w:t>IOC ENR review screen (separate from IOC EoI/</w:t>
      </w:r>
      <w:proofErr w:type="spellStart"/>
      <w:r w:rsidRPr="00065B98">
        <w:rPr>
          <w:rFonts w:ascii="Helvetica" w:eastAsia="Times New Roman" w:hAnsi="Helvetica" w:cs="Times New Roman"/>
          <w:b/>
          <w:bCs/>
          <w:color w:val="000000"/>
          <w:kern w:val="0"/>
          <w:sz w:val="27"/>
          <w:szCs w:val="27"/>
          <w14:ligatures w14:val="none"/>
        </w:rPr>
        <w:t>PbN</w:t>
      </w:r>
      <w:proofErr w:type="spellEnd"/>
      <w:r w:rsidRPr="00065B98">
        <w:rPr>
          <w:rFonts w:ascii="Helvetica" w:eastAsia="Times New Roman" w:hAnsi="Helvetica" w:cs="Times New Roman"/>
          <w:b/>
          <w:bCs/>
          <w:color w:val="000000"/>
          <w:kern w:val="0"/>
          <w:sz w:val="27"/>
          <w:szCs w:val="27"/>
          <w14:ligatures w14:val="none"/>
        </w:rPr>
        <w:t xml:space="preserve"> views)</w:t>
      </w:r>
    </w:p>
    <w:p w14:paraId="715E5275" w14:textId="77777777" w:rsidR="00065B98" w:rsidRPr="00065B98" w:rsidRDefault="00065B98" w:rsidP="00065B98">
      <w:pPr>
        <w:shd w:val="clear" w:color="auto" w:fill="FFFFFF"/>
        <w:spacing w:before="225" w:after="225"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 xml:space="preserve">The IOC ENR review screen is a dedicated screen, separate from the IOC EoI visibility dashboard. It </w:t>
      </w:r>
      <w:commentRangeStart w:id="119"/>
      <w:r w:rsidRPr="00065B98">
        <w:rPr>
          <w:rFonts w:ascii="Helvetica" w:eastAsia="Times New Roman" w:hAnsi="Helvetica" w:cs="Times New Roman"/>
          <w:color w:val="000000"/>
          <w:kern w:val="0"/>
          <w:sz w:val="21"/>
          <w:szCs w:val="21"/>
          <w14:ligatures w14:val="none"/>
        </w:rPr>
        <w:t>mirrors</w:t>
      </w:r>
      <w:commentRangeEnd w:id="119"/>
      <w:r w:rsidR="0082312E">
        <w:rPr>
          <w:rStyle w:val="CommentReference"/>
        </w:rPr>
        <w:commentReference w:id="119"/>
      </w:r>
      <w:r w:rsidRPr="00065B98">
        <w:rPr>
          <w:rFonts w:ascii="Helvetica" w:eastAsia="Times New Roman" w:hAnsi="Helvetica" w:cs="Times New Roman"/>
          <w:color w:val="000000"/>
          <w:kern w:val="0"/>
          <w:sz w:val="21"/>
          <w:szCs w:val="21"/>
          <w14:ligatures w14:val="none"/>
        </w:rPr>
        <w:t xml:space="preserve"> the OCOG </w:t>
      </w:r>
      <w:proofErr w:type="spellStart"/>
      <w:r w:rsidRPr="00065B98">
        <w:rPr>
          <w:rFonts w:ascii="Helvetica" w:eastAsia="Times New Roman" w:hAnsi="Helvetica" w:cs="Times New Roman"/>
          <w:color w:val="000000"/>
          <w:kern w:val="0"/>
          <w:sz w:val="21"/>
          <w:szCs w:val="21"/>
          <w14:ligatures w14:val="none"/>
        </w:rPr>
        <w:t>PbN</w:t>
      </w:r>
      <w:proofErr w:type="spellEnd"/>
      <w:r w:rsidRPr="00065B98">
        <w:rPr>
          <w:rFonts w:ascii="Helvetica" w:eastAsia="Times New Roman" w:hAnsi="Helvetica" w:cs="Times New Roman"/>
          <w:color w:val="000000"/>
          <w:kern w:val="0"/>
          <w:sz w:val="21"/>
          <w:szCs w:val="21"/>
          <w14:ligatures w14:val="none"/>
        </w:rPr>
        <w:t xml:space="preserve"> approval UX: the IOC sees a list of all NOC ENR submissions, drills into each NOC's </w:t>
      </w:r>
      <w:proofErr w:type="spellStart"/>
      <w:r w:rsidRPr="00065B98">
        <w:rPr>
          <w:rFonts w:ascii="Helvetica" w:eastAsia="Times New Roman" w:hAnsi="Helvetica" w:cs="Times New Roman"/>
          <w:color w:val="000000"/>
          <w:kern w:val="0"/>
          <w:sz w:val="21"/>
          <w:szCs w:val="21"/>
          <w14:ligatures w14:val="none"/>
        </w:rPr>
        <w:t>prioritised</w:t>
      </w:r>
      <w:proofErr w:type="spellEnd"/>
      <w:r w:rsidRPr="00065B98">
        <w:rPr>
          <w:rFonts w:ascii="Helvetica" w:eastAsia="Times New Roman" w:hAnsi="Helvetica" w:cs="Times New Roman"/>
          <w:color w:val="000000"/>
          <w:kern w:val="0"/>
          <w:sz w:val="21"/>
          <w:szCs w:val="21"/>
          <w14:ligatures w14:val="none"/>
        </w:rPr>
        <w:t xml:space="preserve"> list, and sets grant amounts per org from the holdback pool. The holdback pool balance is always visible.</w:t>
      </w:r>
    </w:p>
    <w:p w14:paraId="4A8E424C" w14:textId="77777777" w:rsidR="00065B98" w:rsidRPr="00065B98" w:rsidRDefault="00065B98" w:rsidP="00065B98">
      <w:pPr>
        <w:shd w:val="clear" w:color="auto" w:fill="FFFFFF"/>
        <w:spacing w:before="225" w:after="225"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This screen is NOT the IOC's EoI visibility view. They are different pages with different purposes.</w:t>
      </w:r>
    </w:p>
    <w:p w14:paraId="4E9237BF" w14:textId="77777777" w:rsidR="00065B98" w:rsidRPr="00065B98" w:rsidRDefault="00065B98" w:rsidP="00065B98">
      <w:pPr>
        <w:shd w:val="clear" w:color="auto" w:fill="FFFFFF"/>
        <w:spacing w:before="300" w:after="150" w:line="240" w:lineRule="auto"/>
        <w:outlineLvl w:val="2"/>
        <w:rPr>
          <w:rFonts w:ascii="Helvetica" w:eastAsia="Times New Roman" w:hAnsi="Helvetica" w:cs="Times New Roman"/>
          <w:b/>
          <w:bCs/>
          <w:color w:val="000000"/>
          <w:kern w:val="0"/>
          <w:sz w:val="27"/>
          <w:szCs w:val="27"/>
          <w14:ligatures w14:val="none"/>
        </w:rPr>
      </w:pPr>
      <w:r w:rsidRPr="00065B98">
        <w:rPr>
          <w:rFonts w:ascii="Helvetica" w:eastAsia="Times New Roman" w:hAnsi="Helvetica" w:cs="Times New Roman"/>
          <w:b/>
          <w:bCs/>
          <w:color w:val="000000"/>
          <w:kern w:val="0"/>
          <w:sz w:val="27"/>
          <w:szCs w:val="27"/>
          <w14:ligatures w14:val="none"/>
        </w:rPr>
        <w:t>ENR quota pool</w:t>
      </w:r>
    </w:p>
    <w:p w14:paraId="5A7187EE" w14:textId="77777777" w:rsidR="00065B98" w:rsidRPr="00065B98" w:rsidRDefault="00065B98" w:rsidP="00065B98">
      <w:pPr>
        <w:shd w:val="clear" w:color="auto" w:fill="FFFFFF"/>
        <w:spacing w:before="225" w:after="225" w:line="240" w:lineRule="auto"/>
        <w:rPr>
          <w:rFonts w:ascii="Helvetica" w:eastAsia="Times New Roman" w:hAnsi="Helvetica" w:cs="Times New Roman"/>
          <w:color w:val="000000"/>
          <w:kern w:val="0"/>
          <w:sz w:val="21"/>
          <w:szCs w:val="21"/>
          <w14:ligatures w14:val="none"/>
        </w:rPr>
      </w:pPr>
      <w:proofErr w:type="gramStart"/>
      <w:r w:rsidRPr="00065B98">
        <w:rPr>
          <w:rFonts w:ascii="Helvetica" w:eastAsia="Times New Roman" w:hAnsi="Helvetica" w:cs="Times New Roman"/>
          <w:color w:val="000000"/>
          <w:kern w:val="0"/>
          <w:sz w:val="21"/>
          <w:szCs w:val="21"/>
          <w14:ligatures w14:val="none"/>
        </w:rPr>
        <w:t>Completely separate</w:t>
      </w:r>
      <w:proofErr w:type="gramEnd"/>
      <w:r w:rsidRPr="00065B98">
        <w:rPr>
          <w:rFonts w:ascii="Helvetica" w:eastAsia="Times New Roman" w:hAnsi="Helvetica" w:cs="Times New Roman"/>
          <w:color w:val="000000"/>
          <w:kern w:val="0"/>
          <w:sz w:val="21"/>
          <w:szCs w:val="21"/>
          <w14:ligatures w14:val="none"/>
        </w:rPr>
        <w:t xml:space="preserve"> from E-category totals. Managed entirely by the IOC from the holdback pool. NOC per-category quotas are unaffected by ENR grants.</w:t>
      </w:r>
    </w:p>
    <w:p w14:paraId="5078A4BB" w14:textId="77777777" w:rsidR="00065B98" w:rsidRPr="00065B98" w:rsidRDefault="00065B98" w:rsidP="00065B98">
      <w:pPr>
        <w:shd w:val="clear" w:color="auto" w:fill="FFFFFF"/>
        <w:spacing w:before="300" w:after="150" w:line="240" w:lineRule="auto"/>
        <w:outlineLvl w:val="2"/>
        <w:rPr>
          <w:rFonts w:ascii="Helvetica" w:eastAsia="Times New Roman" w:hAnsi="Helvetica" w:cs="Times New Roman"/>
          <w:b/>
          <w:bCs/>
          <w:color w:val="000000"/>
          <w:kern w:val="0"/>
          <w:sz w:val="27"/>
          <w:szCs w:val="27"/>
          <w14:ligatures w14:val="none"/>
        </w:rPr>
      </w:pPr>
      <w:r w:rsidRPr="00065B98">
        <w:rPr>
          <w:rFonts w:ascii="Helvetica" w:eastAsia="Times New Roman" w:hAnsi="Helvetica" w:cs="Times New Roman"/>
          <w:b/>
          <w:bCs/>
          <w:color w:val="000000"/>
          <w:kern w:val="0"/>
          <w:sz w:val="27"/>
          <w:szCs w:val="27"/>
          <w14:ligatures w14:val="none"/>
        </w:rPr>
        <w:t>ENR undertaking</w:t>
      </w:r>
    </w:p>
    <w:p w14:paraId="3F5469A8" w14:textId="77777777" w:rsidR="00065B98" w:rsidRPr="00065B98" w:rsidRDefault="00065B98" w:rsidP="00065B98">
      <w:pPr>
        <w:shd w:val="clear" w:color="auto" w:fill="FFFFFF"/>
        <w:spacing w:before="225" w:after="225"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 xml:space="preserve">The ENR undertaking (currently an Adobe Acrobat external process) is targeted for in-system delivery in v1.1. Two paths under legal review (see Resolved </w:t>
      </w:r>
      <w:commentRangeStart w:id="120"/>
      <w:r w:rsidRPr="00065B98">
        <w:rPr>
          <w:rFonts w:ascii="Helvetica" w:eastAsia="Times New Roman" w:hAnsi="Helvetica" w:cs="Times New Roman"/>
          <w:color w:val="000000"/>
          <w:kern w:val="0"/>
          <w:sz w:val="21"/>
          <w:szCs w:val="21"/>
          <w14:ligatures w14:val="none"/>
        </w:rPr>
        <w:t>Decisions</w:t>
      </w:r>
      <w:commentRangeEnd w:id="120"/>
      <w:r w:rsidR="002F7A32">
        <w:rPr>
          <w:rStyle w:val="CommentReference"/>
        </w:rPr>
        <w:commentReference w:id="120"/>
      </w:r>
      <w:r w:rsidRPr="00065B98">
        <w:rPr>
          <w:rFonts w:ascii="Helvetica" w:eastAsia="Times New Roman" w:hAnsi="Helvetica" w:cs="Times New Roman"/>
          <w:color w:val="000000"/>
          <w:kern w:val="0"/>
          <w:sz w:val="21"/>
          <w:szCs w:val="21"/>
          <w14:ligatures w14:val="none"/>
        </w:rPr>
        <w:t>).</w:t>
      </w:r>
    </w:p>
    <w:p w14:paraId="24663610" w14:textId="77777777" w:rsidR="00065B98" w:rsidRPr="00065B98" w:rsidRDefault="00000000" w:rsidP="00065B98">
      <w:pPr>
        <w:spacing w:after="0" w:line="240" w:lineRule="auto"/>
        <w:rPr>
          <w:rFonts w:ascii="Helvetica" w:eastAsia="Times New Roman" w:hAnsi="Helvetica" w:cs="Times New Roman"/>
          <w:kern w:val="0"/>
          <w:sz w:val="21"/>
          <w:szCs w:val="21"/>
          <w14:ligatures w14:val="none"/>
        </w:rPr>
      </w:pPr>
      <w:r>
        <w:rPr>
          <w:rFonts w:ascii="Times New Roman" w:eastAsia="Times New Roman" w:hAnsi="Times New Roman" w:cs="Times New Roman"/>
          <w:noProof/>
          <w:kern w:val="0"/>
        </w:rPr>
        <w:pict w14:anchorId="28488482">
          <v:rect id="_x0000_i1034" style="width:0;height:3pt" o:hralign="center" o:hrstd="t" o:hrnoshade="t" o:hr="t" fillcolor="#ccc" stroked="f"/>
        </w:pict>
      </w:r>
    </w:p>
    <w:p w14:paraId="0034CA19" w14:textId="77777777" w:rsidR="00065B98" w:rsidRPr="00065B98" w:rsidRDefault="00065B98" w:rsidP="00065B98">
      <w:pPr>
        <w:pBdr>
          <w:bottom w:val="single" w:sz="6" w:space="0" w:color="CCCCCC"/>
        </w:pBdr>
        <w:shd w:val="clear" w:color="auto" w:fill="FFFFFF"/>
        <w:spacing w:before="300" w:after="150" w:line="240" w:lineRule="auto"/>
        <w:outlineLvl w:val="1"/>
        <w:rPr>
          <w:rFonts w:ascii="Helvetica" w:eastAsia="Times New Roman" w:hAnsi="Helvetica" w:cs="Times New Roman"/>
          <w:b/>
          <w:bCs/>
          <w:color w:val="000000"/>
          <w:kern w:val="0"/>
          <w:sz w:val="36"/>
          <w:szCs w:val="36"/>
          <w14:ligatures w14:val="none"/>
        </w:rPr>
      </w:pPr>
      <w:r w:rsidRPr="00065B98">
        <w:rPr>
          <w:rFonts w:ascii="Helvetica" w:eastAsia="Times New Roman" w:hAnsi="Helvetica" w:cs="Times New Roman"/>
          <w:b/>
          <w:bCs/>
          <w:color w:val="000000"/>
          <w:kern w:val="0"/>
          <w:sz w:val="36"/>
          <w:szCs w:val="36"/>
          <w14:ligatures w14:val="none"/>
        </w:rPr>
        <w:t>IOC-Direct Organizations</w:t>
      </w:r>
    </w:p>
    <w:p w14:paraId="0439E319" w14:textId="77777777" w:rsidR="00065B98" w:rsidRPr="00065B98" w:rsidRDefault="00065B98" w:rsidP="00065B98">
      <w:pPr>
        <w:shd w:val="clear" w:color="auto" w:fill="FFFFFF"/>
        <w:spacing w:before="225" w:after="225"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i/>
          <w:iCs/>
          <w:color w:val="000000"/>
          <w:kern w:val="0"/>
          <w:sz w:val="21"/>
          <w:szCs w:val="21"/>
          <w14:ligatures w14:val="none"/>
        </w:rPr>
        <w:t>Confirmed 2026-03-31 (Decision #26).</w:t>
      </w:r>
    </w:p>
    <w:p w14:paraId="3BC9EA89" w14:textId="77777777" w:rsidR="00065B98" w:rsidRPr="00065B98" w:rsidRDefault="00065B98" w:rsidP="00065B98">
      <w:pPr>
        <w:shd w:val="clear" w:color="auto" w:fill="FFFFFF"/>
        <w:spacing w:before="300" w:after="150" w:line="240" w:lineRule="auto"/>
        <w:outlineLvl w:val="2"/>
        <w:rPr>
          <w:rFonts w:ascii="Helvetica" w:eastAsia="Times New Roman" w:hAnsi="Helvetica" w:cs="Times New Roman"/>
          <w:b/>
          <w:bCs/>
          <w:color w:val="000000"/>
          <w:kern w:val="0"/>
          <w:sz w:val="27"/>
          <w:szCs w:val="27"/>
          <w14:ligatures w14:val="none"/>
        </w:rPr>
      </w:pPr>
      <w:r w:rsidRPr="00065B98">
        <w:rPr>
          <w:rFonts w:ascii="Helvetica" w:eastAsia="Times New Roman" w:hAnsi="Helvetica" w:cs="Times New Roman"/>
          <w:b/>
          <w:bCs/>
          <w:color w:val="000000"/>
          <w:kern w:val="0"/>
          <w:sz w:val="27"/>
          <w:szCs w:val="27"/>
          <w14:ligatures w14:val="none"/>
        </w:rPr>
        <w:t>Concept</w:t>
      </w:r>
    </w:p>
    <w:p w14:paraId="4C375150" w14:textId="65467158" w:rsidR="00065B98" w:rsidRPr="00065B98" w:rsidRDefault="00065B98" w:rsidP="00065B98">
      <w:pPr>
        <w:shd w:val="clear" w:color="auto" w:fill="FFFFFF"/>
        <w:spacing w:before="225" w:after="225"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 xml:space="preserve">A </w:t>
      </w:r>
      <w:proofErr w:type="gramStart"/>
      <w:r w:rsidRPr="00065B98">
        <w:rPr>
          <w:rFonts w:ascii="Helvetica" w:eastAsia="Times New Roman" w:hAnsi="Helvetica" w:cs="Times New Roman"/>
          <w:color w:val="000000"/>
          <w:kern w:val="0"/>
          <w:sz w:val="21"/>
          <w:szCs w:val="21"/>
          <w14:ligatures w14:val="none"/>
        </w:rPr>
        <w:t>small reserved</w:t>
      </w:r>
      <w:proofErr w:type="gramEnd"/>
      <w:r w:rsidRPr="00065B98">
        <w:rPr>
          <w:rFonts w:ascii="Helvetica" w:eastAsia="Times New Roman" w:hAnsi="Helvetica" w:cs="Times New Roman"/>
          <w:color w:val="000000"/>
          <w:kern w:val="0"/>
          <w:sz w:val="21"/>
          <w:szCs w:val="21"/>
          <w14:ligatures w14:val="none"/>
        </w:rPr>
        <w:t xml:space="preserve"> list of major international media </w:t>
      </w:r>
      <w:proofErr w:type="spellStart"/>
      <w:r w:rsidRPr="00065B98">
        <w:rPr>
          <w:rFonts w:ascii="Helvetica" w:eastAsia="Times New Roman" w:hAnsi="Helvetica" w:cs="Times New Roman"/>
          <w:color w:val="000000"/>
          <w:kern w:val="0"/>
          <w:sz w:val="21"/>
          <w:szCs w:val="21"/>
          <w14:ligatures w14:val="none"/>
        </w:rPr>
        <w:t>organisations</w:t>
      </w:r>
      <w:proofErr w:type="spellEnd"/>
      <w:r w:rsidRPr="00065B98">
        <w:rPr>
          <w:rFonts w:ascii="Helvetica" w:eastAsia="Times New Roman" w:hAnsi="Helvetica" w:cs="Times New Roman"/>
          <w:color w:val="000000"/>
          <w:kern w:val="0"/>
          <w:sz w:val="21"/>
          <w:szCs w:val="21"/>
          <w14:ligatures w14:val="none"/>
        </w:rPr>
        <w:t xml:space="preserve"> — such as AFP, AP, Reuters, Xinhua, plus potentially the host-country national agency and </w:t>
      </w:r>
      <w:proofErr w:type="spellStart"/>
      <w:r w:rsidRPr="00065B98">
        <w:rPr>
          <w:rFonts w:ascii="Helvetica" w:eastAsia="Times New Roman" w:hAnsi="Helvetica" w:cs="Times New Roman"/>
          <w:color w:val="000000"/>
          <w:kern w:val="0"/>
          <w:sz w:val="21"/>
          <w:szCs w:val="21"/>
          <w14:ligatures w14:val="none"/>
        </w:rPr>
        <w:t>organisations</w:t>
      </w:r>
      <w:proofErr w:type="spellEnd"/>
      <w:r w:rsidRPr="00065B98">
        <w:rPr>
          <w:rFonts w:ascii="Helvetica" w:eastAsia="Times New Roman" w:hAnsi="Helvetica" w:cs="Times New Roman"/>
          <w:color w:val="000000"/>
          <w:kern w:val="0"/>
          <w:sz w:val="21"/>
          <w:szCs w:val="21"/>
          <w14:ligatures w14:val="none"/>
        </w:rPr>
        <w:t xml:space="preserve"> with no NOC territory — bypass the normal NOC quota process. The </w:t>
      </w:r>
      <w:r w:rsidRPr="00065B98">
        <w:rPr>
          <w:rFonts w:ascii="Helvetica" w:eastAsia="Times New Roman" w:hAnsi="Helvetica" w:cs="Times New Roman"/>
          <w:b/>
          <w:bCs/>
          <w:color w:val="000000"/>
          <w:kern w:val="0"/>
          <w:sz w:val="21"/>
          <w:szCs w:val="21"/>
          <w14:ligatures w14:val="none"/>
        </w:rPr>
        <w:t xml:space="preserve">IOC acts as their </w:t>
      </w:r>
      <w:del w:id="121" w:author="Emma MORRIS" w:date="2026-04-02T15:40:00Z" w16du:dateUtc="2026-04-02T13:40:00Z">
        <w:r w:rsidRPr="00065B98" w:rsidDel="00F82FCA">
          <w:rPr>
            <w:rFonts w:ascii="Helvetica" w:eastAsia="Times New Roman" w:hAnsi="Helvetica" w:cs="Times New Roman"/>
            <w:b/>
            <w:bCs/>
            <w:color w:val="000000"/>
            <w:kern w:val="0"/>
            <w:sz w:val="21"/>
            <w:szCs w:val="21"/>
            <w14:ligatures w14:val="none"/>
          </w:rPr>
          <w:delText xml:space="preserve">sponsoring </w:delText>
        </w:r>
      </w:del>
      <w:ins w:id="122" w:author="Emma MORRIS" w:date="2026-04-02T15:40:00Z" w16du:dateUtc="2026-04-02T13:40:00Z">
        <w:r w:rsidR="00F82FCA">
          <w:rPr>
            <w:rFonts w:ascii="Helvetica" w:eastAsia="Times New Roman" w:hAnsi="Helvetica" w:cs="Times New Roman"/>
            <w:b/>
            <w:bCs/>
            <w:color w:val="000000"/>
            <w:kern w:val="0"/>
            <w:sz w:val="21"/>
            <w:szCs w:val="21"/>
            <w14:ligatures w14:val="none"/>
          </w:rPr>
          <w:t xml:space="preserve">Responsible </w:t>
        </w:r>
        <w:proofErr w:type="spellStart"/>
        <w:r w:rsidR="00F82FCA">
          <w:rPr>
            <w:rFonts w:ascii="Helvetica" w:eastAsia="Times New Roman" w:hAnsi="Helvetica" w:cs="Times New Roman"/>
            <w:b/>
            <w:bCs/>
            <w:color w:val="000000"/>
            <w:kern w:val="0"/>
            <w:sz w:val="21"/>
            <w:szCs w:val="21"/>
            <w14:ligatures w14:val="none"/>
          </w:rPr>
          <w:t>Organisation</w:t>
        </w:r>
      </w:ins>
      <w:proofErr w:type="spellEnd"/>
      <w:del w:id="123" w:author="Emma MORRIS" w:date="2026-04-02T15:40:00Z" w16du:dateUtc="2026-04-02T13:40:00Z">
        <w:r w:rsidRPr="00065B98" w:rsidDel="00F82FCA">
          <w:rPr>
            <w:rFonts w:ascii="Helvetica" w:eastAsia="Times New Roman" w:hAnsi="Helvetica" w:cs="Times New Roman"/>
            <w:b/>
            <w:bCs/>
            <w:color w:val="000000"/>
            <w:kern w:val="0"/>
            <w:sz w:val="21"/>
            <w:szCs w:val="21"/>
            <w14:ligatures w14:val="none"/>
          </w:rPr>
          <w:delText>body</w:delText>
        </w:r>
      </w:del>
      <w:r w:rsidRPr="00065B98">
        <w:rPr>
          <w:rFonts w:ascii="Helvetica" w:eastAsia="Times New Roman" w:hAnsi="Helvetica" w:cs="Times New Roman"/>
          <w:color w:val="000000"/>
          <w:kern w:val="0"/>
          <w:sz w:val="21"/>
          <w:szCs w:val="21"/>
          <w14:ligatures w14:val="none"/>
        </w:rPr>
        <w:t xml:space="preserve">, filling the same </w:t>
      </w:r>
      <w:commentRangeStart w:id="124"/>
      <w:r w:rsidRPr="00065B98">
        <w:rPr>
          <w:rFonts w:ascii="Helvetica" w:eastAsia="Times New Roman" w:hAnsi="Helvetica" w:cs="Times New Roman"/>
          <w:color w:val="000000"/>
          <w:kern w:val="0"/>
          <w:sz w:val="21"/>
          <w:szCs w:val="21"/>
          <w14:ligatures w14:val="none"/>
        </w:rPr>
        <w:t>role</w:t>
      </w:r>
      <w:commentRangeEnd w:id="124"/>
      <w:r w:rsidR="00F20C29">
        <w:rPr>
          <w:rStyle w:val="CommentReference"/>
        </w:rPr>
        <w:commentReference w:id="124"/>
      </w:r>
      <w:r w:rsidRPr="00065B98">
        <w:rPr>
          <w:rFonts w:ascii="Helvetica" w:eastAsia="Times New Roman" w:hAnsi="Helvetica" w:cs="Times New Roman"/>
          <w:color w:val="000000"/>
          <w:kern w:val="0"/>
          <w:sz w:val="21"/>
          <w:szCs w:val="21"/>
          <w14:ligatures w14:val="none"/>
        </w:rPr>
        <w:t xml:space="preserve"> a NOC would play for a national </w:t>
      </w:r>
      <w:proofErr w:type="spellStart"/>
      <w:r w:rsidRPr="00065B98">
        <w:rPr>
          <w:rFonts w:ascii="Helvetica" w:eastAsia="Times New Roman" w:hAnsi="Helvetica" w:cs="Times New Roman"/>
          <w:color w:val="000000"/>
          <w:kern w:val="0"/>
          <w:sz w:val="21"/>
          <w:szCs w:val="21"/>
          <w14:ligatures w14:val="none"/>
        </w:rPr>
        <w:t>organisation</w:t>
      </w:r>
      <w:proofErr w:type="spellEnd"/>
      <w:r w:rsidRPr="00065B98">
        <w:rPr>
          <w:rFonts w:ascii="Helvetica" w:eastAsia="Times New Roman" w:hAnsi="Helvetica" w:cs="Times New Roman"/>
          <w:color w:val="000000"/>
          <w:kern w:val="0"/>
          <w:sz w:val="21"/>
          <w:szCs w:val="21"/>
          <w14:ligatures w14:val="none"/>
        </w:rPr>
        <w:t>.</w:t>
      </w:r>
    </w:p>
    <w:p w14:paraId="01373EF6" w14:textId="77777777" w:rsidR="00065B98" w:rsidRPr="00065B98" w:rsidRDefault="00065B98" w:rsidP="00065B98">
      <w:pPr>
        <w:shd w:val="clear" w:color="auto" w:fill="FFFFFF"/>
        <w:spacing w:before="225" w:after="225"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 xml:space="preserve">This list does not change </w:t>
      </w:r>
      <w:proofErr w:type="gramStart"/>
      <w:r w:rsidRPr="00065B98">
        <w:rPr>
          <w:rFonts w:ascii="Helvetica" w:eastAsia="Times New Roman" w:hAnsi="Helvetica" w:cs="Times New Roman"/>
          <w:color w:val="000000"/>
          <w:kern w:val="0"/>
          <w:sz w:val="21"/>
          <w:szCs w:val="21"/>
          <w14:ligatures w14:val="none"/>
        </w:rPr>
        <w:t>significantly</w:t>
      </w:r>
      <w:proofErr w:type="gramEnd"/>
      <w:r w:rsidRPr="00065B98">
        <w:rPr>
          <w:rFonts w:ascii="Helvetica" w:eastAsia="Times New Roman" w:hAnsi="Helvetica" w:cs="Times New Roman"/>
          <w:color w:val="000000"/>
          <w:kern w:val="0"/>
          <w:sz w:val="21"/>
          <w:szCs w:val="21"/>
          <w14:ligatures w14:val="none"/>
        </w:rPr>
        <w:t xml:space="preserve"> Games-to-Games. It is a system configuration managed by the IOC admin at the start of each cycle, before EoI opens.</w:t>
      </w:r>
    </w:p>
    <w:p w14:paraId="3F770F20" w14:textId="77777777" w:rsidR="00065B98" w:rsidRPr="00065B98" w:rsidRDefault="00065B98" w:rsidP="00065B98">
      <w:pPr>
        <w:shd w:val="clear" w:color="auto" w:fill="FFFFFF"/>
        <w:spacing w:after="0" w:line="240" w:lineRule="auto"/>
        <w:outlineLvl w:val="2"/>
        <w:rPr>
          <w:rFonts w:ascii="Helvetica" w:eastAsia="Times New Roman" w:hAnsi="Helvetica" w:cs="Times New Roman"/>
          <w:b/>
          <w:bCs/>
          <w:color w:val="000000"/>
          <w:kern w:val="0"/>
          <w:sz w:val="27"/>
          <w:szCs w:val="27"/>
          <w14:ligatures w14:val="none"/>
        </w:rPr>
      </w:pPr>
      <w:r w:rsidRPr="00065B98">
        <w:rPr>
          <w:rFonts w:ascii="Helvetica" w:eastAsia="Times New Roman" w:hAnsi="Helvetica" w:cs="Times New Roman"/>
          <w:b/>
          <w:bCs/>
          <w:color w:val="000000"/>
          <w:kern w:val="0"/>
          <w:sz w:val="27"/>
          <w:szCs w:val="27"/>
          <w14:ligatures w14:val="none"/>
        </w:rPr>
        <w:t>Implementation: </w:t>
      </w:r>
      <w:r w:rsidRPr="00065B98">
        <w:rPr>
          <w:rFonts w:ascii="Courier New" w:eastAsia="Times New Roman" w:hAnsi="Courier New" w:cs="Courier New"/>
          <w:b/>
          <w:bCs/>
          <w:color w:val="000000"/>
          <w:kern w:val="0"/>
          <w:sz w:val="20"/>
          <w:szCs w:val="20"/>
          <w:bdr w:val="single" w:sz="6" w:space="0" w:color="EAEAEA" w:frame="1"/>
          <w:shd w:val="clear" w:color="auto" w:fill="F8F8F8"/>
          <w14:ligatures w14:val="none"/>
        </w:rPr>
        <w:t>IOC_DIRECT</w:t>
      </w:r>
      <w:r w:rsidRPr="00065B98">
        <w:rPr>
          <w:rFonts w:ascii="Helvetica" w:eastAsia="Times New Roman" w:hAnsi="Helvetica" w:cs="Times New Roman"/>
          <w:b/>
          <w:bCs/>
          <w:color w:val="000000"/>
          <w:kern w:val="0"/>
          <w:sz w:val="27"/>
          <w:szCs w:val="27"/>
          <w14:ligatures w14:val="none"/>
        </w:rPr>
        <w:t> pseudo-NOC</w:t>
      </w:r>
    </w:p>
    <w:p w14:paraId="558C1B76" w14:textId="77777777" w:rsidR="00065B98" w:rsidRPr="00065B98" w:rsidRDefault="00065B98" w:rsidP="00065B98">
      <w:pPr>
        <w:shd w:val="clear" w:color="auto" w:fill="FFFFFF"/>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lastRenderedPageBreak/>
        <w:t xml:space="preserve">The IOC-Direct </w:t>
      </w:r>
      <w:proofErr w:type="spellStart"/>
      <w:r w:rsidRPr="00065B98">
        <w:rPr>
          <w:rFonts w:ascii="Helvetica" w:eastAsia="Times New Roman" w:hAnsi="Helvetica" w:cs="Times New Roman"/>
          <w:color w:val="000000"/>
          <w:kern w:val="0"/>
          <w:sz w:val="21"/>
          <w:szCs w:val="21"/>
          <w14:ligatures w14:val="none"/>
        </w:rPr>
        <w:t>organisations</w:t>
      </w:r>
      <w:proofErr w:type="spellEnd"/>
      <w:r w:rsidRPr="00065B98">
        <w:rPr>
          <w:rFonts w:ascii="Helvetica" w:eastAsia="Times New Roman" w:hAnsi="Helvetica" w:cs="Times New Roman"/>
          <w:color w:val="000000"/>
          <w:kern w:val="0"/>
          <w:sz w:val="21"/>
          <w:szCs w:val="21"/>
          <w14:ligatures w14:val="none"/>
        </w:rPr>
        <w:t xml:space="preserve"> are assigned to a special pseudo-NOC code: </w:t>
      </w:r>
      <w:r w:rsidRPr="00065B98">
        <w:rPr>
          <w:rFonts w:ascii="Courier New" w:eastAsia="Times New Roman" w:hAnsi="Courier New" w:cs="Courier New"/>
          <w:color w:val="000000"/>
          <w:kern w:val="0"/>
          <w:sz w:val="20"/>
          <w:szCs w:val="20"/>
          <w:bdr w:val="single" w:sz="6" w:space="0" w:color="EAEAEA" w:frame="1"/>
          <w:shd w:val="clear" w:color="auto" w:fill="F8F8F8"/>
          <w14:ligatures w14:val="none"/>
        </w:rPr>
        <w:t>IOC_DIRECT</w:t>
      </w:r>
      <w:r w:rsidRPr="00065B98">
        <w:rPr>
          <w:rFonts w:ascii="Helvetica" w:eastAsia="Times New Roman" w:hAnsi="Helvetica" w:cs="Times New Roman"/>
          <w:color w:val="000000"/>
          <w:kern w:val="0"/>
          <w:sz w:val="21"/>
          <w:szCs w:val="21"/>
          <w14:ligatures w14:val="none"/>
        </w:rPr>
        <w:t>. This slots them naturally into the existing data model with no schema exceptions:</w:t>
      </w:r>
    </w:p>
    <w:p w14:paraId="7B066531" w14:textId="77777777" w:rsidR="00065B98" w:rsidRPr="00065B98" w:rsidRDefault="00065B98" w:rsidP="00065B98">
      <w:pPr>
        <w:numPr>
          <w:ilvl w:val="0"/>
          <w:numId w:val="5"/>
        </w:numPr>
        <w:shd w:val="clear" w:color="auto" w:fill="FFFFFF"/>
        <w:spacing w:after="0" w:line="240" w:lineRule="auto"/>
        <w:rPr>
          <w:rFonts w:ascii="Helvetica" w:eastAsia="Times New Roman" w:hAnsi="Helvetica" w:cs="Times New Roman"/>
          <w:color w:val="000000"/>
          <w:kern w:val="0"/>
          <w:sz w:val="21"/>
          <w:szCs w:val="21"/>
          <w14:ligatures w14:val="none"/>
        </w:rPr>
      </w:pPr>
      <w:proofErr w:type="spellStart"/>
      <w:r w:rsidRPr="00065B98">
        <w:rPr>
          <w:rFonts w:ascii="Courier New" w:eastAsia="Times New Roman" w:hAnsi="Courier New" w:cs="Courier New"/>
          <w:color w:val="000000"/>
          <w:kern w:val="0"/>
          <w:sz w:val="20"/>
          <w:szCs w:val="20"/>
          <w:bdr w:val="single" w:sz="6" w:space="0" w:color="EAEAEA" w:frame="1"/>
          <w:shd w:val="clear" w:color="auto" w:fill="F8F8F8"/>
          <w14:ligatures w14:val="none"/>
        </w:rPr>
        <w:t>noc_quotas</w:t>
      </w:r>
      <w:proofErr w:type="spellEnd"/>
      <w:r w:rsidRPr="00065B98">
        <w:rPr>
          <w:rFonts w:ascii="Helvetica" w:eastAsia="Times New Roman" w:hAnsi="Helvetica" w:cs="Times New Roman"/>
          <w:color w:val="000000"/>
          <w:kern w:val="0"/>
          <w:sz w:val="21"/>
          <w:szCs w:val="21"/>
          <w14:ligatures w14:val="none"/>
        </w:rPr>
        <w:t> has a row for </w:t>
      </w:r>
      <w:proofErr w:type="spellStart"/>
      <w:r w:rsidRPr="00065B98">
        <w:rPr>
          <w:rFonts w:ascii="Courier New" w:eastAsia="Times New Roman" w:hAnsi="Courier New" w:cs="Courier New"/>
          <w:color w:val="000000"/>
          <w:kern w:val="0"/>
          <w:sz w:val="20"/>
          <w:szCs w:val="20"/>
          <w:bdr w:val="single" w:sz="6" w:space="0" w:color="EAEAEA" w:frame="1"/>
          <w:shd w:val="clear" w:color="auto" w:fill="F8F8F8"/>
          <w14:ligatures w14:val="none"/>
        </w:rPr>
        <w:t>noc_code</w:t>
      </w:r>
      <w:proofErr w:type="spellEnd"/>
      <w:r w:rsidRPr="00065B98">
        <w:rPr>
          <w:rFonts w:ascii="Courier New" w:eastAsia="Times New Roman" w:hAnsi="Courier New" w:cs="Courier New"/>
          <w:color w:val="000000"/>
          <w:kern w:val="0"/>
          <w:sz w:val="20"/>
          <w:szCs w:val="20"/>
          <w:bdr w:val="single" w:sz="6" w:space="0" w:color="EAEAEA" w:frame="1"/>
          <w:shd w:val="clear" w:color="auto" w:fill="F8F8F8"/>
          <w14:ligatures w14:val="none"/>
        </w:rPr>
        <w:t xml:space="preserve"> = 'IOC_DIRECT'</w:t>
      </w:r>
      <w:r w:rsidRPr="00065B98">
        <w:rPr>
          <w:rFonts w:ascii="Helvetica" w:eastAsia="Times New Roman" w:hAnsi="Helvetica" w:cs="Times New Roman"/>
          <w:color w:val="000000"/>
          <w:kern w:val="0"/>
          <w:sz w:val="21"/>
          <w:szCs w:val="21"/>
          <w14:ligatures w14:val="none"/>
        </w:rPr>
        <w:t>, with per-category totals set by the IOC.</w:t>
      </w:r>
    </w:p>
    <w:p w14:paraId="3F64F526" w14:textId="77777777" w:rsidR="00065B98" w:rsidRPr="00065B98" w:rsidRDefault="00065B98" w:rsidP="00065B98">
      <w:pPr>
        <w:numPr>
          <w:ilvl w:val="0"/>
          <w:numId w:val="5"/>
        </w:numPr>
        <w:shd w:val="clear" w:color="auto" w:fill="FFFFFF"/>
        <w:spacing w:after="0" w:line="240" w:lineRule="auto"/>
        <w:rPr>
          <w:rFonts w:ascii="Helvetica" w:eastAsia="Times New Roman" w:hAnsi="Helvetica" w:cs="Times New Roman"/>
          <w:color w:val="000000"/>
          <w:kern w:val="0"/>
          <w:sz w:val="21"/>
          <w:szCs w:val="21"/>
          <w14:ligatures w14:val="none"/>
        </w:rPr>
      </w:pPr>
      <w:proofErr w:type="spellStart"/>
      <w:r w:rsidRPr="00065B98">
        <w:rPr>
          <w:rFonts w:ascii="Courier New" w:eastAsia="Times New Roman" w:hAnsi="Courier New" w:cs="Courier New"/>
          <w:color w:val="000000"/>
          <w:kern w:val="0"/>
          <w:sz w:val="20"/>
          <w:szCs w:val="20"/>
          <w:bdr w:val="single" w:sz="6" w:space="0" w:color="EAEAEA" w:frame="1"/>
          <w:shd w:val="clear" w:color="auto" w:fill="F8F8F8"/>
          <w14:ligatures w14:val="none"/>
        </w:rPr>
        <w:t>org_slot_allocations</w:t>
      </w:r>
      <w:proofErr w:type="spellEnd"/>
      <w:r w:rsidRPr="00065B98">
        <w:rPr>
          <w:rFonts w:ascii="Helvetica" w:eastAsia="Times New Roman" w:hAnsi="Helvetica" w:cs="Times New Roman"/>
          <w:color w:val="000000"/>
          <w:kern w:val="0"/>
          <w:sz w:val="21"/>
          <w:szCs w:val="21"/>
          <w14:ligatures w14:val="none"/>
        </w:rPr>
        <w:t> has rows with </w:t>
      </w:r>
      <w:proofErr w:type="spellStart"/>
      <w:r w:rsidRPr="00065B98">
        <w:rPr>
          <w:rFonts w:ascii="Courier New" w:eastAsia="Times New Roman" w:hAnsi="Courier New" w:cs="Courier New"/>
          <w:color w:val="000000"/>
          <w:kern w:val="0"/>
          <w:sz w:val="20"/>
          <w:szCs w:val="20"/>
          <w:bdr w:val="single" w:sz="6" w:space="0" w:color="EAEAEA" w:frame="1"/>
          <w:shd w:val="clear" w:color="auto" w:fill="F8F8F8"/>
          <w14:ligatures w14:val="none"/>
        </w:rPr>
        <w:t>noc_code</w:t>
      </w:r>
      <w:proofErr w:type="spellEnd"/>
      <w:r w:rsidRPr="00065B98">
        <w:rPr>
          <w:rFonts w:ascii="Courier New" w:eastAsia="Times New Roman" w:hAnsi="Courier New" w:cs="Courier New"/>
          <w:color w:val="000000"/>
          <w:kern w:val="0"/>
          <w:sz w:val="20"/>
          <w:szCs w:val="20"/>
          <w:bdr w:val="single" w:sz="6" w:space="0" w:color="EAEAEA" w:frame="1"/>
          <w:shd w:val="clear" w:color="auto" w:fill="F8F8F8"/>
          <w14:ligatures w14:val="none"/>
        </w:rPr>
        <w:t xml:space="preserve"> = 'IOC_DIRECT'</w:t>
      </w:r>
      <w:r w:rsidRPr="00065B98">
        <w:rPr>
          <w:rFonts w:ascii="Helvetica" w:eastAsia="Times New Roman" w:hAnsi="Helvetica" w:cs="Times New Roman"/>
          <w:color w:val="000000"/>
          <w:kern w:val="0"/>
          <w:sz w:val="21"/>
          <w:szCs w:val="21"/>
          <w14:ligatures w14:val="none"/>
        </w:rPr>
        <w:t> for each reserved org.</w:t>
      </w:r>
    </w:p>
    <w:p w14:paraId="1F1D7F4F" w14:textId="2357F469" w:rsidR="00065B98" w:rsidRPr="00065B98" w:rsidDel="00BE2622" w:rsidRDefault="00065B98">
      <w:pPr>
        <w:numPr>
          <w:ilvl w:val="0"/>
          <w:numId w:val="5"/>
        </w:numPr>
        <w:shd w:val="clear" w:color="auto" w:fill="FFFFFF"/>
        <w:spacing w:before="300" w:after="150" w:line="240" w:lineRule="auto"/>
        <w:outlineLvl w:val="2"/>
        <w:rPr>
          <w:del w:id="125" w:author="Emma MORRIS" w:date="2026-04-02T15:40:00Z" w16du:dateUtc="2026-04-02T13:40:00Z"/>
          <w:rFonts w:ascii="Helvetica" w:eastAsia="Times New Roman" w:hAnsi="Helvetica" w:cs="Times New Roman"/>
          <w:color w:val="000000"/>
          <w:kern w:val="0"/>
          <w:sz w:val="21"/>
          <w:szCs w:val="21"/>
          <w14:ligatures w14:val="none"/>
        </w:rPr>
        <w:pPrChange w:id="126" w:author="Emma MORRIS" w:date="2026-04-02T15:40:00Z" w16du:dateUtc="2026-04-02T13:40:00Z">
          <w:pPr>
            <w:numPr>
              <w:numId w:val="5"/>
            </w:numPr>
            <w:shd w:val="clear" w:color="auto" w:fill="FFFFFF"/>
            <w:tabs>
              <w:tab w:val="num" w:pos="720"/>
            </w:tabs>
            <w:spacing w:after="0" w:line="240" w:lineRule="auto"/>
            <w:ind w:left="720" w:hanging="360"/>
          </w:pPr>
        </w:pPrChange>
      </w:pPr>
      <w:r w:rsidRPr="00BE2622">
        <w:rPr>
          <w:rFonts w:ascii="Helvetica" w:eastAsia="Times New Roman" w:hAnsi="Helvetica" w:cs="Times New Roman"/>
          <w:color w:val="000000"/>
          <w:kern w:val="0"/>
          <w:sz w:val="21"/>
          <w:szCs w:val="21"/>
          <w14:ligatures w14:val="none"/>
        </w:rPr>
        <w:t>The IOC admin has a </w:t>
      </w:r>
      <w:r w:rsidRPr="00BE2622">
        <w:rPr>
          <w:rFonts w:ascii="Helvetica" w:eastAsia="Times New Roman" w:hAnsi="Helvetica" w:cs="Times New Roman"/>
          <w:b/>
          <w:bCs/>
          <w:color w:val="000000"/>
          <w:kern w:val="0"/>
          <w:sz w:val="21"/>
          <w:szCs w:val="21"/>
          <w14:ligatures w14:val="none"/>
        </w:rPr>
        <w:t>NOC-equivalent workflow</w:t>
      </w:r>
      <w:r w:rsidRPr="00BE2622">
        <w:rPr>
          <w:rFonts w:ascii="Helvetica" w:eastAsia="Times New Roman" w:hAnsi="Helvetica" w:cs="Times New Roman"/>
          <w:color w:val="000000"/>
          <w:kern w:val="0"/>
          <w:sz w:val="21"/>
          <w:szCs w:val="21"/>
          <w14:ligatures w14:val="none"/>
        </w:rPr>
        <w:t> scoped to </w:t>
      </w:r>
      <w:r w:rsidRPr="00BE2622">
        <w:rPr>
          <w:rFonts w:ascii="Courier New" w:eastAsia="Times New Roman" w:hAnsi="Courier New" w:cs="Courier New"/>
          <w:color w:val="000000"/>
          <w:kern w:val="0"/>
          <w:sz w:val="20"/>
          <w:szCs w:val="20"/>
          <w:bdr w:val="single" w:sz="6" w:space="0" w:color="EAEAEA" w:frame="1"/>
          <w:shd w:val="clear" w:color="auto" w:fill="F8F8F8"/>
          <w14:ligatures w14:val="none"/>
        </w:rPr>
        <w:t>IOC_DIRECT</w:t>
      </w:r>
      <w:r w:rsidRPr="00BE2622">
        <w:rPr>
          <w:rFonts w:ascii="Helvetica" w:eastAsia="Times New Roman" w:hAnsi="Helvetica" w:cs="Times New Roman"/>
          <w:color w:val="000000"/>
          <w:kern w:val="0"/>
          <w:sz w:val="21"/>
          <w:szCs w:val="21"/>
          <w14:ligatures w14:val="none"/>
        </w:rPr>
        <w:t xml:space="preserve">: </w:t>
      </w:r>
      <w:del w:id="127" w:author="Emma MORRIS" w:date="2026-04-02T15:40:00Z" w16du:dateUtc="2026-04-02T13:40:00Z">
        <w:r w:rsidRPr="00065B98" w:rsidDel="00BE2622">
          <w:rPr>
            <w:rFonts w:ascii="Helvetica" w:eastAsia="Times New Roman" w:hAnsi="Helvetica" w:cs="Times New Roman"/>
            <w:color w:val="000000"/>
            <w:kern w:val="0"/>
            <w:sz w:val="21"/>
            <w:szCs w:val="21"/>
            <w14:ligatures w14:val="none"/>
          </w:rPr>
          <w:delText xml:space="preserve">an EoI review queue, a PbN slot allocation screen, and a PbN submission that goes through the same OCOG approval state machine as any </w:delText>
        </w:r>
        <w:commentRangeStart w:id="128"/>
        <w:r w:rsidRPr="00065B98" w:rsidDel="00BE2622">
          <w:rPr>
            <w:rFonts w:ascii="Helvetica" w:eastAsia="Times New Roman" w:hAnsi="Helvetica" w:cs="Times New Roman"/>
            <w:color w:val="000000"/>
            <w:kern w:val="0"/>
            <w:sz w:val="21"/>
            <w:szCs w:val="21"/>
            <w14:ligatures w14:val="none"/>
          </w:rPr>
          <w:delText>NOC</w:delText>
        </w:r>
        <w:commentRangeEnd w:id="128"/>
        <w:r w:rsidR="00B612F5" w:rsidDel="00BE2622">
          <w:rPr>
            <w:rStyle w:val="CommentReference"/>
          </w:rPr>
          <w:commentReference w:id="128"/>
        </w:r>
        <w:r w:rsidRPr="00065B98" w:rsidDel="00BE2622">
          <w:rPr>
            <w:rFonts w:ascii="Helvetica" w:eastAsia="Times New Roman" w:hAnsi="Helvetica" w:cs="Times New Roman"/>
            <w:color w:val="000000"/>
            <w:kern w:val="0"/>
            <w:sz w:val="21"/>
            <w:szCs w:val="21"/>
            <w14:ligatures w14:val="none"/>
          </w:rPr>
          <w:delText>.</w:delText>
        </w:r>
      </w:del>
      <w:ins w:id="129" w:author="Emma MORRIS" w:date="2026-04-02T15:40:00Z" w16du:dateUtc="2026-04-02T13:40:00Z">
        <w:r w:rsidR="00BE2622">
          <w:rPr>
            <w:rFonts w:ascii="Helvetica" w:eastAsia="Times New Roman" w:hAnsi="Helvetica" w:cs="Times New Roman"/>
            <w:color w:val="000000"/>
            <w:kern w:val="0"/>
            <w:sz w:val="21"/>
            <w:szCs w:val="21"/>
            <w14:ligatures w14:val="none"/>
          </w:rPr>
          <w:t xml:space="preserve">  It does not follow this </w:t>
        </w:r>
        <w:proofErr w:type="spellStart"/>
        <w:r w:rsidR="00BE2622">
          <w:rPr>
            <w:rFonts w:ascii="Helvetica" w:eastAsia="Times New Roman" w:hAnsi="Helvetica" w:cs="Times New Roman"/>
            <w:color w:val="000000"/>
            <w:kern w:val="0"/>
            <w:sz w:val="21"/>
            <w:szCs w:val="21"/>
            <w14:ligatures w14:val="none"/>
          </w:rPr>
          <w:t>process</w:t>
        </w:r>
      </w:ins>
    </w:p>
    <w:p w14:paraId="49A9BEA2" w14:textId="77777777" w:rsidR="00065B98" w:rsidRPr="00BE2622" w:rsidRDefault="00065B98">
      <w:pPr>
        <w:numPr>
          <w:ilvl w:val="0"/>
          <w:numId w:val="5"/>
        </w:numPr>
        <w:shd w:val="clear" w:color="auto" w:fill="FFFFFF"/>
        <w:spacing w:before="300" w:after="150" w:line="240" w:lineRule="auto"/>
        <w:outlineLvl w:val="2"/>
        <w:rPr>
          <w:rFonts w:ascii="Helvetica" w:eastAsia="Times New Roman" w:hAnsi="Helvetica" w:cs="Times New Roman"/>
          <w:b/>
          <w:bCs/>
          <w:color w:val="000000"/>
          <w:kern w:val="0"/>
          <w:sz w:val="27"/>
          <w:szCs w:val="27"/>
          <w14:ligatures w14:val="none"/>
        </w:rPr>
        <w:pPrChange w:id="130" w:author="Emma MORRIS" w:date="2026-04-02T15:40:00Z" w16du:dateUtc="2026-04-02T13:40:00Z">
          <w:pPr>
            <w:shd w:val="clear" w:color="auto" w:fill="FFFFFF"/>
            <w:spacing w:before="300" w:after="150" w:line="240" w:lineRule="auto"/>
            <w:outlineLvl w:val="2"/>
          </w:pPr>
        </w:pPrChange>
      </w:pPr>
      <w:r w:rsidRPr="00BE2622">
        <w:rPr>
          <w:rFonts w:ascii="Helvetica" w:eastAsia="Times New Roman" w:hAnsi="Helvetica" w:cs="Times New Roman"/>
          <w:b/>
          <w:bCs/>
          <w:color w:val="000000"/>
          <w:kern w:val="0"/>
          <w:sz w:val="27"/>
          <w:szCs w:val="27"/>
          <w14:ligatures w14:val="none"/>
        </w:rPr>
        <w:t>Reserved</w:t>
      </w:r>
      <w:proofErr w:type="spellEnd"/>
      <w:r w:rsidRPr="00BE2622">
        <w:rPr>
          <w:rFonts w:ascii="Helvetica" w:eastAsia="Times New Roman" w:hAnsi="Helvetica" w:cs="Times New Roman"/>
          <w:b/>
          <w:bCs/>
          <w:color w:val="000000"/>
          <w:kern w:val="0"/>
          <w:sz w:val="27"/>
          <w:szCs w:val="27"/>
          <w14:ligatures w14:val="none"/>
        </w:rPr>
        <w:t xml:space="preserve"> org list management</w:t>
      </w:r>
    </w:p>
    <w:p w14:paraId="10032AE4" w14:textId="77777777" w:rsidR="00065B98" w:rsidRPr="00065B98" w:rsidRDefault="00065B98" w:rsidP="00065B98">
      <w:pPr>
        <w:shd w:val="clear" w:color="auto" w:fill="FFFFFF"/>
        <w:spacing w:before="225" w:after="225"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Before EoI opens, the IOC admin populates the reserved org list (</w:t>
      </w:r>
      <w:proofErr w:type="spellStart"/>
      <w:r w:rsidRPr="00065B98">
        <w:rPr>
          <w:rFonts w:ascii="Helvetica" w:eastAsia="Times New Roman" w:hAnsi="Helvetica" w:cs="Times New Roman"/>
          <w:color w:val="000000"/>
          <w:kern w:val="0"/>
          <w:sz w:val="21"/>
          <w:szCs w:val="21"/>
          <w14:ligatures w14:val="none"/>
        </w:rPr>
        <w:t>organisation</w:t>
      </w:r>
      <w:proofErr w:type="spellEnd"/>
      <w:r w:rsidRPr="00065B98">
        <w:rPr>
          <w:rFonts w:ascii="Helvetica" w:eastAsia="Times New Roman" w:hAnsi="Helvetica" w:cs="Times New Roman"/>
          <w:color w:val="000000"/>
          <w:kern w:val="0"/>
          <w:sz w:val="21"/>
          <w:szCs w:val="21"/>
          <w14:ligatures w14:val="none"/>
        </w:rPr>
        <w:t xml:space="preserve"> name, country, category eligibility) via the IOC admin panel. This is a configuration step, not a public-facing action. The list is editable (add/remove) before EoI opens; changes after EoI </w:t>
      </w:r>
      <w:proofErr w:type="gramStart"/>
      <w:r w:rsidRPr="00065B98">
        <w:rPr>
          <w:rFonts w:ascii="Helvetica" w:eastAsia="Times New Roman" w:hAnsi="Helvetica" w:cs="Times New Roman"/>
          <w:color w:val="000000"/>
          <w:kern w:val="0"/>
          <w:sz w:val="21"/>
          <w:szCs w:val="21"/>
          <w14:ligatures w14:val="none"/>
        </w:rPr>
        <w:t>opens</w:t>
      </w:r>
      <w:proofErr w:type="gramEnd"/>
      <w:r w:rsidRPr="00065B98">
        <w:rPr>
          <w:rFonts w:ascii="Helvetica" w:eastAsia="Times New Roman" w:hAnsi="Helvetica" w:cs="Times New Roman"/>
          <w:color w:val="000000"/>
          <w:kern w:val="0"/>
          <w:sz w:val="21"/>
          <w:szCs w:val="21"/>
          <w14:ligatures w14:val="none"/>
        </w:rPr>
        <w:t xml:space="preserve"> require IOC + OCOG sign-off (audit-</w:t>
      </w:r>
      <w:commentRangeStart w:id="131"/>
      <w:r w:rsidRPr="00065B98">
        <w:rPr>
          <w:rFonts w:ascii="Helvetica" w:eastAsia="Times New Roman" w:hAnsi="Helvetica" w:cs="Times New Roman"/>
          <w:color w:val="000000"/>
          <w:kern w:val="0"/>
          <w:sz w:val="21"/>
          <w:szCs w:val="21"/>
          <w14:ligatures w14:val="none"/>
        </w:rPr>
        <w:t>logged</w:t>
      </w:r>
      <w:commentRangeEnd w:id="131"/>
      <w:r w:rsidR="002846B9">
        <w:rPr>
          <w:rStyle w:val="CommentReference"/>
        </w:rPr>
        <w:commentReference w:id="131"/>
      </w:r>
      <w:r w:rsidRPr="00065B98">
        <w:rPr>
          <w:rFonts w:ascii="Helvetica" w:eastAsia="Times New Roman" w:hAnsi="Helvetica" w:cs="Times New Roman"/>
          <w:color w:val="000000"/>
          <w:kern w:val="0"/>
          <w:sz w:val="21"/>
          <w:szCs w:val="21"/>
          <w14:ligatures w14:val="none"/>
        </w:rPr>
        <w:t>).</w:t>
      </w:r>
    </w:p>
    <w:p w14:paraId="64911EBA" w14:textId="77777777" w:rsidR="00065B98" w:rsidRPr="00065B98" w:rsidRDefault="00065B98" w:rsidP="00065B98">
      <w:pPr>
        <w:shd w:val="clear" w:color="auto" w:fill="FFFFFF"/>
        <w:spacing w:before="300" w:after="150" w:line="240" w:lineRule="auto"/>
        <w:outlineLvl w:val="2"/>
        <w:rPr>
          <w:rFonts w:ascii="Helvetica" w:eastAsia="Times New Roman" w:hAnsi="Helvetica" w:cs="Times New Roman"/>
          <w:b/>
          <w:bCs/>
          <w:color w:val="000000"/>
          <w:kern w:val="0"/>
          <w:sz w:val="27"/>
          <w:szCs w:val="27"/>
          <w14:ligatures w14:val="none"/>
        </w:rPr>
      </w:pPr>
      <w:r w:rsidRPr="00065B98">
        <w:rPr>
          <w:rFonts w:ascii="Helvetica" w:eastAsia="Times New Roman" w:hAnsi="Helvetica" w:cs="Times New Roman"/>
          <w:b/>
          <w:bCs/>
          <w:color w:val="000000"/>
          <w:kern w:val="0"/>
          <w:sz w:val="27"/>
          <w:szCs w:val="27"/>
          <w14:ligatures w14:val="none"/>
        </w:rPr>
        <w:t>Deduplication: reserved-list block</w:t>
      </w:r>
    </w:p>
    <w:p w14:paraId="2E54C4BA" w14:textId="77777777" w:rsidR="00065B98" w:rsidRPr="00065B98" w:rsidRDefault="00065B98" w:rsidP="00065B98">
      <w:pPr>
        <w:shd w:val="clear" w:color="auto" w:fill="FFFFFF"/>
        <w:spacing w:before="225" w:after="225"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 xml:space="preserve">When a regular NOC attempts to submit an EoI for an </w:t>
      </w:r>
      <w:proofErr w:type="spellStart"/>
      <w:r w:rsidRPr="00065B98">
        <w:rPr>
          <w:rFonts w:ascii="Helvetica" w:eastAsia="Times New Roman" w:hAnsi="Helvetica" w:cs="Times New Roman"/>
          <w:color w:val="000000"/>
          <w:kern w:val="0"/>
          <w:sz w:val="21"/>
          <w:szCs w:val="21"/>
          <w14:ligatures w14:val="none"/>
        </w:rPr>
        <w:t>organisation</w:t>
      </w:r>
      <w:proofErr w:type="spellEnd"/>
      <w:r w:rsidRPr="00065B98">
        <w:rPr>
          <w:rFonts w:ascii="Helvetica" w:eastAsia="Times New Roman" w:hAnsi="Helvetica" w:cs="Times New Roman"/>
          <w:color w:val="000000"/>
          <w:kern w:val="0"/>
          <w:sz w:val="21"/>
          <w:szCs w:val="21"/>
          <w14:ligatures w14:val="none"/>
        </w:rPr>
        <w:t xml:space="preserve"> that matches a reserved-list entry (by domain or by name + country), the form surfaces a </w:t>
      </w:r>
      <w:proofErr w:type="spellStart"/>
      <w:r w:rsidRPr="00065B98">
        <w:rPr>
          <w:rFonts w:ascii="Helvetica" w:eastAsia="Times New Roman" w:hAnsi="Helvetica" w:cs="Times New Roman"/>
          <w:b/>
          <w:bCs/>
          <w:color w:val="000000"/>
          <w:kern w:val="0"/>
          <w:sz w:val="21"/>
          <w:szCs w:val="21"/>
          <w14:ligatures w14:val="none"/>
        </w:rPr>
        <w:t>dedup</w:t>
      </w:r>
      <w:proofErr w:type="spellEnd"/>
      <w:r w:rsidRPr="00065B98">
        <w:rPr>
          <w:rFonts w:ascii="Helvetica" w:eastAsia="Times New Roman" w:hAnsi="Helvetica" w:cs="Times New Roman"/>
          <w:b/>
          <w:bCs/>
          <w:color w:val="000000"/>
          <w:kern w:val="0"/>
          <w:sz w:val="21"/>
          <w:szCs w:val="21"/>
          <w14:ligatures w14:val="none"/>
        </w:rPr>
        <w:t xml:space="preserve"> warning/block</w:t>
      </w:r>
      <w:r w:rsidRPr="00065B98">
        <w:rPr>
          <w:rFonts w:ascii="Helvetica" w:eastAsia="Times New Roman" w:hAnsi="Helvetica" w:cs="Times New Roman"/>
          <w:color w:val="000000"/>
          <w:kern w:val="0"/>
          <w:sz w:val="21"/>
          <w:szCs w:val="21"/>
          <w14:ligatures w14:val="none"/>
        </w:rPr>
        <w:t>:</w:t>
      </w:r>
    </w:p>
    <w:p w14:paraId="050BD06A" w14:textId="77777777" w:rsidR="00065B98" w:rsidRPr="00065B98" w:rsidRDefault="00065B98" w:rsidP="00065B98">
      <w:pPr>
        <w:shd w:val="clear" w:color="auto" w:fill="FFFFFF"/>
        <w:spacing w:after="0" w:line="240" w:lineRule="auto"/>
        <w:rPr>
          <w:rFonts w:ascii="Helvetica" w:eastAsia="Times New Roman" w:hAnsi="Helvetica" w:cs="Times New Roman"/>
          <w:color w:val="777777"/>
          <w:kern w:val="0"/>
          <w:sz w:val="21"/>
          <w:szCs w:val="21"/>
          <w14:ligatures w14:val="none"/>
        </w:rPr>
      </w:pPr>
      <w:r w:rsidRPr="00065B98">
        <w:rPr>
          <w:rFonts w:ascii="Helvetica" w:eastAsia="Times New Roman" w:hAnsi="Helvetica" w:cs="Times New Roman"/>
          <w:color w:val="777777"/>
          <w:kern w:val="0"/>
          <w:sz w:val="21"/>
          <w:szCs w:val="21"/>
          <w14:ligatures w14:val="none"/>
        </w:rPr>
        <w:t xml:space="preserve">"This </w:t>
      </w:r>
      <w:proofErr w:type="spellStart"/>
      <w:r w:rsidRPr="00065B98">
        <w:rPr>
          <w:rFonts w:ascii="Helvetica" w:eastAsia="Times New Roman" w:hAnsi="Helvetica" w:cs="Times New Roman"/>
          <w:color w:val="777777"/>
          <w:kern w:val="0"/>
          <w:sz w:val="21"/>
          <w:szCs w:val="21"/>
          <w14:ligatures w14:val="none"/>
        </w:rPr>
        <w:t>organisation</w:t>
      </w:r>
      <w:proofErr w:type="spellEnd"/>
      <w:r w:rsidRPr="00065B98">
        <w:rPr>
          <w:rFonts w:ascii="Helvetica" w:eastAsia="Times New Roman" w:hAnsi="Helvetica" w:cs="Times New Roman"/>
          <w:color w:val="777777"/>
          <w:kern w:val="0"/>
          <w:sz w:val="21"/>
          <w:szCs w:val="21"/>
          <w14:ligatures w14:val="none"/>
        </w:rPr>
        <w:t xml:space="preserve"> is registered as an IOC-Direct </w:t>
      </w:r>
      <w:proofErr w:type="spellStart"/>
      <w:r w:rsidRPr="00065B98">
        <w:rPr>
          <w:rFonts w:ascii="Helvetica" w:eastAsia="Times New Roman" w:hAnsi="Helvetica" w:cs="Times New Roman"/>
          <w:color w:val="777777"/>
          <w:kern w:val="0"/>
          <w:sz w:val="21"/>
          <w:szCs w:val="21"/>
          <w14:ligatures w14:val="none"/>
        </w:rPr>
        <w:t>organisation</w:t>
      </w:r>
      <w:proofErr w:type="spellEnd"/>
      <w:r w:rsidRPr="00065B98">
        <w:rPr>
          <w:rFonts w:ascii="Helvetica" w:eastAsia="Times New Roman" w:hAnsi="Helvetica" w:cs="Times New Roman"/>
          <w:color w:val="777777"/>
          <w:kern w:val="0"/>
          <w:sz w:val="21"/>
          <w:szCs w:val="21"/>
          <w14:ligatures w14:val="none"/>
        </w:rPr>
        <w:t xml:space="preserve"> and cannot be accredited via the NOC pathway. Contact IOC Media Operations if you believe this is an error."</w:t>
      </w:r>
    </w:p>
    <w:p w14:paraId="314738DE" w14:textId="77777777" w:rsidR="00065B98" w:rsidRPr="00065B98" w:rsidRDefault="00065B98" w:rsidP="00065B98">
      <w:pPr>
        <w:shd w:val="clear" w:color="auto" w:fill="FFFFFF"/>
        <w:spacing w:before="225" w:after="225"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 xml:space="preserve">The NOC cannot proceed with that application. This prevents double-accreditation of, for example, a Reuters bureau via both the IOC-Direct track and a national </w:t>
      </w:r>
      <w:commentRangeStart w:id="132"/>
      <w:r w:rsidRPr="00065B98">
        <w:rPr>
          <w:rFonts w:ascii="Helvetica" w:eastAsia="Times New Roman" w:hAnsi="Helvetica" w:cs="Times New Roman"/>
          <w:color w:val="000000"/>
          <w:kern w:val="0"/>
          <w:sz w:val="21"/>
          <w:szCs w:val="21"/>
          <w14:ligatures w14:val="none"/>
        </w:rPr>
        <w:t>NOC</w:t>
      </w:r>
      <w:commentRangeEnd w:id="132"/>
      <w:r w:rsidR="006871B6">
        <w:rPr>
          <w:rStyle w:val="CommentReference"/>
        </w:rPr>
        <w:commentReference w:id="132"/>
      </w:r>
      <w:r w:rsidRPr="00065B98">
        <w:rPr>
          <w:rFonts w:ascii="Helvetica" w:eastAsia="Times New Roman" w:hAnsi="Helvetica" w:cs="Times New Roman"/>
          <w:color w:val="000000"/>
          <w:kern w:val="0"/>
          <w:sz w:val="21"/>
          <w:szCs w:val="21"/>
          <w14:ligatures w14:val="none"/>
        </w:rPr>
        <w:t>.</w:t>
      </w:r>
    </w:p>
    <w:p w14:paraId="145D65A2" w14:textId="77777777" w:rsidR="00065B98" w:rsidRPr="00065B98" w:rsidRDefault="00065B98" w:rsidP="00065B98">
      <w:pPr>
        <w:shd w:val="clear" w:color="auto" w:fill="FFFFFF"/>
        <w:spacing w:before="300" w:after="150" w:line="240" w:lineRule="auto"/>
        <w:outlineLvl w:val="2"/>
        <w:rPr>
          <w:rFonts w:ascii="Helvetica" w:eastAsia="Times New Roman" w:hAnsi="Helvetica" w:cs="Times New Roman"/>
          <w:b/>
          <w:bCs/>
          <w:color w:val="000000"/>
          <w:kern w:val="0"/>
          <w:sz w:val="27"/>
          <w:szCs w:val="27"/>
          <w14:ligatures w14:val="none"/>
        </w:rPr>
      </w:pPr>
      <w:r w:rsidRPr="00065B98">
        <w:rPr>
          <w:rFonts w:ascii="Helvetica" w:eastAsia="Times New Roman" w:hAnsi="Helvetica" w:cs="Times New Roman"/>
          <w:b/>
          <w:bCs/>
          <w:color w:val="000000"/>
          <w:kern w:val="0"/>
          <w:sz w:val="27"/>
          <w:szCs w:val="27"/>
          <w14:ligatures w14:val="none"/>
        </w:rPr>
        <w:t>IOC-Direct workflow summary</w:t>
      </w:r>
    </w:p>
    <w:tbl>
      <w:tblPr>
        <w:tblW w:w="0" w:type="auto"/>
        <w:shd w:val="clear" w:color="auto" w:fill="FFFFFF"/>
        <w:tblCellMar>
          <w:left w:w="0" w:type="dxa"/>
          <w:right w:w="0" w:type="dxa"/>
        </w:tblCellMar>
        <w:tblLook w:val="04A0" w:firstRow="1" w:lastRow="0" w:firstColumn="1" w:lastColumn="0" w:noHBand="0" w:noVBand="1"/>
      </w:tblPr>
      <w:tblGrid>
        <w:gridCol w:w="1728"/>
        <w:gridCol w:w="2068"/>
        <w:gridCol w:w="5548"/>
      </w:tblGrid>
      <w:tr w:rsidR="00065B98" w:rsidRPr="00065B98" w14:paraId="4E110BB9"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5E10A82E" w14:textId="77777777" w:rsidR="00065B98" w:rsidRPr="00065B98" w:rsidRDefault="00065B98" w:rsidP="00065B98">
            <w:pPr>
              <w:spacing w:after="0" w:line="240" w:lineRule="auto"/>
              <w:jc w:val="center"/>
              <w:rPr>
                <w:rFonts w:ascii="Helvetica" w:eastAsia="Times New Roman" w:hAnsi="Helvetica" w:cs="Times New Roman"/>
                <w:b/>
                <w:bCs/>
                <w:color w:val="000000"/>
                <w:kern w:val="0"/>
                <w:sz w:val="21"/>
                <w:szCs w:val="21"/>
                <w14:ligatures w14:val="none"/>
              </w:rPr>
            </w:pPr>
            <w:r w:rsidRPr="00065B98">
              <w:rPr>
                <w:rFonts w:ascii="Helvetica" w:eastAsia="Times New Roman" w:hAnsi="Helvetica" w:cs="Times New Roman"/>
                <w:b/>
                <w:bCs/>
                <w:color w:val="000000"/>
                <w:kern w:val="0"/>
                <w:sz w:val="21"/>
                <w:szCs w:val="21"/>
                <w14:ligatures w14:val="none"/>
              </w:rPr>
              <w:t>Step</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4010CC9F" w14:textId="77777777" w:rsidR="00065B98" w:rsidRPr="00065B98" w:rsidRDefault="00065B98" w:rsidP="00065B98">
            <w:pPr>
              <w:spacing w:after="0" w:line="240" w:lineRule="auto"/>
              <w:jc w:val="center"/>
              <w:rPr>
                <w:rFonts w:ascii="Helvetica" w:eastAsia="Times New Roman" w:hAnsi="Helvetica" w:cs="Times New Roman"/>
                <w:b/>
                <w:bCs/>
                <w:color w:val="000000"/>
                <w:kern w:val="0"/>
                <w:sz w:val="21"/>
                <w:szCs w:val="21"/>
                <w14:ligatures w14:val="none"/>
              </w:rPr>
            </w:pPr>
            <w:r w:rsidRPr="00065B98">
              <w:rPr>
                <w:rFonts w:ascii="Helvetica" w:eastAsia="Times New Roman" w:hAnsi="Helvetica" w:cs="Times New Roman"/>
                <w:b/>
                <w:bCs/>
                <w:color w:val="000000"/>
                <w:kern w:val="0"/>
                <w:sz w:val="21"/>
                <w:szCs w:val="21"/>
                <w14:ligatures w14:val="none"/>
              </w:rPr>
              <w:t>Who acts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5F86B66B" w14:textId="77777777" w:rsidR="00065B98" w:rsidRPr="00065B98" w:rsidRDefault="00065B98" w:rsidP="00065B98">
            <w:pPr>
              <w:spacing w:after="0" w:line="240" w:lineRule="auto"/>
              <w:jc w:val="center"/>
              <w:rPr>
                <w:rFonts w:ascii="Helvetica" w:eastAsia="Times New Roman" w:hAnsi="Helvetica" w:cs="Times New Roman"/>
                <w:b/>
                <w:bCs/>
                <w:color w:val="000000"/>
                <w:kern w:val="0"/>
                <w:sz w:val="21"/>
                <w:szCs w:val="21"/>
                <w14:ligatures w14:val="none"/>
              </w:rPr>
            </w:pPr>
            <w:r w:rsidRPr="00065B98">
              <w:rPr>
                <w:rFonts w:ascii="Helvetica" w:eastAsia="Times New Roman" w:hAnsi="Helvetica" w:cs="Times New Roman"/>
                <w:b/>
                <w:bCs/>
                <w:color w:val="000000"/>
                <w:kern w:val="0"/>
                <w:sz w:val="21"/>
                <w:szCs w:val="21"/>
                <w14:ligatures w14:val="none"/>
              </w:rPr>
              <w:t>What happens</w:t>
            </w:r>
          </w:p>
        </w:tc>
      </w:tr>
      <w:tr w:rsidR="00065B98" w:rsidRPr="00065B98" w14:paraId="039AC888"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7EFBA4C6"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Reserved list setup</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16ED47B4"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IOC admin</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27E47CF7"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 xml:space="preserve">Populates list before EoI </w:t>
            </w:r>
            <w:commentRangeStart w:id="133"/>
            <w:r w:rsidRPr="00065B98">
              <w:rPr>
                <w:rFonts w:ascii="Helvetica" w:eastAsia="Times New Roman" w:hAnsi="Helvetica" w:cs="Times New Roman"/>
                <w:color w:val="000000"/>
                <w:kern w:val="0"/>
                <w:sz w:val="21"/>
                <w:szCs w:val="21"/>
                <w14:ligatures w14:val="none"/>
              </w:rPr>
              <w:t>opens</w:t>
            </w:r>
            <w:commentRangeEnd w:id="133"/>
            <w:r w:rsidR="008A613F">
              <w:rPr>
                <w:rStyle w:val="CommentReference"/>
              </w:rPr>
              <w:commentReference w:id="133"/>
            </w:r>
          </w:p>
        </w:tc>
      </w:tr>
      <w:tr w:rsidR="00065B98" w:rsidRPr="00065B98" w14:paraId="25F3BB2B" w14:textId="77777777">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640BB0BE"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EoI application</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2F8850BA"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IOC admin (acting as NOC)</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1B8DB209"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Reviews/approves applications from reserved orgs in their </w:t>
            </w:r>
            <w:r w:rsidRPr="00065B98">
              <w:rPr>
                <w:rFonts w:ascii="Courier New" w:eastAsia="Times New Roman" w:hAnsi="Courier New" w:cs="Courier New"/>
                <w:color w:val="000000"/>
                <w:kern w:val="0"/>
                <w:sz w:val="20"/>
                <w:szCs w:val="20"/>
                <w:bdr w:val="single" w:sz="6" w:space="0" w:color="EAEAEA" w:frame="1"/>
                <w:shd w:val="clear" w:color="auto" w:fill="F8F8F8"/>
                <w14:ligatures w14:val="none"/>
              </w:rPr>
              <w:t>IOC_DIRECT</w:t>
            </w:r>
            <w:r w:rsidRPr="00065B98">
              <w:rPr>
                <w:rFonts w:ascii="Helvetica" w:eastAsia="Times New Roman" w:hAnsi="Helvetica" w:cs="Times New Roman"/>
                <w:color w:val="000000"/>
                <w:kern w:val="0"/>
                <w:sz w:val="21"/>
                <w:szCs w:val="21"/>
                <w14:ligatures w14:val="none"/>
              </w:rPr>
              <w:t> EoI queue</w:t>
            </w:r>
          </w:p>
        </w:tc>
      </w:tr>
      <w:tr w:rsidR="00065B98" w:rsidRPr="00065B98" w14:paraId="5144FC67"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1260276E"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proofErr w:type="spellStart"/>
            <w:r w:rsidRPr="00065B98">
              <w:rPr>
                <w:rFonts w:ascii="Helvetica" w:eastAsia="Times New Roman" w:hAnsi="Helvetica" w:cs="Times New Roman"/>
                <w:color w:val="000000"/>
                <w:kern w:val="0"/>
                <w:sz w:val="21"/>
                <w:szCs w:val="21"/>
                <w14:ligatures w14:val="none"/>
              </w:rPr>
              <w:t>PbN</w:t>
            </w:r>
            <w:proofErr w:type="spellEnd"/>
            <w:r w:rsidRPr="00065B98">
              <w:rPr>
                <w:rFonts w:ascii="Helvetica" w:eastAsia="Times New Roman" w:hAnsi="Helvetica" w:cs="Times New Roman"/>
                <w:color w:val="000000"/>
                <w:kern w:val="0"/>
                <w:sz w:val="21"/>
                <w:szCs w:val="21"/>
                <w14:ligatures w14:val="none"/>
              </w:rPr>
              <w:t xml:space="preserve"> allocation</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0DD57364"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IOC admin</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50B8814B"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Allocates per-category slots to each reserved org from the </w:t>
            </w:r>
            <w:r w:rsidRPr="00065B98">
              <w:rPr>
                <w:rFonts w:ascii="Courier New" w:eastAsia="Times New Roman" w:hAnsi="Courier New" w:cs="Courier New"/>
                <w:color w:val="000000"/>
                <w:kern w:val="0"/>
                <w:sz w:val="20"/>
                <w:szCs w:val="20"/>
                <w:bdr w:val="single" w:sz="6" w:space="0" w:color="EAEAEA" w:frame="1"/>
                <w:shd w:val="clear" w:color="auto" w:fill="F8F8F8"/>
                <w14:ligatures w14:val="none"/>
              </w:rPr>
              <w:t>IOC_DIRECT</w:t>
            </w:r>
            <w:r w:rsidRPr="00065B98">
              <w:rPr>
                <w:rFonts w:ascii="Helvetica" w:eastAsia="Times New Roman" w:hAnsi="Helvetica" w:cs="Times New Roman"/>
                <w:color w:val="000000"/>
                <w:kern w:val="0"/>
                <w:sz w:val="21"/>
                <w:szCs w:val="21"/>
                <w14:ligatures w14:val="none"/>
              </w:rPr>
              <w:t> quota pool</w:t>
            </w:r>
          </w:p>
        </w:tc>
      </w:tr>
      <w:tr w:rsidR="00065B98" w:rsidRPr="00065B98" w14:paraId="3551D09E" w14:textId="77777777">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5E93D34F"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proofErr w:type="spellStart"/>
            <w:r w:rsidRPr="00065B98">
              <w:rPr>
                <w:rFonts w:ascii="Helvetica" w:eastAsia="Times New Roman" w:hAnsi="Helvetica" w:cs="Times New Roman"/>
                <w:color w:val="000000"/>
                <w:kern w:val="0"/>
                <w:sz w:val="21"/>
                <w:szCs w:val="21"/>
                <w14:ligatures w14:val="none"/>
              </w:rPr>
              <w:t>PbN</w:t>
            </w:r>
            <w:proofErr w:type="spellEnd"/>
            <w:r w:rsidRPr="00065B98">
              <w:rPr>
                <w:rFonts w:ascii="Helvetica" w:eastAsia="Times New Roman" w:hAnsi="Helvetica" w:cs="Times New Roman"/>
                <w:color w:val="000000"/>
                <w:kern w:val="0"/>
                <w:sz w:val="21"/>
                <w:szCs w:val="21"/>
                <w14:ligatures w14:val="none"/>
              </w:rPr>
              <w:t xml:space="preserve"> approval</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681E5A02"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OCOG admin</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6F6FF689"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Approves </w:t>
            </w:r>
            <w:r w:rsidRPr="00065B98">
              <w:rPr>
                <w:rFonts w:ascii="Courier New" w:eastAsia="Times New Roman" w:hAnsi="Courier New" w:cs="Courier New"/>
                <w:color w:val="000000"/>
                <w:kern w:val="0"/>
                <w:sz w:val="20"/>
                <w:szCs w:val="20"/>
                <w:bdr w:val="single" w:sz="6" w:space="0" w:color="EAEAEA" w:frame="1"/>
                <w:shd w:val="clear" w:color="auto" w:fill="F8F8F8"/>
                <w14:ligatures w14:val="none"/>
              </w:rPr>
              <w:t>IOC_DIRECT</w:t>
            </w:r>
            <w:r w:rsidRPr="00065B98">
              <w:rPr>
                <w:rFonts w:ascii="Helvetica" w:eastAsia="Times New Roman" w:hAnsi="Helvetica" w:cs="Times New Roman"/>
                <w:color w:val="000000"/>
                <w:kern w:val="0"/>
                <w:sz w:val="21"/>
                <w:szCs w:val="21"/>
                <w14:ligatures w14:val="none"/>
              </w:rPr>
              <w:t> </w:t>
            </w:r>
            <w:proofErr w:type="spellStart"/>
            <w:r w:rsidRPr="00065B98">
              <w:rPr>
                <w:rFonts w:ascii="Helvetica" w:eastAsia="Times New Roman" w:hAnsi="Helvetica" w:cs="Times New Roman"/>
                <w:color w:val="000000"/>
                <w:kern w:val="0"/>
                <w:sz w:val="21"/>
                <w:szCs w:val="21"/>
                <w14:ligatures w14:val="none"/>
              </w:rPr>
              <w:t>PbN</w:t>
            </w:r>
            <w:proofErr w:type="spellEnd"/>
            <w:r w:rsidRPr="00065B98">
              <w:rPr>
                <w:rFonts w:ascii="Helvetica" w:eastAsia="Times New Roman" w:hAnsi="Helvetica" w:cs="Times New Roman"/>
                <w:color w:val="000000"/>
                <w:kern w:val="0"/>
                <w:sz w:val="21"/>
                <w:szCs w:val="21"/>
                <w14:ligatures w14:val="none"/>
              </w:rPr>
              <w:t xml:space="preserve"> submission — same state machine as any NOC</w:t>
            </w:r>
          </w:p>
        </w:tc>
      </w:tr>
      <w:tr w:rsidR="00065B98" w:rsidRPr="00065B98" w14:paraId="4E4879D2"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1EBD17FD"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ACR export</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574E0F8A"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Automated</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68B6F7AC"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proofErr w:type="spellStart"/>
            <w:r w:rsidRPr="00065B98">
              <w:rPr>
                <w:rFonts w:ascii="Courier New" w:eastAsia="Times New Roman" w:hAnsi="Courier New" w:cs="Courier New"/>
                <w:color w:val="000000"/>
                <w:kern w:val="0"/>
                <w:sz w:val="20"/>
                <w:szCs w:val="20"/>
                <w:bdr w:val="single" w:sz="6" w:space="0" w:color="EAEAEA" w:frame="1"/>
                <w:shd w:val="clear" w:color="auto" w:fill="F8F8F8"/>
                <w14:ligatures w14:val="none"/>
              </w:rPr>
              <w:t>OrgExportRecord</w:t>
            </w:r>
            <w:proofErr w:type="spellEnd"/>
            <w:r w:rsidRPr="00065B98">
              <w:rPr>
                <w:rFonts w:ascii="Helvetica" w:eastAsia="Times New Roman" w:hAnsi="Helvetica" w:cs="Times New Roman"/>
                <w:color w:val="000000"/>
                <w:kern w:val="0"/>
                <w:sz w:val="21"/>
                <w:szCs w:val="21"/>
                <w14:ligatures w14:val="none"/>
              </w:rPr>
              <w:t> rows with </w:t>
            </w:r>
            <w:proofErr w:type="spellStart"/>
            <w:r w:rsidRPr="00065B98">
              <w:rPr>
                <w:rFonts w:ascii="Courier New" w:eastAsia="Times New Roman" w:hAnsi="Courier New" w:cs="Courier New"/>
                <w:color w:val="000000"/>
                <w:kern w:val="0"/>
                <w:sz w:val="20"/>
                <w:szCs w:val="20"/>
                <w:bdr w:val="single" w:sz="6" w:space="0" w:color="EAEAEA" w:frame="1"/>
                <w:shd w:val="clear" w:color="auto" w:fill="F8F8F8"/>
                <w14:ligatures w14:val="none"/>
              </w:rPr>
              <w:t>noc_code</w:t>
            </w:r>
            <w:proofErr w:type="spellEnd"/>
            <w:r w:rsidRPr="00065B98">
              <w:rPr>
                <w:rFonts w:ascii="Courier New" w:eastAsia="Times New Roman" w:hAnsi="Courier New" w:cs="Courier New"/>
                <w:color w:val="000000"/>
                <w:kern w:val="0"/>
                <w:sz w:val="20"/>
                <w:szCs w:val="20"/>
                <w:bdr w:val="single" w:sz="6" w:space="0" w:color="EAEAEA" w:frame="1"/>
                <w:shd w:val="clear" w:color="auto" w:fill="F8F8F8"/>
                <w14:ligatures w14:val="none"/>
              </w:rPr>
              <w:t xml:space="preserve"> = 'IOC_DIRECT'</w:t>
            </w:r>
            <w:r w:rsidRPr="00065B98">
              <w:rPr>
                <w:rFonts w:ascii="Helvetica" w:eastAsia="Times New Roman" w:hAnsi="Helvetica" w:cs="Times New Roman"/>
                <w:color w:val="000000"/>
                <w:kern w:val="0"/>
                <w:sz w:val="21"/>
                <w:szCs w:val="21"/>
                <w14:ligatures w14:val="none"/>
              </w:rPr>
              <w:t> included in the standard export</w:t>
            </w:r>
          </w:p>
        </w:tc>
      </w:tr>
    </w:tbl>
    <w:p w14:paraId="4D763C30" w14:textId="77777777" w:rsidR="00065B98" w:rsidRPr="00065B98" w:rsidRDefault="00065B98" w:rsidP="00065B98">
      <w:pPr>
        <w:shd w:val="clear" w:color="auto" w:fill="FFFFFF"/>
        <w:spacing w:before="300" w:after="150" w:line="240" w:lineRule="auto"/>
        <w:outlineLvl w:val="2"/>
        <w:rPr>
          <w:rFonts w:ascii="Helvetica" w:eastAsia="Times New Roman" w:hAnsi="Helvetica" w:cs="Times New Roman"/>
          <w:b/>
          <w:bCs/>
          <w:color w:val="000000"/>
          <w:kern w:val="0"/>
          <w:sz w:val="27"/>
          <w:szCs w:val="27"/>
          <w14:ligatures w14:val="none"/>
        </w:rPr>
      </w:pPr>
      <w:r w:rsidRPr="00065B98">
        <w:rPr>
          <w:rFonts w:ascii="Helvetica" w:eastAsia="Times New Roman" w:hAnsi="Helvetica" w:cs="Times New Roman"/>
          <w:b/>
          <w:bCs/>
          <w:color w:val="000000"/>
          <w:kern w:val="0"/>
          <w:sz w:val="27"/>
          <w:szCs w:val="27"/>
          <w14:ligatures w14:val="none"/>
        </w:rPr>
        <w:t>Scope note</w:t>
      </w:r>
    </w:p>
    <w:p w14:paraId="4BEFE18B" w14:textId="77777777" w:rsidR="00065B98" w:rsidRPr="00065B98" w:rsidRDefault="00065B98" w:rsidP="00065B98">
      <w:pPr>
        <w:shd w:val="clear" w:color="auto" w:fill="FFFFFF"/>
        <w:spacing w:before="225" w:after="225"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lastRenderedPageBreak/>
        <w:t xml:space="preserve">The IOC-Direct reserved list does not change the ENR track. ENR for IOC-Direct orgs </w:t>
      </w:r>
      <w:proofErr w:type="gramStart"/>
      <w:r w:rsidRPr="00065B98">
        <w:rPr>
          <w:rFonts w:ascii="Helvetica" w:eastAsia="Times New Roman" w:hAnsi="Helvetica" w:cs="Times New Roman"/>
          <w:color w:val="000000"/>
          <w:kern w:val="0"/>
          <w:sz w:val="21"/>
          <w:szCs w:val="21"/>
          <w14:ligatures w14:val="none"/>
        </w:rPr>
        <w:t>follows</w:t>
      </w:r>
      <w:proofErr w:type="gramEnd"/>
      <w:r w:rsidRPr="00065B98">
        <w:rPr>
          <w:rFonts w:ascii="Helvetica" w:eastAsia="Times New Roman" w:hAnsi="Helvetica" w:cs="Times New Roman"/>
          <w:color w:val="000000"/>
          <w:kern w:val="0"/>
          <w:sz w:val="21"/>
          <w:szCs w:val="21"/>
          <w14:ligatures w14:val="none"/>
        </w:rPr>
        <w:t xml:space="preserve"> the same ENR rules as any other org.</w:t>
      </w:r>
    </w:p>
    <w:p w14:paraId="4CAC5EBF" w14:textId="77777777" w:rsidR="00065B98" w:rsidRPr="00065B98" w:rsidRDefault="00000000" w:rsidP="00065B98">
      <w:pPr>
        <w:spacing w:after="0" w:line="240" w:lineRule="auto"/>
        <w:rPr>
          <w:rFonts w:ascii="Helvetica" w:eastAsia="Times New Roman" w:hAnsi="Helvetica" w:cs="Times New Roman"/>
          <w:kern w:val="0"/>
          <w:sz w:val="21"/>
          <w:szCs w:val="21"/>
          <w14:ligatures w14:val="none"/>
        </w:rPr>
      </w:pPr>
      <w:r>
        <w:rPr>
          <w:rFonts w:ascii="Times New Roman" w:eastAsia="Times New Roman" w:hAnsi="Times New Roman" w:cs="Times New Roman"/>
          <w:noProof/>
          <w:kern w:val="0"/>
        </w:rPr>
        <w:pict w14:anchorId="6EEC8308">
          <v:rect id="_x0000_i1035" style="width:0;height:3pt" o:hralign="center" o:hrstd="t" o:hrnoshade="t" o:hr="t" fillcolor="#ccc" stroked="f"/>
        </w:pict>
      </w:r>
    </w:p>
    <w:p w14:paraId="0BBBA9A5" w14:textId="77777777" w:rsidR="00065B98" w:rsidRPr="00065B98" w:rsidRDefault="00065B98" w:rsidP="00065B98">
      <w:pPr>
        <w:pBdr>
          <w:bottom w:val="single" w:sz="6" w:space="0" w:color="CCCCCC"/>
        </w:pBdr>
        <w:shd w:val="clear" w:color="auto" w:fill="FFFFFF"/>
        <w:spacing w:before="300" w:after="150" w:line="240" w:lineRule="auto"/>
        <w:outlineLvl w:val="1"/>
        <w:rPr>
          <w:rFonts w:ascii="Helvetica" w:eastAsia="Times New Roman" w:hAnsi="Helvetica" w:cs="Times New Roman"/>
          <w:b/>
          <w:bCs/>
          <w:color w:val="000000"/>
          <w:kern w:val="0"/>
          <w:sz w:val="36"/>
          <w:szCs w:val="36"/>
          <w14:ligatures w14:val="none"/>
        </w:rPr>
      </w:pPr>
      <w:r w:rsidRPr="00065B98">
        <w:rPr>
          <w:rFonts w:ascii="Helvetica" w:eastAsia="Times New Roman" w:hAnsi="Helvetica" w:cs="Times New Roman"/>
          <w:b/>
          <w:bCs/>
          <w:color w:val="000000"/>
          <w:kern w:val="0"/>
          <w:sz w:val="36"/>
          <w:szCs w:val="36"/>
          <w14:ligatures w14:val="none"/>
        </w:rPr>
        <w:t>Quota Management Model</w:t>
      </w:r>
    </w:p>
    <w:p w14:paraId="3967D3C4" w14:textId="77777777" w:rsidR="00065B98" w:rsidRPr="00065B98" w:rsidRDefault="00065B98" w:rsidP="00065B98">
      <w:pPr>
        <w:shd w:val="clear" w:color="auto" w:fill="FFFFFF"/>
        <w:spacing w:before="225" w:after="225"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i/>
          <w:iCs/>
          <w:color w:val="000000"/>
          <w:kern w:val="0"/>
          <w:sz w:val="21"/>
          <w:szCs w:val="21"/>
          <w14:ligatures w14:val="none"/>
        </w:rPr>
        <w:t>Confirmed 2026-03-30. Category model updated 2026-03-31 (Decision #27).</w:t>
      </w:r>
    </w:p>
    <w:p w14:paraId="5F33E237" w14:textId="77777777" w:rsidR="00065B98" w:rsidRPr="00065B98" w:rsidRDefault="00065B98" w:rsidP="00065B98">
      <w:pPr>
        <w:shd w:val="clear" w:color="auto" w:fill="FFFFFF"/>
        <w:spacing w:before="300" w:after="150" w:line="240" w:lineRule="auto"/>
        <w:outlineLvl w:val="2"/>
        <w:rPr>
          <w:rFonts w:ascii="Helvetica" w:eastAsia="Times New Roman" w:hAnsi="Helvetica" w:cs="Times New Roman"/>
          <w:b/>
          <w:bCs/>
          <w:color w:val="000000"/>
          <w:kern w:val="0"/>
          <w:sz w:val="27"/>
          <w:szCs w:val="27"/>
          <w14:ligatures w14:val="none"/>
        </w:rPr>
      </w:pPr>
      <w:r w:rsidRPr="00065B98">
        <w:rPr>
          <w:rFonts w:ascii="Helvetica" w:eastAsia="Times New Roman" w:hAnsi="Helvetica" w:cs="Times New Roman"/>
          <w:b/>
          <w:bCs/>
          <w:color w:val="000000"/>
          <w:kern w:val="0"/>
          <w:sz w:val="27"/>
          <w:szCs w:val="27"/>
          <w14:ligatures w14:val="none"/>
        </w:rPr>
        <w:t>Quota types</w:t>
      </w:r>
    </w:p>
    <w:tbl>
      <w:tblPr>
        <w:tblW w:w="0" w:type="auto"/>
        <w:shd w:val="clear" w:color="auto" w:fill="FFFFFF"/>
        <w:tblCellMar>
          <w:left w:w="0" w:type="dxa"/>
          <w:right w:w="0" w:type="dxa"/>
        </w:tblCellMar>
        <w:tblLook w:val="04A0" w:firstRow="1" w:lastRow="0" w:firstColumn="1" w:lastColumn="0" w:noHBand="0" w:noVBand="1"/>
      </w:tblPr>
      <w:tblGrid>
        <w:gridCol w:w="1363"/>
        <w:gridCol w:w="3033"/>
        <w:gridCol w:w="923"/>
        <w:gridCol w:w="2021"/>
        <w:gridCol w:w="2004"/>
      </w:tblGrid>
      <w:tr w:rsidR="00065B98" w:rsidRPr="00065B98" w14:paraId="38FD9DCD"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647A33EA" w14:textId="77777777" w:rsidR="00065B98" w:rsidRPr="00065B98" w:rsidRDefault="00065B98" w:rsidP="00065B98">
            <w:pPr>
              <w:spacing w:after="0" w:line="240" w:lineRule="auto"/>
              <w:jc w:val="center"/>
              <w:rPr>
                <w:rFonts w:ascii="Helvetica" w:eastAsia="Times New Roman" w:hAnsi="Helvetica" w:cs="Times New Roman"/>
                <w:b/>
                <w:bCs/>
                <w:color w:val="000000"/>
                <w:kern w:val="0"/>
                <w:sz w:val="21"/>
                <w:szCs w:val="21"/>
                <w14:ligatures w14:val="none"/>
              </w:rPr>
            </w:pPr>
            <w:r w:rsidRPr="00065B98">
              <w:rPr>
                <w:rFonts w:ascii="Helvetica" w:eastAsia="Times New Roman" w:hAnsi="Helvetica" w:cs="Times New Roman"/>
                <w:b/>
                <w:bCs/>
                <w:color w:val="000000"/>
                <w:kern w:val="0"/>
                <w:sz w:val="21"/>
                <w:szCs w:val="21"/>
                <w14:ligatures w14:val="none"/>
              </w:rPr>
              <w:t>Type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3F269357" w14:textId="77777777" w:rsidR="00065B98" w:rsidRPr="00065B98" w:rsidRDefault="00065B98" w:rsidP="00065B98">
            <w:pPr>
              <w:spacing w:after="0" w:line="240" w:lineRule="auto"/>
              <w:jc w:val="center"/>
              <w:rPr>
                <w:rFonts w:ascii="Helvetica" w:eastAsia="Times New Roman" w:hAnsi="Helvetica" w:cs="Times New Roman"/>
                <w:b/>
                <w:bCs/>
                <w:color w:val="000000"/>
                <w:kern w:val="0"/>
                <w:sz w:val="21"/>
                <w:szCs w:val="21"/>
                <w14:ligatures w14:val="none"/>
              </w:rPr>
            </w:pPr>
            <w:r w:rsidRPr="00065B98">
              <w:rPr>
                <w:rFonts w:ascii="Helvetica" w:eastAsia="Times New Roman" w:hAnsi="Helvetica" w:cs="Times New Roman"/>
                <w:b/>
                <w:bCs/>
                <w:color w:val="000000"/>
                <w:kern w:val="0"/>
                <w:sz w:val="21"/>
                <w:szCs w:val="21"/>
                <w14:ligatures w14:val="none"/>
              </w:rPr>
              <w:t>Scope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45EF49B2" w14:textId="77777777" w:rsidR="00065B98" w:rsidRPr="00065B98" w:rsidRDefault="00065B98" w:rsidP="00065B98">
            <w:pPr>
              <w:spacing w:after="0" w:line="240" w:lineRule="auto"/>
              <w:jc w:val="center"/>
              <w:rPr>
                <w:rFonts w:ascii="Helvetica" w:eastAsia="Times New Roman" w:hAnsi="Helvetica" w:cs="Times New Roman"/>
                <w:b/>
                <w:bCs/>
                <w:color w:val="000000"/>
                <w:kern w:val="0"/>
                <w:sz w:val="21"/>
                <w:szCs w:val="21"/>
                <w14:ligatures w14:val="none"/>
              </w:rPr>
            </w:pPr>
            <w:r w:rsidRPr="00065B98">
              <w:rPr>
                <w:rFonts w:ascii="Helvetica" w:eastAsia="Times New Roman" w:hAnsi="Helvetica" w:cs="Times New Roman"/>
                <w:b/>
                <w:bCs/>
                <w:color w:val="000000"/>
                <w:kern w:val="0"/>
                <w:sz w:val="21"/>
                <w:szCs w:val="21"/>
                <w14:ligatures w14:val="none"/>
              </w:rPr>
              <w:t>Set by</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07EB0A62" w14:textId="77777777" w:rsidR="00065B98" w:rsidRPr="00065B98" w:rsidRDefault="00065B98" w:rsidP="00065B98">
            <w:pPr>
              <w:spacing w:after="0" w:line="240" w:lineRule="auto"/>
              <w:jc w:val="center"/>
              <w:rPr>
                <w:rFonts w:ascii="Helvetica" w:eastAsia="Times New Roman" w:hAnsi="Helvetica" w:cs="Times New Roman"/>
                <w:b/>
                <w:bCs/>
                <w:color w:val="000000"/>
                <w:kern w:val="0"/>
                <w:sz w:val="21"/>
                <w:szCs w:val="21"/>
                <w14:ligatures w14:val="none"/>
              </w:rPr>
            </w:pPr>
            <w:r w:rsidRPr="00065B98">
              <w:rPr>
                <w:rFonts w:ascii="Helvetica" w:eastAsia="Times New Roman" w:hAnsi="Helvetica" w:cs="Times New Roman"/>
                <w:b/>
                <w:bCs/>
                <w:color w:val="000000"/>
                <w:kern w:val="0"/>
                <w:sz w:val="21"/>
                <w:szCs w:val="21"/>
                <w14:ligatures w14:val="none"/>
              </w:rPr>
              <w:t>Approved by</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5EFA0779" w14:textId="77777777" w:rsidR="00065B98" w:rsidRPr="00065B98" w:rsidRDefault="00065B98" w:rsidP="00065B98">
            <w:pPr>
              <w:spacing w:after="0" w:line="240" w:lineRule="auto"/>
              <w:jc w:val="center"/>
              <w:rPr>
                <w:rFonts w:ascii="Helvetica" w:eastAsia="Times New Roman" w:hAnsi="Helvetica" w:cs="Times New Roman"/>
                <w:b/>
                <w:bCs/>
                <w:color w:val="000000"/>
                <w:kern w:val="0"/>
                <w:sz w:val="21"/>
                <w:szCs w:val="21"/>
                <w14:ligatures w14:val="none"/>
              </w:rPr>
            </w:pPr>
            <w:r w:rsidRPr="00065B98">
              <w:rPr>
                <w:rFonts w:ascii="Helvetica" w:eastAsia="Times New Roman" w:hAnsi="Helvetica" w:cs="Times New Roman"/>
                <w:b/>
                <w:bCs/>
                <w:color w:val="000000"/>
                <w:kern w:val="0"/>
                <w:sz w:val="21"/>
                <w:szCs w:val="21"/>
                <w14:ligatures w14:val="none"/>
              </w:rPr>
              <w:t>Allocated by</w:t>
            </w:r>
          </w:p>
        </w:tc>
      </w:tr>
      <w:tr w:rsidR="00065B98" w:rsidRPr="00065B98" w14:paraId="6BF961A9"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749B8A13"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E quota</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0E0CFB7C"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Per NOC</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23186BD6"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IOC</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7AEDB586"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n/a (IOC sets directly)</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0C59CC25"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NOC (per org)</w:t>
            </w:r>
          </w:p>
        </w:tc>
      </w:tr>
      <w:tr w:rsidR="00065B98" w:rsidRPr="00065B98" w14:paraId="166E6719" w14:textId="77777777">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59246F67"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Es quota</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65D2A88B"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Per NOC</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5D98CC70"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IOC</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49E7CCC3"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n/a (IOC sets directly)</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5CA73A24"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NOC (per org)</w:t>
            </w:r>
          </w:p>
        </w:tc>
      </w:tr>
      <w:tr w:rsidR="00065B98" w:rsidRPr="00065B98" w14:paraId="1C6FECCA"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2475F2C4"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EP quota</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5BEF0405"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Per NOC</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7B7A2435"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IOC</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17CBF0C7"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n/a (IOC sets directly)</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05E0CEF3"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NOC (per org)</w:t>
            </w:r>
          </w:p>
        </w:tc>
      </w:tr>
      <w:tr w:rsidR="00065B98" w:rsidRPr="00065B98" w14:paraId="2189D7CE" w14:textId="77777777">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0CDBB0D1"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EPs quota</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631AF493"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Per NOC</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1C25A384"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IOC</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6AFEB8F2"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n/a (IOC sets directly)</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490A0C62"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NOC (per org)</w:t>
            </w:r>
          </w:p>
        </w:tc>
      </w:tr>
      <w:tr w:rsidR="00065B98" w:rsidRPr="00065B98" w14:paraId="3BAAA42C"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4028C943"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ET quota</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77BDD77E"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Per NOC</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4900F9E7"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IOC</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457FF9CB"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n/a (IOC sets directly)</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599EC9A5"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NOC (per org)</w:t>
            </w:r>
          </w:p>
        </w:tc>
      </w:tr>
      <w:tr w:rsidR="00065B98" w:rsidRPr="00065B98" w14:paraId="7191C766" w14:textId="77777777">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1C68EEAC"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EC quota</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0099094A"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Per NOC</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0A061655"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IOC</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26936212"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n/a (IOC sets directly)</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7F260B70"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NOC (per org)</w:t>
            </w:r>
          </w:p>
        </w:tc>
      </w:tr>
      <w:tr w:rsidR="00065B98" w:rsidRPr="00065B98" w14:paraId="57AF5596"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009B984F"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NOC E quota</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6C2EB2BD"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Per NOC (separate formula-based pool)</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568BE4A9"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IOC</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4FD01144"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n/a (IOC sets directly)</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7C3350CA"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NOC (nominated list)</w:t>
            </w:r>
          </w:p>
        </w:tc>
      </w:tr>
      <w:tr w:rsidR="00065B98" w:rsidRPr="00065B98" w14:paraId="78D086CC" w14:textId="77777777">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7C732D3C"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ENR quota</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699B5D84"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Separate holdback pool</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085F816D"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IOC</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52F4D85C"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IOC grants to NOC</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161D303E"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IOC</w:t>
            </w:r>
          </w:p>
        </w:tc>
      </w:tr>
    </w:tbl>
    <w:p w14:paraId="72D03CDD" w14:textId="77777777" w:rsidR="00065B98" w:rsidRPr="00065B98" w:rsidRDefault="00065B98" w:rsidP="00065B98">
      <w:pPr>
        <w:shd w:val="clear" w:color="auto" w:fill="FFFFFF"/>
        <w:spacing w:before="225" w:after="225"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 xml:space="preserve">All seven E-category quotas (E, Es, EP, EPs, ET, EC, NOC E) are tracked independently per NOC throughout </w:t>
      </w:r>
      <w:proofErr w:type="spellStart"/>
      <w:r w:rsidRPr="00065B98">
        <w:rPr>
          <w:rFonts w:ascii="Helvetica" w:eastAsia="Times New Roman" w:hAnsi="Helvetica" w:cs="Times New Roman"/>
          <w:color w:val="000000"/>
          <w:kern w:val="0"/>
          <w:sz w:val="21"/>
          <w:szCs w:val="21"/>
          <w14:ligatures w14:val="none"/>
        </w:rPr>
        <w:t>PbN</w:t>
      </w:r>
      <w:proofErr w:type="spellEnd"/>
      <w:r w:rsidRPr="00065B98">
        <w:rPr>
          <w:rFonts w:ascii="Helvetica" w:eastAsia="Times New Roman" w:hAnsi="Helvetica" w:cs="Times New Roman"/>
          <w:color w:val="000000"/>
          <w:kern w:val="0"/>
          <w:sz w:val="21"/>
          <w:szCs w:val="21"/>
          <w14:ligatures w14:val="none"/>
        </w:rPr>
        <w:t>. An org approved in multiple categories at EoI can receive independent slot allocations per category. NOC E is allocated via NOC-nominated list rather than from the public EoI queue.</w:t>
      </w:r>
    </w:p>
    <w:p w14:paraId="39BBD4C2" w14:textId="77777777" w:rsidR="00065B98" w:rsidRPr="00065B98" w:rsidRDefault="00065B98" w:rsidP="00065B98">
      <w:pPr>
        <w:shd w:val="clear" w:color="auto" w:fill="FFFFFF"/>
        <w:spacing w:before="300" w:after="150" w:line="240" w:lineRule="auto"/>
        <w:outlineLvl w:val="2"/>
        <w:rPr>
          <w:rFonts w:ascii="Helvetica" w:eastAsia="Times New Roman" w:hAnsi="Helvetica" w:cs="Times New Roman"/>
          <w:b/>
          <w:bCs/>
          <w:color w:val="000000"/>
          <w:kern w:val="0"/>
          <w:sz w:val="27"/>
          <w:szCs w:val="27"/>
          <w14:ligatures w14:val="none"/>
        </w:rPr>
      </w:pPr>
      <w:r w:rsidRPr="00065B98">
        <w:rPr>
          <w:rFonts w:ascii="Helvetica" w:eastAsia="Times New Roman" w:hAnsi="Helvetica" w:cs="Times New Roman"/>
          <w:b/>
          <w:bCs/>
          <w:color w:val="000000"/>
          <w:kern w:val="0"/>
          <w:sz w:val="27"/>
          <w:szCs w:val="27"/>
          <w14:ligatures w14:val="none"/>
        </w:rPr>
        <w:t>The two-step model</w:t>
      </w:r>
    </w:p>
    <w:p w14:paraId="75DDF4A9" w14:textId="77777777" w:rsidR="00065B98" w:rsidRPr="00065B98" w:rsidRDefault="00065B98" w:rsidP="00065B98">
      <w:pPr>
        <w:shd w:val="clear" w:color="auto" w:fill="FFFFFF"/>
        <w:spacing w:before="225" w:after="225"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b/>
          <w:bCs/>
          <w:color w:val="000000"/>
          <w:kern w:val="0"/>
          <w:sz w:val="21"/>
          <w:szCs w:val="21"/>
          <w14:ligatures w14:val="none"/>
        </w:rPr>
        <w:t>Step 1 — Eligibility (NOC EoI approval)</w:t>
      </w:r>
      <w:r w:rsidRPr="00065B98">
        <w:rPr>
          <w:rFonts w:ascii="Helvetica" w:eastAsia="Times New Roman" w:hAnsi="Helvetica" w:cs="Times New Roman"/>
          <w:color w:val="000000"/>
          <w:kern w:val="0"/>
          <w:sz w:val="21"/>
          <w:szCs w:val="21"/>
          <w14:ligatures w14:val="none"/>
        </w:rPr>
        <w:t xml:space="preserve"> When a NOC approves an EoI application, that approval is the eligibility decision. Approved = eligible. No slot numbers are assigned at this point. EoI approvals happen before </w:t>
      </w:r>
      <w:proofErr w:type="spellStart"/>
      <w:r w:rsidRPr="00065B98">
        <w:rPr>
          <w:rFonts w:ascii="Helvetica" w:eastAsia="Times New Roman" w:hAnsi="Helvetica" w:cs="Times New Roman"/>
          <w:color w:val="000000"/>
          <w:kern w:val="0"/>
          <w:sz w:val="21"/>
          <w:szCs w:val="21"/>
          <w14:ligatures w14:val="none"/>
        </w:rPr>
        <w:t>PbN</w:t>
      </w:r>
      <w:proofErr w:type="spellEnd"/>
      <w:r w:rsidRPr="00065B98">
        <w:rPr>
          <w:rFonts w:ascii="Helvetica" w:eastAsia="Times New Roman" w:hAnsi="Helvetica" w:cs="Times New Roman"/>
          <w:color w:val="000000"/>
          <w:kern w:val="0"/>
          <w:sz w:val="21"/>
          <w:szCs w:val="21"/>
          <w14:ligatures w14:val="none"/>
        </w:rPr>
        <w:t xml:space="preserve"> </w:t>
      </w:r>
      <w:commentRangeStart w:id="134"/>
      <w:r w:rsidRPr="00065B98">
        <w:rPr>
          <w:rFonts w:ascii="Helvetica" w:eastAsia="Times New Roman" w:hAnsi="Helvetica" w:cs="Times New Roman"/>
          <w:color w:val="000000"/>
          <w:kern w:val="0"/>
          <w:sz w:val="21"/>
          <w:szCs w:val="21"/>
          <w14:ligatures w14:val="none"/>
        </w:rPr>
        <w:t>begins</w:t>
      </w:r>
      <w:commentRangeEnd w:id="134"/>
      <w:r w:rsidR="002D2189">
        <w:rPr>
          <w:rStyle w:val="CommentReference"/>
        </w:rPr>
        <w:commentReference w:id="134"/>
      </w:r>
      <w:r w:rsidRPr="00065B98">
        <w:rPr>
          <w:rFonts w:ascii="Helvetica" w:eastAsia="Times New Roman" w:hAnsi="Helvetica" w:cs="Times New Roman"/>
          <w:color w:val="000000"/>
          <w:kern w:val="0"/>
          <w:sz w:val="21"/>
          <w:szCs w:val="21"/>
          <w14:ligatures w14:val="none"/>
        </w:rPr>
        <w:t>; the NOC can approve applications even before the IOC has set quota totals.</w:t>
      </w:r>
    </w:p>
    <w:p w14:paraId="5EFFDD98" w14:textId="77777777" w:rsidR="00065B98" w:rsidRPr="00065B98" w:rsidRDefault="00065B98" w:rsidP="00065B98">
      <w:pPr>
        <w:shd w:val="clear" w:color="auto" w:fill="FFFFFF"/>
        <w:spacing w:before="225" w:after="225"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b/>
          <w:bCs/>
          <w:color w:val="000000"/>
          <w:kern w:val="0"/>
          <w:sz w:val="21"/>
          <w:szCs w:val="21"/>
          <w14:ligatures w14:val="none"/>
        </w:rPr>
        <w:t>Step 2 — Slot assignment (</w:t>
      </w:r>
      <w:proofErr w:type="spellStart"/>
      <w:r w:rsidRPr="00065B98">
        <w:rPr>
          <w:rFonts w:ascii="Helvetica" w:eastAsia="Times New Roman" w:hAnsi="Helvetica" w:cs="Times New Roman"/>
          <w:b/>
          <w:bCs/>
          <w:color w:val="000000"/>
          <w:kern w:val="0"/>
          <w:sz w:val="21"/>
          <w:szCs w:val="21"/>
          <w14:ligatures w14:val="none"/>
        </w:rPr>
        <w:t>PbN</w:t>
      </w:r>
      <w:proofErr w:type="spellEnd"/>
      <w:r w:rsidRPr="00065B98">
        <w:rPr>
          <w:rFonts w:ascii="Helvetica" w:eastAsia="Times New Roman" w:hAnsi="Helvetica" w:cs="Times New Roman"/>
          <w:b/>
          <w:bCs/>
          <w:color w:val="000000"/>
          <w:kern w:val="0"/>
          <w:sz w:val="21"/>
          <w:szCs w:val="21"/>
          <w14:ligatures w14:val="none"/>
        </w:rPr>
        <w:t>)</w:t>
      </w:r>
      <w:r w:rsidRPr="00065B98">
        <w:rPr>
          <w:rFonts w:ascii="Helvetica" w:eastAsia="Times New Roman" w:hAnsi="Helvetica" w:cs="Times New Roman"/>
          <w:color w:val="000000"/>
          <w:kern w:val="0"/>
          <w:sz w:val="21"/>
          <w:szCs w:val="21"/>
          <w14:ligatures w14:val="none"/>
        </w:rPr>
        <w:t> The IOC assigns per-category quota totals per NOC (</w:t>
      </w:r>
      <w:proofErr w:type="spellStart"/>
      <w:r w:rsidRPr="00065B98">
        <w:rPr>
          <w:rFonts w:ascii="Helvetica" w:eastAsia="Times New Roman" w:hAnsi="Helvetica" w:cs="Times New Roman"/>
          <w:color w:val="000000"/>
          <w:kern w:val="0"/>
          <w:sz w:val="21"/>
          <w:szCs w:val="21"/>
          <w14:ligatures w14:val="none"/>
        </w:rPr>
        <w:t>E</w:t>
      </w:r>
      <w:r w:rsidRPr="00065B98">
        <w:rPr>
          <w:rFonts w:ascii="Helvetica" w:eastAsia="Times New Roman" w:hAnsi="Helvetica" w:cs="Times New Roman"/>
          <w:i/>
          <w:iCs/>
          <w:color w:val="000000"/>
          <w:kern w:val="0"/>
          <w:sz w:val="21"/>
          <w:szCs w:val="21"/>
          <w14:ligatures w14:val="none"/>
        </w:rPr>
        <w:t>total</w:t>
      </w:r>
      <w:proofErr w:type="spellEnd"/>
      <w:r w:rsidRPr="00065B98">
        <w:rPr>
          <w:rFonts w:ascii="Helvetica" w:eastAsia="Times New Roman" w:hAnsi="Helvetica" w:cs="Times New Roman"/>
          <w:i/>
          <w:iCs/>
          <w:color w:val="000000"/>
          <w:kern w:val="0"/>
          <w:sz w:val="21"/>
          <w:szCs w:val="21"/>
          <w14:ligatures w14:val="none"/>
        </w:rPr>
        <w:t xml:space="preserve">, </w:t>
      </w:r>
      <w:proofErr w:type="spellStart"/>
      <w:r w:rsidRPr="00065B98">
        <w:rPr>
          <w:rFonts w:ascii="Helvetica" w:eastAsia="Times New Roman" w:hAnsi="Helvetica" w:cs="Times New Roman"/>
          <w:i/>
          <w:iCs/>
          <w:color w:val="000000"/>
          <w:kern w:val="0"/>
          <w:sz w:val="21"/>
          <w:szCs w:val="21"/>
          <w14:ligatures w14:val="none"/>
        </w:rPr>
        <w:t>Es</w:t>
      </w:r>
      <w:r w:rsidRPr="00065B98">
        <w:rPr>
          <w:rFonts w:ascii="Helvetica" w:eastAsia="Times New Roman" w:hAnsi="Helvetica" w:cs="Times New Roman"/>
          <w:color w:val="000000"/>
          <w:kern w:val="0"/>
          <w:sz w:val="21"/>
          <w:szCs w:val="21"/>
          <w14:ligatures w14:val="none"/>
        </w:rPr>
        <w:t>total</w:t>
      </w:r>
      <w:proofErr w:type="spellEnd"/>
      <w:r w:rsidRPr="00065B98">
        <w:rPr>
          <w:rFonts w:ascii="Helvetica" w:eastAsia="Times New Roman" w:hAnsi="Helvetica" w:cs="Times New Roman"/>
          <w:color w:val="000000"/>
          <w:kern w:val="0"/>
          <w:sz w:val="21"/>
          <w:szCs w:val="21"/>
          <w14:ligatures w14:val="none"/>
        </w:rPr>
        <w:t xml:space="preserve">, </w:t>
      </w:r>
      <w:proofErr w:type="spellStart"/>
      <w:r w:rsidRPr="00065B98">
        <w:rPr>
          <w:rFonts w:ascii="Helvetica" w:eastAsia="Times New Roman" w:hAnsi="Helvetica" w:cs="Times New Roman"/>
          <w:color w:val="000000"/>
          <w:kern w:val="0"/>
          <w:sz w:val="21"/>
          <w:szCs w:val="21"/>
          <w14:ligatures w14:val="none"/>
        </w:rPr>
        <w:t>EP</w:t>
      </w:r>
      <w:r w:rsidRPr="00065B98">
        <w:rPr>
          <w:rFonts w:ascii="Helvetica" w:eastAsia="Times New Roman" w:hAnsi="Helvetica" w:cs="Times New Roman"/>
          <w:i/>
          <w:iCs/>
          <w:color w:val="000000"/>
          <w:kern w:val="0"/>
          <w:sz w:val="21"/>
          <w:szCs w:val="21"/>
          <w14:ligatures w14:val="none"/>
        </w:rPr>
        <w:t>total</w:t>
      </w:r>
      <w:proofErr w:type="spellEnd"/>
      <w:r w:rsidRPr="00065B98">
        <w:rPr>
          <w:rFonts w:ascii="Helvetica" w:eastAsia="Times New Roman" w:hAnsi="Helvetica" w:cs="Times New Roman"/>
          <w:i/>
          <w:iCs/>
          <w:color w:val="000000"/>
          <w:kern w:val="0"/>
          <w:sz w:val="21"/>
          <w:szCs w:val="21"/>
          <w14:ligatures w14:val="none"/>
        </w:rPr>
        <w:t xml:space="preserve">, </w:t>
      </w:r>
      <w:proofErr w:type="spellStart"/>
      <w:r w:rsidRPr="00065B98">
        <w:rPr>
          <w:rFonts w:ascii="Helvetica" w:eastAsia="Times New Roman" w:hAnsi="Helvetica" w:cs="Times New Roman"/>
          <w:i/>
          <w:iCs/>
          <w:color w:val="000000"/>
          <w:kern w:val="0"/>
          <w:sz w:val="21"/>
          <w:szCs w:val="21"/>
          <w14:ligatures w14:val="none"/>
        </w:rPr>
        <w:t>EPs</w:t>
      </w:r>
      <w:r w:rsidRPr="00065B98">
        <w:rPr>
          <w:rFonts w:ascii="Helvetica" w:eastAsia="Times New Roman" w:hAnsi="Helvetica" w:cs="Times New Roman"/>
          <w:color w:val="000000"/>
          <w:kern w:val="0"/>
          <w:sz w:val="21"/>
          <w:szCs w:val="21"/>
          <w14:ligatures w14:val="none"/>
        </w:rPr>
        <w:t>total</w:t>
      </w:r>
      <w:proofErr w:type="spellEnd"/>
      <w:r w:rsidRPr="00065B98">
        <w:rPr>
          <w:rFonts w:ascii="Helvetica" w:eastAsia="Times New Roman" w:hAnsi="Helvetica" w:cs="Times New Roman"/>
          <w:color w:val="000000"/>
          <w:kern w:val="0"/>
          <w:sz w:val="21"/>
          <w:szCs w:val="21"/>
          <w14:ligatures w14:val="none"/>
        </w:rPr>
        <w:t xml:space="preserve">, </w:t>
      </w:r>
      <w:proofErr w:type="spellStart"/>
      <w:r w:rsidRPr="00065B98">
        <w:rPr>
          <w:rFonts w:ascii="Helvetica" w:eastAsia="Times New Roman" w:hAnsi="Helvetica" w:cs="Times New Roman"/>
          <w:color w:val="000000"/>
          <w:kern w:val="0"/>
          <w:sz w:val="21"/>
          <w:szCs w:val="21"/>
          <w14:ligatures w14:val="none"/>
        </w:rPr>
        <w:t>ET</w:t>
      </w:r>
      <w:r w:rsidRPr="00065B98">
        <w:rPr>
          <w:rFonts w:ascii="Helvetica" w:eastAsia="Times New Roman" w:hAnsi="Helvetica" w:cs="Times New Roman"/>
          <w:i/>
          <w:iCs/>
          <w:color w:val="000000"/>
          <w:kern w:val="0"/>
          <w:sz w:val="21"/>
          <w:szCs w:val="21"/>
          <w14:ligatures w14:val="none"/>
        </w:rPr>
        <w:t>total</w:t>
      </w:r>
      <w:proofErr w:type="spellEnd"/>
      <w:r w:rsidRPr="00065B98">
        <w:rPr>
          <w:rFonts w:ascii="Helvetica" w:eastAsia="Times New Roman" w:hAnsi="Helvetica" w:cs="Times New Roman"/>
          <w:i/>
          <w:iCs/>
          <w:color w:val="000000"/>
          <w:kern w:val="0"/>
          <w:sz w:val="21"/>
          <w:szCs w:val="21"/>
          <w14:ligatures w14:val="none"/>
        </w:rPr>
        <w:t xml:space="preserve">, </w:t>
      </w:r>
      <w:proofErr w:type="spellStart"/>
      <w:r w:rsidRPr="00065B98">
        <w:rPr>
          <w:rFonts w:ascii="Helvetica" w:eastAsia="Times New Roman" w:hAnsi="Helvetica" w:cs="Times New Roman"/>
          <w:i/>
          <w:iCs/>
          <w:color w:val="000000"/>
          <w:kern w:val="0"/>
          <w:sz w:val="21"/>
          <w:szCs w:val="21"/>
          <w14:ligatures w14:val="none"/>
        </w:rPr>
        <w:t>EC</w:t>
      </w:r>
      <w:r w:rsidRPr="00065B98">
        <w:rPr>
          <w:rFonts w:ascii="Helvetica" w:eastAsia="Times New Roman" w:hAnsi="Helvetica" w:cs="Times New Roman"/>
          <w:color w:val="000000"/>
          <w:kern w:val="0"/>
          <w:sz w:val="21"/>
          <w:szCs w:val="21"/>
          <w14:ligatures w14:val="none"/>
        </w:rPr>
        <w:t>total</w:t>
      </w:r>
      <w:proofErr w:type="spellEnd"/>
      <w:r w:rsidRPr="00065B98">
        <w:rPr>
          <w:rFonts w:ascii="Helvetica" w:eastAsia="Times New Roman" w:hAnsi="Helvetica" w:cs="Times New Roman"/>
          <w:color w:val="000000"/>
          <w:kern w:val="0"/>
          <w:sz w:val="21"/>
          <w:szCs w:val="21"/>
          <w14:ligatures w14:val="none"/>
        </w:rPr>
        <w:t xml:space="preserve">, </w:t>
      </w:r>
      <w:proofErr w:type="spellStart"/>
      <w:r w:rsidRPr="00065B98">
        <w:rPr>
          <w:rFonts w:ascii="Helvetica" w:eastAsia="Times New Roman" w:hAnsi="Helvetica" w:cs="Times New Roman"/>
          <w:color w:val="000000"/>
          <w:kern w:val="0"/>
          <w:sz w:val="21"/>
          <w:szCs w:val="21"/>
          <w14:ligatures w14:val="none"/>
        </w:rPr>
        <w:t>NOC</w:t>
      </w:r>
      <w:r w:rsidRPr="00065B98">
        <w:rPr>
          <w:rFonts w:ascii="Helvetica" w:eastAsia="Times New Roman" w:hAnsi="Helvetica" w:cs="Times New Roman"/>
          <w:i/>
          <w:iCs/>
          <w:color w:val="000000"/>
          <w:kern w:val="0"/>
          <w:sz w:val="21"/>
          <w:szCs w:val="21"/>
          <w14:ligatures w14:val="none"/>
        </w:rPr>
        <w:t>E</w:t>
      </w:r>
      <w:r w:rsidRPr="00065B98">
        <w:rPr>
          <w:rFonts w:ascii="Helvetica" w:eastAsia="Times New Roman" w:hAnsi="Helvetica" w:cs="Times New Roman"/>
          <w:color w:val="000000"/>
          <w:kern w:val="0"/>
          <w:sz w:val="21"/>
          <w:szCs w:val="21"/>
          <w14:ligatures w14:val="none"/>
        </w:rPr>
        <w:t>total</w:t>
      </w:r>
      <w:proofErr w:type="spellEnd"/>
      <w:r w:rsidRPr="00065B98">
        <w:rPr>
          <w:rFonts w:ascii="Helvetica" w:eastAsia="Times New Roman" w:hAnsi="Helvetica" w:cs="Times New Roman"/>
          <w:color w:val="000000"/>
          <w:kern w:val="0"/>
          <w:sz w:val="21"/>
          <w:szCs w:val="21"/>
          <w14:ligatures w14:val="none"/>
        </w:rPr>
        <w:t xml:space="preserve"> — each independently). The NOC allocates </w:t>
      </w:r>
      <w:r w:rsidRPr="00065B98">
        <w:rPr>
          <w:rFonts w:ascii="Helvetica" w:eastAsia="Times New Roman" w:hAnsi="Helvetica" w:cs="Times New Roman"/>
          <w:color w:val="000000"/>
          <w:kern w:val="0"/>
          <w:sz w:val="21"/>
          <w:szCs w:val="21"/>
          <w14:ligatures w14:val="none"/>
        </w:rPr>
        <w:lastRenderedPageBreak/>
        <w:t>slots from each category total to each approved org. The OCOG formally reviews and approves (or adjusts) these allocations before they flow to ACR.</w:t>
      </w:r>
    </w:p>
    <w:p w14:paraId="18E50722" w14:textId="77777777" w:rsidR="00065B98" w:rsidRPr="00065B98" w:rsidRDefault="00065B98" w:rsidP="00065B98">
      <w:pPr>
        <w:shd w:val="clear" w:color="auto" w:fill="FFFFFF"/>
        <w:spacing w:before="225" w:after="225"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b/>
          <w:bCs/>
          <w:color w:val="000000"/>
          <w:kern w:val="0"/>
          <w:sz w:val="21"/>
          <w:szCs w:val="21"/>
          <w14:ligatures w14:val="none"/>
        </w:rPr>
        <w:t>Confirmed:</w:t>
      </w:r>
      <w:r w:rsidRPr="00065B98">
        <w:rPr>
          <w:rFonts w:ascii="Helvetica" w:eastAsia="Times New Roman" w:hAnsi="Helvetica" w:cs="Times New Roman"/>
          <w:color w:val="000000"/>
          <w:kern w:val="0"/>
          <w:sz w:val="21"/>
          <w:szCs w:val="21"/>
          <w14:ligatures w14:val="none"/>
        </w:rPr>
        <w:t> The two steps are always separate. Slot numbers are never set at EoI approval time.</w:t>
      </w:r>
    </w:p>
    <w:p w14:paraId="254F60F2" w14:textId="77777777" w:rsidR="00065B98" w:rsidRPr="00065B98" w:rsidRDefault="00065B98" w:rsidP="00065B98">
      <w:pPr>
        <w:shd w:val="clear" w:color="auto" w:fill="FFFFFF"/>
        <w:spacing w:before="225" w:after="225"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b/>
          <w:bCs/>
          <w:color w:val="000000"/>
          <w:kern w:val="0"/>
          <w:sz w:val="21"/>
          <w:szCs w:val="21"/>
          <w14:ligatures w14:val="none"/>
        </w:rPr>
        <w:t>Open question (TODO-019):</w:t>
      </w:r>
      <w:r w:rsidRPr="00065B98">
        <w:rPr>
          <w:rFonts w:ascii="Helvetica" w:eastAsia="Times New Roman" w:hAnsi="Helvetica" w:cs="Times New Roman"/>
          <w:color w:val="000000"/>
          <w:kern w:val="0"/>
          <w:sz w:val="21"/>
          <w:szCs w:val="21"/>
          <w14:ligatures w14:val="none"/>
        </w:rPr>
        <w:t> Is the two-step separation enforced for all NOC sizes, or can a small NOC combine approval and slot assignment in practice?</w:t>
      </w:r>
    </w:p>
    <w:p w14:paraId="7146E33A" w14:textId="77777777" w:rsidR="00065B98" w:rsidRPr="00065B98" w:rsidRDefault="00065B98" w:rsidP="00065B98">
      <w:pPr>
        <w:shd w:val="clear" w:color="auto" w:fill="FFFFFF"/>
        <w:spacing w:before="300" w:after="150" w:line="240" w:lineRule="auto"/>
        <w:outlineLvl w:val="2"/>
        <w:rPr>
          <w:rFonts w:ascii="Helvetica" w:eastAsia="Times New Roman" w:hAnsi="Helvetica" w:cs="Times New Roman"/>
          <w:b/>
          <w:bCs/>
          <w:color w:val="000000"/>
          <w:kern w:val="0"/>
          <w:sz w:val="27"/>
          <w:szCs w:val="27"/>
          <w14:ligatures w14:val="none"/>
        </w:rPr>
      </w:pPr>
      <w:r w:rsidRPr="00065B98">
        <w:rPr>
          <w:rFonts w:ascii="Helvetica" w:eastAsia="Times New Roman" w:hAnsi="Helvetica" w:cs="Times New Roman"/>
          <w:b/>
          <w:bCs/>
          <w:color w:val="000000"/>
          <w:kern w:val="0"/>
          <w:sz w:val="27"/>
          <w:szCs w:val="27"/>
          <w14:ligatures w14:val="none"/>
        </w:rPr>
        <w:t>Quota import</w:t>
      </w:r>
    </w:p>
    <w:p w14:paraId="47881491" w14:textId="03EA0835" w:rsidR="00065B98" w:rsidRPr="00065B98" w:rsidRDefault="00065B98" w:rsidP="00065B98">
      <w:pPr>
        <w:shd w:val="clear" w:color="auto" w:fill="FFFFFF"/>
        <w:spacing w:before="225" w:after="225"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 xml:space="preserve">The IOC sets quota totals in July 2026. Quotas are imported from an Excel spreadsheet </w:t>
      </w:r>
      <w:ins w:id="135" w:author="Emma MORRIS" w:date="2026-04-02T15:42:00Z" w16du:dateUtc="2026-04-02T13:42:00Z">
        <w:r w:rsidR="00BF1A93">
          <w:rPr>
            <w:rFonts w:ascii="Helvetica" w:eastAsia="Times New Roman" w:hAnsi="Helvetica" w:cs="Times New Roman"/>
            <w:color w:val="000000"/>
            <w:kern w:val="0"/>
            <w:sz w:val="21"/>
            <w:szCs w:val="21"/>
            <w14:ligatures w14:val="none"/>
          </w:rPr>
          <w:t xml:space="preserve">by OCOG </w:t>
        </w:r>
      </w:ins>
      <w:r w:rsidRPr="00065B98">
        <w:rPr>
          <w:rFonts w:ascii="Helvetica" w:eastAsia="Times New Roman" w:hAnsi="Helvetica" w:cs="Times New Roman"/>
          <w:color w:val="000000"/>
          <w:kern w:val="0"/>
          <w:sz w:val="21"/>
          <w:szCs w:val="21"/>
          <w14:ligatures w14:val="none"/>
        </w:rPr>
        <w:t>(not entered through a setup screen). The import produces a viewable table in the IOC dashboard.</w:t>
      </w:r>
    </w:p>
    <w:p w14:paraId="4A89D91D" w14:textId="4DE374B3" w:rsidR="00065B98" w:rsidRPr="00065B98" w:rsidRDefault="00065B98" w:rsidP="00065B98">
      <w:pPr>
        <w:shd w:val="clear" w:color="auto" w:fill="FFFFFF"/>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b/>
          <w:bCs/>
          <w:color w:val="000000"/>
          <w:kern w:val="0"/>
          <w:sz w:val="21"/>
          <w:szCs w:val="21"/>
          <w14:ligatures w14:val="none"/>
        </w:rPr>
        <w:t>IOC</w:t>
      </w:r>
      <w:ins w:id="136" w:author="Emma MORRIS" w:date="2026-04-02T10:18:00Z" w16du:dateUtc="2026-04-02T08:18:00Z">
        <w:r w:rsidR="006F06A2">
          <w:rPr>
            <w:rFonts w:ascii="Helvetica" w:eastAsia="Times New Roman" w:hAnsi="Helvetica" w:cs="Times New Roman"/>
            <w:b/>
            <w:bCs/>
            <w:color w:val="000000"/>
            <w:kern w:val="0"/>
            <w:sz w:val="21"/>
            <w:szCs w:val="21"/>
            <w14:ligatures w14:val="none"/>
          </w:rPr>
          <w:t xml:space="preserve"> and OCOG</w:t>
        </w:r>
      </w:ins>
      <w:r w:rsidRPr="00065B98">
        <w:rPr>
          <w:rFonts w:ascii="Helvetica" w:eastAsia="Times New Roman" w:hAnsi="Helvetica" w:cs="Times New Roman"/>
          <w:b/>
          <w:bCs/>
          <w:color w:val="000000"/>
          <w:kern w:val="0"/>
          <w:sz w:val="21"/>
          <w:szCs w:val="21"/>
          <w14:ligatures w14:val="none"/>
        </w:rPr>
        <w:t xml:space="preserve"> can edit quota totals after import.</w:t>
      </w:r>
      <w:r w:rsidRPr="00065B98">
        <w:rPr>
          <w:rFonts w:ascii="Helvetica" w:eastAsia="Times New Roman" w:hAnsi="Helvetica" w:cs="Times New Roman"/>
          <w:color w:val="000000"/>
          <w:kern w:val="0"/>
          <w:sz w:val="21"/>
          <w:szCs w:val="21"/>
          <w14:ligatures w14:val="none"/>
        </w:rPr>
        <w:t xml:space="preserve"> For v0.1, the quota table is both importable and </w:t>
      </w:r>
      <w:commentRangeStart w:id="137"/>
      <w:r w:rsidRPr="00065B98">
        <w:rPr>
          <w:rFonts w:ascii="Helvetica" w:eastAsia="Times New Roman" w:hAnsi="Helvetica" w:cs="Times New Roman"/>
          <w:color w:val="000000"/>
          <w:kern w:val="0"/>
          <w:sz w:val="21"/>
          <w:szCs w:val="21"/>
          <w14:ligatures w14:val="none"/>
        </w:rPr>
        <w:t>editable</w:t>
      </w:r>
      <w:commentRangeEnd w:id="137"/>
      <w:r w:rsidR="00100D4F">
        <w:rPr>
          <w:rStyle w:val="CommentReference"/>
        </w:rPr>
        <w:commentReference w:id="137"/>
      </w:r>
      <w:r w:rsidRPr="00065B98">
        <w:rPr>
          <w:rFonts w:ascii="Helvetica" w:eastAsia="Times New Roman" w:hAnsi="Helvetica" w:cs="Times New Roman"/>
          <w:color w:val="000000"/>
          <w:kern w:val="0"/>
          <w:sz w:val="21"/>
          <w:szCs w:val="21"/>
          <w14:ligatures w14:val="none"/>
        </w:rPr>
        <w:t xml:space="preserve"> in-app. The IOC can toggle an edit mode to adjust individual NOC per-category totals directly, in addition to re-importing the full Excel file. All changes (import or manual edit) are logged in the </w:t>
      </w:r>
      <w:proofErr w:type="spellStart"/>
      <w:r w:rsidRPr="00065B98">
        <w:rPr>
          <w:rFonts w:ascii="Courier New" w:eastAsia="Times New Roman" w:hAnsi="Courier New" w:cs="Courier New"/>
          <w:color w:val="000000"/>
          <w:kern w:val="0"/>
          <w:sz w:val="20"/>
          <w:szCs w:val="20"/>
          <w:bdr w:val="single" w:sz="6" w:space="0" w:color="EAEAEA" w:frame="1"/>
          <w:shd w:val="clear" w:color="auto" w:fill="F8F8F8"/>
          <w14:ligatures w14:val="none"/>
        </w:rPr>
        <w:t>quota_changes</w:t>
      </w:r>
      <w:proofErr w:type="spellEnd"/>
      <w:r w:rsidRPr="00065B98">
        <w:rPr>
          <w:rFonts w:ascii="Helvetica" w:eastAsia="Times New Roman" w:hAnsi="Helvetica" w:cs="Times New Roman"/>
          <w:color w:val="000000"/>
          <w:kern w:val="0"/>
          <w:sz w:val="21"/>
          <w:szCs w:val="21"/>
          <w14:ligatures w14:val="none"/>
        </w:rPr>
        <w:t xml:space="preserve"> audit table (previous value </w:t>
      </w:r>
      <w:r w:rsidRPr="00065B98">
        <w:rPr>
          <w:rFonts w:ascii="Times New Roman" w:eastAsia="Times New Roman" w:hAnsi="Times New Roman" w:cs="Times New Roman"/>
          <w:color w:val="000000"/>
          <w:kern w:val="0"/>
          <w:sz w:val="21"/>
          <w:szCs w:val="21"/>
          <w14:ligatures w14:val="none"/>
        </w:rPr>
        <w:t>→</w:t>
      </w:r>
      <w:r w:rsidRPr="00065B98">
        <w:rPr>
          <w:rFonts w:ascii="Helvetica" w:eastAsia="Times New Roman" w:hAnsi="Helvetica" w:cs="Times New Roman"/>
          <w:color w:val="000000"/>
          <w:kern w:val="0"/>
          <w:sz w:val="21"/>
          <w:szCs w:val="21"/>
          <w14:ligatures w14:val="none"/>
        </w:rPr>
        <w:t xml:space="preserve"> new value, actor, timestamp, category). The IOC Quota screen shows the current totals with a "Re-import from Excel" button and an "Edit Quotas" toggle.</w:t>
      </w:r>
    </w:p>
    <w:p w14:paraId="255B1098" w14:textId="77777777" w:rsidR="00065B98" w:rsidRPr="00065B98" w:rsidRDefault="00065B98" w:rsidP="00065B98">
      <w:pPr>
        <w:shd w:val="clear" w:color="auto" w:fill="FFFFFF"/>
        <w:spacing w:before="225" w:after="225"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b/>
          <w:bCs/>
          <w:color w:val="000000"/>
          <w:kern w:val="0"/>
          <w:sz w:val="21"/>
          <w:szCs w:val="21"/>
          <w14:ligatures w14:val="none"/>
        </w:rPr>
        <w:t>Prior Games comparison:</w:t>
      </w:r>
      <w:r w:rsidRPr="00065B98">
        <w:rPr>
          <w:rFonts w:ascii="Helvetica" w:eastAsia="Times New Roman" w:hAnsi="Helvetica" w:cs="Times New Roman"/>
          <w:color w:val="000000"/>
          <w:kern w:val="0"/>
          <w:sz w:val="21"/>
          <w:szCs w:val="21"/>
          <w14:ligatures w14:val="none"/>
        </w:rPr>
        <w:t> The quota table shows a comparison column for the prior edition of the same Games type (</w:t>
      </w:r>
      <w:proofErr w:type="spellStart"/>
      <w:r w:rsidRPr="00065B98">
        <w:rPr>
          <w:rFonts w:ascii="Helvetica" w:eastAsia="Times New Roman" w:hAnsi="Helvetica" w:cs="Times New Roman"/>
          <w:color w:val="000000"/>
          <w:kern w:val="0"/>
          <w:sz w:val="21"/>
          <w:szCs w:val="21"/>
          <w14:ligatures w14:val="none"/>
        </w:rPr>
        <w:t>summer</w:t>
      </w:r>
      <w:r w:rsidRPr="00065B98">
        <w:rPr>
          <w:rFonts w:ascii="Apple Color Emoji" w:eastAsia="Times New Roman" w:hAnsi="Apple Color Emoji" w:cs="Apple Color Emoji"/>
          <w:color w:val="000000"/>
          <w:kern w:val="0"/>
          <w:sz w:val="21"/>
          <w:szCs w:val="21"/>
          <w14:ligatures w14:val="none"/>
        </w:rPr>
        <w:t>↔</w:t>
      </w:r>
      <w:r w:rsidRPr="00065B98">
        <w:rPr>
          <w:rFonts w:ascii="Helvetica" w:eastAsia="Times New Roman" w:hAnsi="Helvetica" w:cs="Times New Roman"/>
          <w:color w:val="000000"/>
          <w:kern w:val="0"/>
          <w:sz w:val="21"/>
          <w:szCs w:val="21"/>
          <w14:ligatures w14:val="none"/>
        </w:rPr>
        <w:t>summer</w:t>
      </w:r>
      <w:proofErr w:type="spellEnd"/>
      <w:r w:rsidRPr="00065B98">
        <w:rPr>
          <w:rFonts w:ascii="Helvetica" w:eastAsia="Times New Roman" w:hAnsi="Helvetica" w:cs="Times New Roman"/>
          <w:color w:val="000000"/>
          <w:kern w:val="0"/>
          <w:sz w:val="21"/>
          <w:szCs w:val="21"/>
          <w14:ligatures w14:val="none"/>
        </w:rPr>
        <w:t xml:space="preserve">, </w:t>
      </w:r>
      <w:proofErr w:type="spellStart"/>
      <w:r w:rsidRPr="00065B98">
        <w:rPr>
          <w:rFonts w:ascii="Helvetica" w:eastAsia="Times New Roman" w:hAnsi="Helvetica" w:cs="Times New Roman"/>
          <w:color w:val="000000"/>
          <w:kern w:val="0"/>
          <w:sz w:val="21"/>
          <w:szCs w:val="21"/>
          <w14:ligatures w14:val="none"/>
        </w:rPr>
        <w:t>winter</w:t>
      </w:r>
      <w:r w:rsidRPr="00065B98">
        <w:rPr>
          <w:rFonts w:ascii="Apple Color Emoji" w:eastAsia="Times New Roman" w:hAnsi="Apple Color Emoji" w:cs="Apple Color Emoji"/>
          <w:color w:val="000000"/>
          <w:kern w:val="0"/>
          <w:sz w:val="21"/>
          <w:szCs w:val="21"/>
          <w14:ligatures w14:val="none"/>
        </w:rPr>
        <w:t>↔</w:t>
      </w:r>
      <w:r w:rsidRPr="00065B98">
        <w:rPr>
          <w:rFonts w:ascii="Helvetica" w:eastAsia="Times New Roman" w:hAnsi="Helvetica" w:cs="Times New Roman"/>
          <w:color w:val="000000"/>
          <w:kern w:val="0"/>
          <w:sz w:val="21"/>
          <w:szCs w:val="21"/>
          <w14:ligatures w14:val="none"/>
        </w:rPr>
        <w:t>winter</w:t>
      </w:r>
      <w:proofErr w:type="spellEnd"/>
      <w:r w:rsidRPr="00065B98">
        <w:rPr>
          <w:rFonts w:ascii="Helvetica" w:eastAsia="Times New Roman" w:hAnsi="Helvetica" w:cs="Times New Roman"/>
          <w:color w:val="000000"/>
          <w:kern w:val="0"/>
          <w:sz w:val="21"/>
          <w:szCs w:val="21"/>
          <w14:ligatures w14:val="none"/>
        </w:rPr>
        <w:t>). For development and UAT, Paris 2024 / Tokyo 2020 per-category quota totals per NOC are seeded as test data. Real historical data will be loaded from IOC OIS source exports before the July 2026 quota-setting window.</w:t>
      </w:r>
    </w:p>
    <w:p w14:paraId="31984FA4" w14:textId="77777777" w:rsidR="00065B98" w:rsidRPr="00065B98" w:rsidRDefault="00065B98" w:rsidP="00065B98">
      <w:pPr>
        <w:shd w:val="clear" w:color="auto" w:fill="FFFFFF"/>
        <w:spacing w:before="300" w:after="150" w:line="240" w:lineRule="auto"/>
        <w:outlineLvl w:val="2"/>
        <w:rPr>
          <w:rFonts w:ascii="Helvetica" w:eastAsia="Times New Roman" w:hAnsi="Helvetica" w:cs="Times New Roman"/>
          <w:b/>
          <w:bCs/>
          <w:color w:val="000000"/>
          <w:kern w:val="0"/>
          <w:sz w:val="27"/>
          <w:szCs w:val="27"/>
          <w14:ligatures w14:val="none"/>
        </w:rPr>
      </w:pPr>
      <w:r w:rsidRPr="00065B98">
        <w:rPr>
          <w:rFonts w:ascii="Helvetica" w:eastAsia="Times New Roman" w:hAnsi="Helvetica" w:cs="Times New Roman"/>
          <w:b/>
          <w:bCs/>
          <w:color w:val="000000"/>
          <w:kern w:val="0"/>
          <w:sz w:val="27"/>
          <w:szCs w:val="27"/>
          <w14:ligatures w14:val="none"/>
        </w:rPr>
        <w:t>NOC dashboard quota header</w:t>
      </w:r>
    </w:p>
    <w:p w14:paraId="3B3417CD" w14:textId="77777777" w:rsidR="00065B98" w:rsidRPr="00065B98" w:rsidRDefault="00065B98" w:rsidP="00065B98">
      <w:pPr>
        <w:shd w:val="clear" w:color="auto" w:fill="FFFFFF"/>
        <w:spacing w:before="225" w:after="225"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 xml:space="preserve">The NOC </w:t>
      </w:r>
      <w:proofErr w:type="spellStart"/>
      <w:r w:rsidRPr="00065B98">
        <w:rPr>
          <w:rFonts w:ascii="Helvetica" w:eastAsia="Times New Roman" w:hAnsi="Helvetica" w:cs="Times New Roman"/>
          <w:color w:val="000000"/>
          <w:kern w:val="0"/>
          <w:sz w:val="21"/>
          <w:szCs w:val="21"/>
          <w14:ligatures w14:val="none"/>
        </w:rPr>
        <w:t>PbN</w:t>
      </w:r>
      <w:proofErr w:type="spellEnd"/>
      <w:r w:rsidRPr="00065B98">
        <w:rPr>
          <w:rFonts w:ascii="Helvetica" w:eastAsia="Times New Roman" w:hAnsi="Helvetica" w:cs="Times New Roman"/>
          <w:color w:val="000000"/>
          <w:kern w:val="0"/>
          <w:sz w:val="21"/>
          <w:szCs w:val="21"/>
          <w14:ligatures w14:val="none"/>
        </w:rPr>
        <w:t xml:space="preserve"> screen always shows quota state per category: - Before IOC sets totals: each category shows "not yet assigned" - After IOC sets totals: each category shows "X of Y allocated" (e.g. "E: 12 of 50 · EP: 8 of 20 · Es: 0 of 5 …")</w:t>
      </w:r>
    </w:p>
    <w:p w14:paraId="5881E96A" w14:textId="77777777" w:rsidR="00065B98" w:rsidRPr="00065B98" w:rsidRDefault="00065B98" w:rsidP="00065B98">
      <w:pPr>
        <w:shd w:val="clear" w:color="auto" w:fill="FFFFFF"/>
        <w:spacing w:before="300" w:after="150" w:line="240" w:lineRule="auto"/>
        <w:outlineLvl w:val="2"/>
        <w:rPr>
          <w:rFonts w:ascii="Helvetica" w:eastAsia="Times New Roman" w:hAnsi="Helvetica" w:cs="Times New Roman"/>
          <w:b/>
          <w:bCs/>
          <w:color w:val="000000"/>
          <w:kern w:val="0"/>
          <w:sz w:val="27"/>
          <w:szCs w:val="27"/>
          <w14:ligatures w14:val="none"/>
        </w:rPr>
      </w:pPr>
      <w:r w:rsidRPr="00065B98">
        <w:rPr>
          <w:rFonts w:ascii="Helvetica" w:eastAsia="Times New Roman" w:hAnsi="Helvetica" w:cs="Times New Roman"/>
          <w:b/>
          <w:bCs/>
          <w:color w:val="000000"/>
          <w:kern w:val="0"/>
          <w:sz w:val="27"/>
          <w:szCs w:val="27"/>
          <w14:ligatures w14:val="none"/>
        </w:rPr>
        <w:t>OCOG approval states</w:t>
      </w:r>
    </w:p>
    <w:p w14:paraId="0AE46E76" w14:textId="77777777" w:rsidR="00065B98" w:rsidRPr="00065B98" w:rsidRDefault="00065B98" w:rsidP="00065B98">
      <w:pPr>
        <w:shd w:val="clear" w:color="auto" w:fill="FFFFFF"/>
        <w:spacing w:before="225" w:after="225" w:line="240" w:lineRule="auto"/>
        <w:rPr>
          <w:rFonts w:ascii="Helvetica" w:eastAsia="Times New Roman" w:hAnsi="Helvetica" w:cs="Times New Roman"/>
          <w:color w:val="000000"/>
          <w:kern w:val="0"/>
          <w:sz w:val="21"/>
          <w:szCs w:val="21"/>
          <w14:ligatures w14:val="none"/>
        </w:rPr>
      </w:pPr>
      <w:proofErr w:type="spellStart"/>
      <w:r w:rsidRPr="00065B98">
        <w:rPr>
          <w:rFonts w:ascii="Helvetica" w:eastAsia="Times New Roman" w:hAnsi="Helvetica" w:cs="Times New Roman"/>
          <w:color w:val="000000"/>
          <w:kern w:val="0"/>
          <w:sz w:val="21"/>
          <w:szCs w:val="21"/>
          <w14:ligatures w14:val="none"/>
        </w:rPr>
        <w:t>PbN</w:t>
      </w:r>
      <w:proofErr w:type="spellEnd"/>
      <w:r w:rsidRPr="00065B98">
        <w:rPr>
          <w:rFonts w:ascii="Helvetica" w:eastAsia="Times New Roman" w:hAnsi="Helvetica" w:cs="Times New Roman"/>
          <w:color w:val="000000"/>
          <w:kern w:val="0"/>
          <w:sz w:val="21"/>
          <w:szCs w:val="21"/>
          <w14:ligatures w14:val="none"/>
        </w:rPr>
        <w:t xml:space="preserve"> submissions track two states: - </w:t>
      </w:r>
      <w:r w:rsidRPr="00065B98">
        <w:rPr>
          <w:rFonts w:ascii="Helvetica" w:eastAsia="Times New Roman" w:hAnsi="Helvetica" w:cs="Times New Roman"/>
          <w:b/>
          <w:bCs/>
          <w:color w:val="000000"/>
          <w:kern w:val="0"/>
          <w:sz w:val="21"/>
          <w:szCs w:val="21"/>
          <w14:ligatures w14:val="none"/>
        </w:rPr>
        <w:t>NOC submitted</w:t>
      </w:r>
      <w:r w:rsidRPr="00065B98">
        <w:rPr>
          <w:rFonts w:ascii="Helvetica" w:eastAsia="Times New Roman" w:hAnsi="Helvetica" w:cs="Times New Roman"/>
          <w:color w:val="000000"/>
          <w:kern w:val="0"/>
          <w:sz w:val="21"/>
          <w:szCs w:val="21"/>
          <w14:ligatures w14:val="none"/>
        </w:rPr>
        <w:t xml:space="preserve"> — NOC has </w:t>
      </w:r>
      <w:proofErr w:type="spellStart"/>
      <w:r w:rsidRPr="00065B98">
        <w:rPr>
          <w:rFonts w:ascii="Helvetica" w:eastAsia="Times New Roman" w:hAnsi="Helvetica" w:cs="Times New Roman"/>
          <w:color w:val="000000"/>
          <w:kern w:val="0"/>
          <w:sz w:val="21"/>
          <w:szCs w:val="21"/>
          <w14:ligatures w14:val="none"/>
        </w:rPr>
        <w:t>finalised</w:t>
      </w:r>
      <w:proofErr w:type="spellEnd"/>
      <w:r w:rsidRPr="00065B98">
        <w:rPr>
          <w:rFonts w:ascii="Helvetica" w:eastAsia="Times New Roman" w:hAnsi="Helvetica" w:cs="Times New Roman"/>
          <w:color w:val="000000"/>
          <w:kern w:val="0"/>
          <w:sz w:val="21"/>
          <w:szCs w:val="21"/>
          <w14:ligatures w14:val="none"/>
        </w:rPr>
        <w:t xml:space="preserve"> their allocation for review - </w:t>
      </w:r>
      <w:r w:rsidRPr="00065B98">
        <w:rPr>
          <w:rFonts w:ascii="Helvetica" w:eastAsia="Times New Roman" w:hAnsi="Helvetica" w:cs="Times New Roman"/>
          <w:b/>
          <w:bCs/>
          <w:color w:val="000000"/>
          <w:kern w:val="0"/>
          <w:sz w:val="21"/>
          <w:szCs w:val="21"/>
          <w14:ligatures w14:val="none"/>
        </w:rPr>
        <w:t>OCOG approved</w:t>
      </w:r>
      <w:r w:rsidRPr="00065B98">
        <w:rPr>
          <w:rFonts w:ascii="Helvetica" w:eastAsia="Times New Roman" w:hAnsi="Helvetica" w:cs="Times New Roman"/>
          <w:color w:val="000000"/>
          <w:kern w:val="0"/>
          <w:sz w:val="21"/>
          <w:szCs w:val="21"/>
          <w14:ligatures w14:val="none"/>
        </w:rPr>
        <w:t> — OCOG has formally accepted the allocation (with or without adjustments)</w:t>
      </w:r>
    </w:p>
    <w:p w14:paraId="786E6E5E" w14:textId="77777777" w:rsidR="00065B98" w:rsidRPr="00065B98" w:rsidRDefault="00065B98" w:rsidP="00065B98">
      <w:pPr>
        <w:shd w:val="clear" w:color="auto" w:fill="FFFFFF"/>
        <w:spacing w:before="225" w:after="225"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IOC can see both states but takes no action on them.</w:t>
      </w:r>
    </w:p>
    <w:p w14:paraId="3F8D139E" w14:textId="77777777" w:rsidR="00065B98" w:rsidRPr="00065B98" w:rsidRDefault="00065B98" w:rsidP="00065B98">
      <w:pPr>
        <w:shd w:val="clear" w:color="auto" w:fill="FFFFFF"/>
        <w:spacing w:before="225" w:after="225"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b/>
          <w:bCs/>
          <w:color w:val="000000"/>
          <w:kern w:val="0"/>
          <w:sz w:val="21"/>
          <w:szCs w:val="21"/>
          <w14:ligatures w14:val="none"/>
        </w:rPr>
        <w:t>NOC notifications:</w:t>
      </w:r>
      <w:r w:rsidRPr="00065B98">
        <w:rPr>
          <w:rFonts w:ascii="Helvetica" w:eastAsia="Times New Roman" w:hAnsi="Helvetica" w:cs="Times New Roman"/>
          <w:color w:val="000000"/>
          <w:kern w:val="0"/>
          <w:sz w:val="21"/>
          <w:szCs w:val="21"/>
          <w14:ligatures w14:val="none"/>
        </w:rPr>
        <w:t xml:space="preserve"> - When OCOG approves (or adjusts and approves) the NOC's </w:t>
      </w:r>
      <w:proofErr w:type="spellStart"/>
      <w:r w:rsidRPr="00065B98">
        <w:rPr>
          <w:rFonts w:ascii="Helvetica" w:eastAsia="Times New Roman" w:hAnsi="Helvetica" w:cs="Times New Roman"/>
          <w:color w:val="000000"/>
          <w:kern w:val="0"/>
          <w:sz w:val="21"/>
          <w:szCs w:val="21"/>
          <w14:ligatures w14:val="none"/>
        </w:rPr>
        <w:t>PbN</w:t>
      </w:r>
      <w:proofErr w:type="spellEnd"/>
      <w:r w:rsidRPr="00065B98">
        <w:rPr>
          <w:rFonts w:ascii="Helvetica" w:eastAsia="Times New Roman" w:hAnsi="Helvetica" w:cs="Times New Roman"/>
          <w:color w:val="000000"/>
          <w:kern w:val="0"/>
          <w:sz w:val="21"/>
          <w:szCs w:val="21"/>
          <w14:ligatures w14:val="none"/>
        </w:rPr>
        <w:t xml:space="preserve"> submission </w:t>
      </w:r>
      <w:r w:rsidRPr="00065B98">
        <w:rPr>
          <w:rFonts w:ascii="Times New Roman" w:eastAsia="Times New Roman" w:hAnsi="Times New Roman" w:cs="Times New Roman"/>
          <w:color w:val="000000"/>
          <w:kern w:val="0"/>
          <w:sz w:val="21"/>
          <w:szCs w:val="21"/>
          <w14:ligatures w14:val="none"/>
        </w:rPr>
        <w:t>→</w:t>
      </w:r>
      <w:r w:rsidRPr="00065B98">
        <w:rPr>
          <w:rFonts w:ascii="Helvetica" w:eastAsia="Times New Roman" w:hAnsi="Helvetica" w:cs="Times New Roman"/>
          <w:color w:val="000000"/>
          <w:kern w:val="0"/>
          <w:sz w:val="21"/>
          <w:szCs w:val="21"/>
          <w14:ligatures w14:val="none"/>
        </w:rPr>
        <w:t xml:space="preserve"> NOC receives an in-app notification and email. If OCOG adjusted any allocation, the notification shows which orgs were changed and by how much. - When the OCOG-approved data flows to ACR </w:t>
      </w:r>
      <w:r w:rsidRPr="00065B98">
        <w:rPr>
          <w:rFonts w:ascii="Times New Roman" w:eastAsia="Times New Roman" w:hAnsi="Times New Roman" w:cs="Times New Roman"/>
          <w:color w:val="000000"/>
          <w:kern w:val="0"/>
          <w:sz w:val="21"/>
          <w:szCs w:val="21"/>
          <w14:ligatures w14:val="none"/>
        </w:rPr>
        <w:t>→</w:t>
      </w:r>
      <w:r w:rsidRPr="00065B98">
        <w:rPr>
          <w:rFonts w:ascii="Helvetica" w:eastAsia="Times New Roman" w:hAnsi="Helvetica" w:cs="Times New Roman"/>
          <w:color w:val="000000"/>
          <w:kern w:val="0"/>
          <w:sz w:val="21"/>
          <w:szCs w:val="21"/>
          <w14:ligatures w14:val="none"/>
        </w:rPr>
        <w:t xml:space="preserve"> NOC receives a confirmation notification with a summary of what was sent.</w:t>
      </w:r>
    </w:p>
    <w:p w14:paraId="22367DD3" w14:textId="77777777" w:rsidR="00065B98" w:rsidRPr="00065B98" w:rsidRDefault="00065B98" w:rsidP="00065B98">
      <w:pPr>
        <w:shd w:val="clear" w:color="auto" w:fill="FFFFFF"/>
        <w:spacing w:before="225" w:after="225"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 xml:space="preserve">The NOC </w:t>
      </w:r>
      <w:proofErr w:type="spellStart"/>
      <w:r w:rsidRPr="00065B98">
        <w:rPr>
          <w:rFonts w:ascii="Helvetica" w:eastAsia="Times New Roman" w:hAnsi="Helvetica" w:cs="Times New Roman"/>
          <w:color w:val="000000"/>
          <w:kern w:val="0"/>
          <w:sz w:val="21"/>
          <w:szCs w:val="21"/>
          <w14:ligatures w14:val="none"/>
        </w:rPr>
        <w:t>PbN</w:t>
      </w:r>
      <w:proofErr w:type="spellEnd"/>
      <w:r w:rsidRPr="00065B98">
        <w:rPr>
          <w:rFonts w:ascii="Helvetica" w:eastAsia="Times New Roman" w:hAnsi="Helvetica" w:cs="Times New Roman"/>
          <w:color w:val="000000"/>
          <w:kern w:val="0"/>
          <w:sz w:val="21"/>
          <w:szCs w:val="21"/>
          <w14:ligatures w14:val="none"/>
        </w:rPr>
        <w:t xml:space="preserve"> screen shows the current state prominently (Draft </w:t>
      </w:r>
      <w:r w:rsidRPr="00065B98">
        <w:rPr>
          <w:rFonts w:ascii="Times New Roman" w:eastAsia="Times New Roman" w:hAnsi="Times New Roman" w:cs="Times New Roman"/>
          <w:color w:val="000000"/>
          <w:kern w:val="0"/>
          <w:sz w:val="21"/>
          <w:szCs w:val="21"/>
          <w14:ligatures w14:val="none"/>
        </w:rPr>
        <w:t>→</w:t>
      </w:r>
      <w:r w:rsidRPr="00065B98">
        <w:rPr>
          <w:rFonts w:ascii="Helvetica" w:eastAsia="Times New Roman" w:hAnsi="Helvetica" w:cs="Times New Roman"/>
          <w:color w:val="000000"/>
          <w:kern w:val="0"/>
          <w:sz w:val="21"/>
          <w:szCs w:val="21"/>
          <w14:ligatures w14:val="none"/>
        </w:rPr>
        <w:t xml:space="preserve"> Submitted </w:t>
      </w:r>
      <w:r w:rsidRPr="00065B98">
        <w:rPr>
          <w:rFonts w:ascii="Times New Roman" w:eastAsia="Times New Roman" w:hAnsi="Times New Roman" w:cs="Times New Roman"/>
          <w:color w:val="000000"/>
          <w:kern w:val="0"/>
          <w:sz w:val="21"/>
          <w:szCs w:val="21"/>
          <w14:ligatures w14:val="none"/>
        </w:rPr>
        <w:t>→</w:t>
      </w:r>
      <w:r w:rsidRPr="00065B98">
        <w:rPr>
          <w:rFonts w:ascii="Helvetica" w:eastAsia="Times New Roman" w:hAnsi="Helvetica" w:cs="Times New Roman"/>
          <w:color w:val="000000"/>
          <w:kern w:val="0"/>
          <w:sz w:val="21"/>
          <w:szCs w:val="21"/>
          <w14:ligatures w14:val="none"/>
        </w:rPr>
        <w:t xml:space="preserve"> OCOG Approved </w:t>
      </w:r>
      <w:r w:rsidRPr="00065B98">
        <w:rPr>
          <w:rFonts w:ascii="Times New Roman" w:eastAsia="Times New Roman" w:hAnsi="Times New Roman" w:cs="Times New Roman"/>
          <w:color w:val="000000"/>
          <w:kern w:val="0"/>
          <w:sz w:val="21"/>
          <w:szCs w:val="21"/>
          <w14:ligatures w14:val="none"/>
        </w:rPr>
        <w:t>→</w:t>
      </w:r>
      <w:r w:rsidRPr="00065B98">
        <w:rPr>
          <w:rFonts w:ascii="Helvetica" w:eastAsia="Times New Roman" w:hAnsi="Helvetica" w:cs="Times New Roman"/>
          <w:color w:val="000000"/>
          <w:kern w:val="0"/>
          <w:sz w:val="21"/>
          <w:szCs w:val="21"/>
          <w14:ligatures w14:val="none"/>
        </w:rPr>
        <w:t xml:space="preserve"> Sent to ACR). OCOG adjustments are highlighted in </w:t>
      </w:r>
      <w:proofErr w:type="gramStart"/>
      <w:r w:rsidRPr="00065B98">
        <w:rPr>
          <w:rFonts w:ascii="Helvetica" w:eastAsia="Times New Roman" w:hAnsi="Helvetica" w:cs="Times New Roman"/>
          <w:color w:val="000000"/>
          <w:kern w:val="0"/>
          <w:sz w:val="21"/>
          <w:szCs w:val="21"/>
          <w14:ligatures w14:val="none"/>
        </w:rPr>
        <w:t>the NOC's</w:t>
      </w:r>
      <w:proofErr w:type="gramEnd"/>
      <w:r w:rsidRPr="00065B98">
        <w:rPr>
          <w:rFonts w:ascii="Helvetica" w:eastAsia="Times New Roman" w:hAnsi="Helvetica" w:cs="Times New Roman"/>
          <w:color w:val="000000"/>
          <w:kern w:val="0"/>
          <w:sz w:val="21"/>
          <w:szCs w:val="21"/>
          <w14:ligatures w14:val="none"/>
        </w:rPr>
        <w:t xml:space="preserve"> view.</w:t>
      </w:r>
    </w:p>
    <w:p w14:paraId="1F85D0EF" w14:textId="77777777" w:rsidR="00065B98" w:rsidRPr="00065B98" w:rsidRDefault="00065B98" w:rsidP="00065B98">
      <w:pPr>
        <w:shd w:val="clear" w:color="auto" w:fill="FFFFFF"/>
        <w:spacing w:before="300" w:after="150" w:line="240" w:lineRule="auto"/>
        <w:outlineLvl w:val="2"/>
        <w:rPr>
          <w:rFonts w:ascii="Helvetica" w:eastAsia="Times New Roman" w:hAnsi="Helvetica" w:cs="Times New Roman"/>
          <w:b/>
          <w:bCs/>
          <w:color w:val="000000"/>
          <w:kern w:val="0"/>
          <w:sz w:val="27"/>
          <w:szCs w:val="27"/>
          <w14:ligatures w14:val="none"/>
        </w:rPr>
      </w:pPr>
      <w:r w:rsidRPr="00065B98">
        <w:rPr>
          <w:rFonts w:ascii="Helvetica" w:eastAsia="Times New Roman" w:hAnsi="Helvetica" w:cs="Times New Roman"/>
          <w:b/>
          <w:bCs/>
          <w:color w:val="000000"/>
          <w:kern w:val="0"/>
          <w:sz w:val="27"/>
          <w:szCs w:val="27"/>
          <w14:ligatures w14:val="none"/>
        </w:rPr>
        <w:t>Data model</w:t>
      </w:r>
    </w:p>
    <w:p w14:paraId="6BAD2D06"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proofErr w:type="spellStart"/>
      <w:r w:rsidRPr="00065B98">
        <w:rPr>
          <w:rFonts w:ascii="Courier New" w:eastAsia="Times New Roman" w:hAnsi="Courier New" w:cs="Courier New"/>
          <w:color w:val="000000"/>
          <w:kern w:val="0"/>
          <w:sz w:val="20"/>
          <w:szCs w:val="20"/>
          <w:bdr w:val="none" w:sz="0" w:space="0" w:color="auto" w:frame="1"/>
          <w14:ligatures w14:val="none"/>
        </w:rPr>
        <w:t>noc_quotas</w:t>
      </w:r>
      <w:proofErr w:type="spellEnd"/>
    </w:p>
    <w:p w14:paraId="6DA534F7"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r w:rsidRPr="00065B98">
        <w:rPr>
          <w:rFonts w:ascii="Courier New" w:eastAsia="Times New Roman" w:hAnsi="Courier New" w:cs="Courier New"/>
          <w:color w:val="000000"/>
          <w:kern w:val="0"/>
          <w:sz w:val="20"/>
          <w:szCs w:val="20"/>
          <w:bdr w:val="none" w:sz="0" w:space="0" w:color="auto" w:frame="1"/>
          <w14:ligatures w14:val="none"/>
        </w:rPr>
        <w:t xml:space="preserve">  </w:t>
      </w:r>
      <w:proofErr w:type="spellStart"/>
      <w:r w:rsidRPr="00065B98">
        <w:rPr>
          <w:rFonts w:ascii="Courier New" w:eastAsia="Times New Roman" w:hAnsi="Courier New" w:cs="Courier New"/>
          <w:color w:val="000000"/>
          <w:kern w:val="0"/>
          <w:sz w:val="20"/>
          <w:szCs w:val="20"/>
          <w:bdr w:val="none" w:sz="0" w:space="0" w:color="auto" w:frame="1"/>
          <w14:ligatures w14:val="none"/>
        </w:rPr>
        <w:t>noc_code</w:t>
      </w:r>
      <w:proofErr w:type="spellEnd"/>
      <w:r w:rsidRPr="00065B98">
        <w:rPr>
          <w:rFonts w:ascii="Courier New" w:eastAsia="Times New Roman" w:hAnsi="Courier New" w:cs="Courier New"/>
          <w:color w:val="000000"/>
          <w:kern w:val="0"/>
          <w:sz w:val="20"/>
          <w:szCs w:val="20"/>
          <w:bdr w:val="none" w:sz="0" w:space="0" w:color="auto" w:frame="1"/>
          <w14:ligatures w14:val="none"/>
        </w:rPr>
        <w:t xml:space="preserve">          text        -- 'IOC_DIRECT' is a valid </w:t>
      </w:r>
      <w:proofErr w:type="spellStart"/>
      <w:r w:rsidRPr="00065B98">
        <w:rPr>
          <w:rFonts w:ascii="Courier New" w:eastAsia="Times New Roman" w:hAnsi="Courier New" w:cs="Courier New"/>
          <w:color w:val="000000"/>
          <w:kern w:val="0"/>
          <w:sz w:val="20"/>
          <w:szCs w:val="20"/>
          <w:bdr w:val="none" w:sz="0" w:space="0" w:color="auto" w:frame="1"/>
          <w14:ligatures w14:val="none"/>
        </w:rPr>
        <w:t>noc_code</w:t>
      </w:r>
      <w:proofErr w:type="spellEnd"/>
      <w:r w:rsidRPr="00065B98">
        <w:rPr>
          <w:rFonts w:ascii="Courier New" w:eastAsia="Times New Roman" w:hAnsi="Courier New" w:cs="Courier New"/>
          <w:color w:val="000000"/>
          <w:kern w:val="0"/>
          <w:sz w:val="20"/>
          <w:szCs w:val="20"/>
          <w:bdr w:val="none" w:sz="0" w:space="0" w:color="auto" w:frame="1"/>
          <w14:ligatures w14:val="none"/>
        </w:rPr>
        <w:t xml:space="preserve"> for IOC-Direct orgs</w:t>
      </w:r>
    </w:p>
    <w:p w14:paraId="75EDD63F"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r w:rsidRPr="00065B98">
        <w:rPr>
          <w:rFonts w:ascii="Courier New" w:eastAsia="Times New Roman" w:hAnsi="Courier New" w:cs="Courier New"/>
          <w:color w:val="000000"/>
          <w:kern w:val="0"/>
          <w:sz w:val="20"/>
          <w:szCs w:val="20"/>
          <w:bdr w:val="none" w:sz="0" w:space="0" w:color="auto" w:frame="1"/>
          <w14:ligatures w14:val="none"/>
        </w:rPr>
        <w:lastRenderedPageBreak/>
        <w:t xml:space="preserve">  </w:t>
      </w:r>
      <w:proofErr w:type="spellStart"/>
      <w:r w:rsidRPr="00065B98">
        <w:rPr>
          <w:rFonts w:ascii="Courier New" w:eastAsia="Times New Roman" w:hAnsi="Courier New" w:cs="Courier New"/>
          <w:color w:val="000000"/>
          <w:kern w:val="0"/>
          <w:sz w:val="20"/>
          <w:szCs w:val="20"/>
          <w:bdr w:val="none" w:sz="0" w:space="0" w:color="auto" w:frame="1"/>
          <w14:ligatures w14:val="none"/>
        </w:rPr>
        <w:t>event_id</w:t>
      </w:r>
      <w:proofErr w:type="spellEnd"/>
      <w:r w:rsidRPr="00065B98">
        <w:rPr>
          <w:rFonts w:ascii="Courier New" w:eastAsia="Times New Roman" w:hAnsi="Courier New" w:cs="Courier New"/>
          <w:color w:val="000000"/>
          <w:kern w:val="0"/>
          <w:sz w:val="20"/>
          <w:szCs w:val="20"/>
          <w:bdr w:val="none" w:sz="0" w:space="0" w:color="auto" w:frame="1"/>
          <w14:ligatures w14:val="none"/>
        </w:rPr>
        <w:t xml:space="preserve">          text</w:t>
      </w:r>
    </w:p>
    <w:p w14:paraId="40412C18"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r w:rsidRPr="00065B98">
        <w:rPr>
          <w:rFonts w:ascii="Courier New" w:eastAsia="Times New Roman" w:hAnsi="Courier New" w:cs="Courier New"/>
          <w:color w:val="000000"/>
          <w:kern w:val="0"/>
          <w:sz w:val="20"/>
          <w:szCs w:val="20"/>
          <w:bdr w:val="none" w:sz="0" w:space="0" w:color="auto" w:frame="1"/>
          <w14:ligatures w14:val="none"/>
        </w:rPr>
        <w:t xml:space="preserve">  </w:t>
      </w:r>
      <w:proofErr w:type="spellStart"/>
      <w:r w:rsidRPr="00065B98">
        <w:rPr>
          <w:rFonts w:ascii="Courier New" w:eastAsia="Times New Roman" w:hAnsi="Courier New" w:cs="Courier New"/>
          <w:color w:val="000000"/>
          <w:kern w:val="0"/>
          <w:sz w:val="20"/>
          <w:szCs w:val="20"/>
          <w:bdr w:val="none" w:sz="0" w:space="0" w:color="auto" w:frame="1"/>
          <w14:ligatures w14:val="none"/>
        </w:rPr>
        <w:t>e_total</w:t>
      </w:r>
      <w:proofErr w:type="spellEnd"/>
      <w:r w:rsidRPr="00065B98">
        <w:rPr>
          <w:rFonts w:ascii="Courier New" w:eastAsia="Times New Roman" w:hAnsi="Courier New" w:cs="Courier New"/>
          <w:color w:val="000000"/>
          <w:kern w:val="0"/>
          <w:sz w:val="20"/>
          <w:szCs w:val="20"/>
          <w:bdr w:val="none" w:sz="0" w:space="0" w:color="auto" w:frame="1"/>
          <w14:ligatures w14:val="none"/>
        </w:rPr>
        <w:t xml:space="preserve">           integer     -- Journalist quota, set by IOC</w:t>
      </w:r>
    </w:p>
    <w:p w14:paraId="1F455C47"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r w:rsidRPr="00065B98">
        <w:rPr>
          <w:rFonts w:ascii="Courier New" w:eastAsia="Times New Roman" w:hAnsi="Courier New" w:cs="Courier New"/>
          <w:color w:val="000000"/>
          <w:kern w:val="0"/>
          <w:sz w:val="20"/>
          <w:szCs w:val="20"/>
          <w:bdr w:val="none" w:sz="0" w:space="0" w:color="auto" w:frame="1"/>
          <w14:ligatures w14:val="none"/>
        </w:rPr>
        <w:t xml:space="preserve">  </w:t>
      </w:r>
      <w:proofErr w:type="spellStart"/>
      <w:r w:rsidRPr="00065B98">
        <w:rPr>
          <w:rFonts w:ascii="Courier New" w:eastAsia="Times New Roman" w:hAnsi="Courier New" w:cs="Courier New"/>
          <w:color w:val="000000"/>
          <w:kern w:val="0"/>
          <w:sz w:val="20"/>
          <w:szCs w:val="20"/>
          <w:bdr w:val="none" w:sz="0" w:space="0" w:color="auto" w:frame="1"/>
          <w14:ligatures w14:val="none"/>
        </w:rPr>
        <w:t>es_total</w:t>
      </w:r>
      <w:proofErr w:type="spellEnd"/>
      <w:r w:rsidRPr="00065B98">
        <w:rPr>
          <w:rFonts w:ascii="Courier New" w:eastAsia="Times New Roman" w:hAnsi="Courier New" w:cs="Courier New"/>
          <w:color w:val="000000"/>
          <w:kern w:val="0"/>
          <w:sz w:val="20"/>
          <w:szCs w:val="20"/>
          <w:bdr w:val="none" w:sz="0" w:space="0" w:color="auto" w:frame="1"/>
          <w14:ligatures w14:val="none"/>
        </w:rPr>
        <w:t xml:space="preserve">          integer     -- Sport-specific journalist quota, set by IOC</w:t>
      </w:r>
    </w:p>
    <w:p w14:paraId="42F1D52D"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r w:rsidRPr="00065B98">
        <w:rPr>
          <w:rFonts w:ascii="Courier New" w:eastAsia="Times New Roman" w:hAnsi="Courier New" w:cs="Courier New"/>
          <w:color w:val="000000"/>
          <w:kern w:val="0"/>
          <w:sz w:val="20"/>
          <w:szCs w:val="20"/>
          <w:bdr w:val="none" w:sz="0" w:space="0" w:color="auto" w:frame="1"/>
          <w14:ligatures w14:val="none"/>
        </w:rPr>
        <w:t xml:space="preserve">  </w:t>
      </w:r>
      <w:proofErr w:type="spellStart"/>
      <w:r w:rsidRPr="00065B98">
        <w:rPr>
          <w:rFonts w:ascii="Courier New" w:eastAsia="Times New Roman" w:hAnsi="Courier New" w:cs="Courier New"/>
          <w:color w:val="000000"/>
          <w:kern w:val="0"/>
          <w:sz w:val="20"/>
          <w:szCs w:val="20"/>
          <w:bdr w:val="none" w:sz="0" w:space="0" w:color="auto" w:frame="1"/>
          <w14:ligatures w14:val="none"/>
        </w:rPr>
        <w:t>ep_total</w:t>
      </w:r>
      <w:proofErr w:type="spellEnd"/>
      <w:r w:rsidRPr="00065B98">
        <w:rPr>
          <w:rFonts w:ascii="Courier New" w:eastAsia="Times New Roman" w:hAnsi="Courier New" w:cs="Courier New"/>
          <w:color w:val="000000"/>
          <w:kern w:val="0"/>
          <w:sz w:val="20"/>
          <w:szCs w:val="20"/>
          <w:bdr w:val="none" w:sz="0" w:space="0" w:color="auto" w:frame="1"/>
          <w14:ligatures w14:val="none"/>
        </w:rPr>
        <w:t xml:space="preserve">          integer     -- Photographer quota, set by IOC</w:t>
      </w:r>
    </w:p>
    <w:p w14:paraId="528C00D4"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r w:rsidRPr="00065B98">
        <w:rPr>
          <w:rFonts w:ascii="Courier New" w:eastAsia="Times New Roman" w:hAnsi="Courier New" w:cs="Courier New"/>
          <w:color w:val="000000"/>
          <w:kern w:val="0"/>
          <w:sz w:val="20"/>
          <w:szCs w:val="20"/>
          <w:bdr w:val="none" w:sz="0" w:space="0" w:color="auto" w:frame="1"/>
          <w14:ligatures w14:val="none"/>
        </w:rPr>
        <w:t xml:space="preserve">  </w:t>
      </w:r>
      <w:proofErr w:type="spellStart"/>
      <w:r w:rsidRPr="00065B98">
        <w:rPr>
          <w:rFonts w:ascii="Courier New" w:eastAsia="Times New Roman" w:hAnsi="Courier New" w:cs="Courier New"/>
          <w:color w:val="000000"/>
          <w:kern w:val="0"/>
          <w:sz w:val="20"/>
          <w:szCs w:val="20"/>
          <w:bdr w:val="none" w:sz="0" w:space="0" w:color="auto" w:frame="1"/>
          <w14:ligatures w14:val="none"/>
        </w:rPr>
        <w:t>eps_total</w:t>
      </w:r>
      <w:proofErr w:type="spellEnd"/>
      <w:r w:rsidRPr="00065B98">
        <w:rPr>
          <w:rFonts w:ascii="Courier New" w:eastAsia="Times New Roman" w:hAnsi="Courier New" w:cs="Courier New"/>
          <w:color w:val="000000"/>
          <w:kern w:val="0"/>
          <w:sz w:val="20"/>
          <w:szCs w:val="20"/>
          <w:bdr w:val="none" w:sz="0" w:space="0" w:color="auto" w:frame="1"/>
          <w14:ligatures w14:val="none"/>
        </w:rPr>
        <w:t xml:space="preserve">         integer     -- Sport-specific photographer quota, set by IOC</w:t>
      </w:r>
    </w:p>
    <w:p w14:paraId="6008AAEB"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r w:rsidRPr="00065B98">
        <w:rPr>
          <w:rFonts w:ascii="Courier New" w:eastAsia="Times New Roman" w:hAnsi="Courier New" w:cs="Courier New"/>
          <w:color w:val="000000"/>
          <w:kern w:val="0"/>
          <w:sz w:val="20"/>
          <w:szCs w:val="20"/>
          <w:bdr w:val="none" w:sz="0" w:space="0" w:color="auto" w:frame="1"/>
          <w14:ligatures w14:val="none"/>
        </w:rPr>
        <w:t xml:space="preserve">  </w:t>
      </w:r>
      <w:proofErr w:type="spellStart"/>
      <w:r w:rsidRPr="00065B98">
        <w:rPr>
          <w:rFonts w:ascii="Courier New" w:eastAsia="Times New Roman" w:hAnsi="Courier New" w:cs="Courier New"/>
          <w:color w:val="000000"/>
          <w:kern w:val="0"/>
          <w:sz w:val="20"/>
          <w:szCs w:val="20"/>
          <w:bdr w:val="none" w:sz="0" w:space="0" w:color="auto" w:frame="1"/>
          <w14:ligatures w14:val="none"/>
        </w:rPr>
        <w:t>et_total</w:t>
      </w:r>
      <w:proofErr w:type="spellEnd"/>
      <w:r w:rsidRPr="00065B98">
        <w:rPr>
          <w:rFonts w:ascii="Courier New" w:eastAsia="Times New Roman" w:hAnsi="Courier New" w:cs="Courier New"/>
          <w:color w:val="000000"/>
          <w:kern w:val="0"/>
          <w:sz w:val="20"/>
          <w:szCs w:val="20"/>
          <w:bdr w:val="none" w:sz="0" w:space="0" w:color="auto" w:frame="1"/>
          <w14:ligatures w14:val="none"/>
        </w:rPr>
        <w:t xml:space="preserve">          integer     -- Technician quota, set by IOC</w:t>
      </w:r>
    </w:p>
    <w:p w14:paraId="4791D469"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r w:rsidRPr="00065B98">
        <w:rPr>
          <w:rFonts w:ascii="Courier New" w:eastAsia="Times New Roman" w:hAnsi="Courier New" w:cs="Courier New"/>
          <w:color w:val="000000"/>
          <w:kern w:val="0"/>
          <w:sz w:val="20"/>
          <w:szCs w:val="20"/>
          <w:bdr w:val="none" w:sz="0" w:space="0" w:color="auto" w:frame="1"/>
          <w14:ligatures w14:val="none"/>
        </w:rPr>
        <w:t xml:space="preserve">  </w:t>
      </w:r>
      <w:proofErr w:type="spellStart"/>
      <w:r w:rsidRPr="00065B98">
        <w:rPr>
          <w:rFonts w:ascii="Courier New" w:eastAsia="Times New Roman" w:hAnsi="Courier New" w:cs="Courier New"/>
          <w:color w:val="000000"/>
          <w:kern w:val="0"/>
          <w:sz w:val="20"/>
          <w:szCs w:val="20"/>
          <w:bdr w:val="none" w:sz="0" w:space="0" w:color="auto" w:frame="1"/>
          <w14:ligatures w14:val="none"/>
        </w:rPr>
        <w:t>ec_total</w:t>
      </w:r>
      <w:proofErr w:type="spellEnd"/>
      <w:r w:rsidRPr="00065B98">
        <w:rPr>
          <w:rFonts w:ascii="Courier New" w:eastAsia="Times New Roman" w:hAnsi="Courier New" w:cs="Courier New"/>
          <w:color w:val="000000"/>
          <w:kern w:val="0"/>
          <w:sz w:val="20"/>
          <w:szCs w:val="20"/>
          <w:bdr w:val="none" w:sz="0" w:space="0" w:color="auto" w:frame="1"/>
          <w14:ligatures w14:val="none"/>
        </w:rPr>
        <w:t xml:space="preserve">          integer     -- Support staff quota, set by IOC</w:t>
      </w:r>
    </w:p>
    <w:p w14:paraId="408E8E38"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r w:rsidRPr="00065B98">
        <w:rPr>
          <w:rFonts w:ascii="Courier New" w:eastAsia="Times New Roman" w:hAnsi="Courier New" w:cs="Courier New"/>
          <w:color w:val="000000"/>
          <w:kern w:val="0"/>
          <w:sz w:val="20"/>
          <w:szCs w:val="20"/>
          <w:bdr w:val="none" w:sz="0" w:space="0" w:color="auto" w:frame="1"/>
          <w14:ligatures w14:val="none"/>
        </w:rPr>
        <w:t xml:space="preserve">  </w:t>
      </w:r>
      <w:proofErr w:type="spellStart"/>
      <w:r w:rsidRPr="00065B98">
        <w:rPr>
          <w:rFonts w:ascii="Courier New" w:eastAsia="Times New Roman" w:hAnsi="Courier New" w:cs="Courier New"/>
          <w:color w:val="000000"/>
          <w:kern w:val="0"/>
          <w:sz w:val="20"/>
          <w:szCs w:val="20"/>
          <w:bdr w:val="none" w:sz="0" w:space="0" w:color="auto" w:frame="1"/>
          <w14:ligatures w14:val="none"/>
        </w:rPr>
        <w:t>noc_e_total</w:t>
      </w:r>
      <w:proofErr w:type="spellEnd"/>
      <w:r w:rsidRPr="00065B98">
        <w:rPr>
          <w:rFonts w:ascii="Courier New" w:eastAsia="Times New Roman" w:hAnsi="Courier New" w:cs="Courier New"/>
          <w:color w:val="000000"/>
          <w:kern w:val="0"/>
          <w:sz w:val="20"/>
          <w:szCs w:val="20"/>
          <w:bdr w:val="none" w:sz="0" w:space="0" w:color="auto" w:frame="1"/>
          <w14:ligatures w14:val="none"/>
        </w:rPr>
        <w:t xml:space="preserve">       integer     -- Press Attaché quota (formula-based pool), set by IOC</w:t>
      </w:r>
    </w:p>
    <w:p w14:paraId="37F2DE86"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r w:rsidRPr="00065B98">
        <w:rPr>
          <w:rFonts w:ascii="Courier New" w:eastAsia="Times New Roman" w:hAnsi="Courier New" w:cs="Courier New"/>
          <w:color w:val="000000"/>
          <w:kern w:val="0"/>
          <w:sz w:val="20"/>
          <w:szCs w:val="20"/>
          <w:bdr w:val="none" w:sz="0" w:space="0" w:color="auto" w:frame="1"/>
          <w14:ligatures w14:val="none"/>
        </w:rPr>
        <w:t xml:space="preserve">  </w:t>
      </w:r>
      <w:proofErr w:type="spellStart"/>
      <w:r w:rsidRPr="00065B98">
        <w:rPr>
          <w:rFonts w:ascii="Courier New" w:eastAsia="Times New Roman" w:hAnsi="Courier New" w:cs="Courier New"/>
          <w:color w:val="000000"/>
          <w:kern w:val="0"/>
          <w:sz w:val="20"/>
          <w:szCs w:val="20"/>
          <w:bdr w:val="none" w:sz="0" w:space="0" w:color="auto" w:frame="1"/>
          <w14:ligatures w14:val="none"/>
        </w:rPr>
        <w:t>set_by</w:t>
      </w:r>
      <w:proofErr w:type="spellEnd"/>
      <w:r w:rsidRPr="00065B98">
        <w:rPr>
          <w:rFonts w:ascii="Courier New" w:eastAsia="Times New Roman" w:hAnsi="Courier New" w:cs="Courier New"/>
          <w:color w:val="000000"/>
          <w:kern w:val="0"/>
          <w:sz w:val="20"/>
          <w:szCs w:val="20"/>
          <w:bdr w:val="none" w:sz="0" w:space="0" w:color="auto" w:frame="1"/>
          <w14:ligatures w14:val="none"/>
        </w:rPr>
        <w:t xml:space="preserve">            text        -- IOC admin user id</w:t>
      </w:r>
    </w:p>
    <w:p w14:paraId="7B4F8EE5"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r w:rsidRPr="00065B98">
        <w:rPr>
          <w:rFonts w:ascii="Courier New" w:eastAsia="Times New Roman" w:hAnsi="Courier New" w:cs="Courier New"/>
          <w:color w:val="000000"/>
          <w:kern w:val="0"/>
          <w:sz w:val="20"/>
          <w:szCs w:val="20"/>
          <w:bdr w:val="none" w:sz="0" w:space="0" w:color="auto" w:frame="1"/>
          <w14:ligatures w14:val="none"/>
        </w:rPr>
        <w:t xml:space="preserve">  </w:t>
      </w:r>
      <w:proofErr w:type="spellStart"/>
      <w:r w:rsidRPr="00065B98">
        <w:rPr>
          <w:rFonts w:ascii="Courier New" w:eastAsia="Times New Roman" w:hAnsi="Courier New" w:cs="Courier New"/>
          <w:color w:val="000000"/>
          <w:kern w:val="0"/>
          <w:sz w:val="20"/>
          <w:szCs w:val="20"/>
          <w:bdr w:val="none" w:sz="0" w:space="0" w:color="auto" w:frame="1"/>
          <w14:ligatures w14:val="none"/>
        </w:rPr>
        <w:t>set_at</w:t>
      </w:r>
      <w:proofErr w:type="spellEnd"/>
      <w:r w:rsidRPr="00065B98">
        <w:rPr>
          <w:rFonts w:ascii="Courier New" w:eastAsia="Times New Roman" w:hAnsi="Courier New" w:cs="Courier New"/>
          <w:color w:val="000000"/>
          <w:kern w:val="0"/>
          <w:sz w:val="20"/>
          <w:szCs w:val="20"/>
          <w:bdr w:val="none" w:sz="0" w:space="0" w:color="auto" w:frame="1"/>
          <w14:ligatures w14:val="none"/>
        </w:rPr>
        <w:t xml:space="preserve">            timestamp</w:t>
      </w:r>
    </w:p>
    <w:p w14:paraId="3629EDB0"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r w:rsidRPr="00065B98">
        <w:rPr>
          <w:rFonts w:ascii="Courier New" w:eastAsia="Times New Roman" w:hAnsi="Courier New" w:cs="Courier New"/>
          <w:color w:val="000000"/>
          <w:kern w:val="0"/>
          <w:sz w:val="20"/>
          <w:szCs w:val="20"/>
          <w:bdr w:val="none" w:sz="0" w:space="0" w:color="auto" w:frame="1"/>
          <w14:ligatures w14:val="none"/>
        </w:rPr>
        <w:t xml:space="preserve">  notes             text</w:t>
      </w:r>
    </w:p>
    <w:p w14:paraId="01905494"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p>
    <w:p w14:paraId="19096ADD"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proofErr w:type="spellStart"/>
      <w:r w:rsidRPr="00065B98">
        <w:rPr>
          <w:rFonts w:ascii="Courier New" w:eastAsia="Times New Roman" w:hAnsi="Courier New" w:cs="Courier New"/>
          <w:color w:val="000000"/>
          <w:kern w:val="0"/>
          <w:sz w:val="20"/>
          <w:szCs w:val="20"/>
          <w:bdr w:val="none" w:sz="0" w:space="0" w:color="auto" w:frame="1"/>
          <w14:ligatures w14:val="none"/>
        </w:rPr>
        <w:t>enr_quotas</w:t>
      </w:r>
      <w:proofErr w:type="spellEnd"/>
    </w:p>
    <w:p w14:paraId="19556380"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r w:rsidRPr="00065B98">
        <w:rPr>
          <w:rFonts w:ascii="Courier New" w:eastAsia="Times New Roman" w:hAnsi="Courier New" w:cs="Courier New"/>
          <w:color w:val="000000"/>
          <w:kern w:val="0"/>
          <w:sz w:val="20"/>
          <w:szCs w:val="20"/>
          <w:bdr w:val="none" w:sz="0" w:space="0" w:color="auto" w:frame="1"/>
          <w14:ligatures w14:val="none"/>
        </w:rPr>
        <w:t xml:space="preserve">  </w:t>
      </w:r>
      <w:proofErr w:type="spellStart"/>
      <w:r w:rsidRPr="00065B98">
        <w:rPr>
          <w:rFonts w:ascii="Courier New" w:eastAsia="Times New Roman" w:hAnsi="Courier New" w:cs="Courier New"/>
          <w:color w:val="000000"/>
          <w:kern w:val="0"/>
          <w:sz w:val="20"/>
          <w:szCs w:val="20"/>
          <w:bdr w:val="none" w:sz="0" w:space="0" w:color="auto" w:frame="1"/>
          <w14:ligatures w14:val="none"/>
        </w:rPr>
        <w:t>noc_code</w:t>
      </w:r>
      <w:proofErr w:type="spellEnd"/>
      <w:r w:rsidRPr="00065B98">
        <w:rPr>
          <w:rFonts w:ascii="Courier New" w:eastAsia="Times New Roman" w:hAnsi="Courier New" w:cs="Courier New"/>
          <w:color w:val="000000"/>
          <w:kern w:val="0"/>
          <w:sz w:val="20"/>
          <w:szCs w:val="20"/>
          <w:bdr w:val="none" w:sz="0" w:space="0" w:color="auto" w:frame="1"/>
          <w14:ligatures w14:val="none"/>
        </w:rPr>
        <w:t xml:space="preserve">          text</w:t>
      </w:r>
    </w:p>
    <w:p w14:paraId="7BD6E1DA"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r w:rsidRPr="00065B98">
        <w:rPr>
          <w:rFonts w:ascii="Courier New" w:eastAsia="Times New Roman" w:hAnsi="Courier New" w:cs="Courier New"/>
          <w:color w:val="000000"/>
          <w:kern w:val="0"/>
          <w:sz w:val="20"/>
          <w:szCs w:val="20"/>
          <w:bdr w:val="none" w:sz="0" w:space="0" w:color="auto" w:frame="1"/>
          <w14:ligatures w14:val="none"/>
        </w:rPr>
        <w:t xml:space="preserve">  </w:t>
      </w:r>
      <w:proofErr w:type="spellStart"/>
      <w:r w:rsidRPr="00065B98">
        <w:rPr>
          <w:rFonts w:ascii="Courier New" w:eastAsia="Times New Roman" w:hAnsi="Courier New" w:cs="Courier New"/>
          <w:color w:val="000000"/>
          <w:kern w:val="0"/>
          <w:sz w:val="20"/>
          <w:szCs w:val="20"/>
          <w:bdr w:val="none" w:sz="0" w:space="0" w:color="auto" w:frame="1"/>
          <w14:ligatures w14:val="none"/>
        </w:rPr>
        <w:t>event_id</w:t>
      </w:r>
      <w:proofErr w:type="spellEnd"/>
      <w:r w:rsidRPr="00065B98">
        <w:rPr>
          <w:rFonts w:ascii="Courier New" w:eastAsia="Times New Roman" w:hAnsi="Courier New" w:cs="Courier New"/>
          <w:color w:val="000000"/>
          <w:kern w:val="0"/>
          <w:sz w:val="20"/>
          <w:szCs w:val="20"/>
          <w:bdr w:val="none" w:sz="0" w:space="0" w:color="auto" w:frame="1"/>
          <w14:ligatures w14:val="none"/>
        </w:rPr>
        <w:t xml:space="preserve">          text</w:t>
      </w:r>
    </w:p>
    <w:p w14:paraId="7DA3612A"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r w:rsidRPr="00065B98">
        <w:rPr>
          <w:rFonts w:ascii="Courier New" w:eastAsia="Times New Roman" w:hAnsi="Courier New" w:cs="Courier New"/>
          <w:color w:val="000000"/>
          <w:kern w:val="0"/>
          <w:sz w:val="20"/>
          <w:szCs w:val="20"/>
          <w:bdr w:val="none" w:sz="0" w:space="0" w:color="auto" w:frame="1"/>
          <w14:ligatures w14:val="none"/>
        </w:rPr>
        <w:t xml:space="preserve">  </w:t>
      </w:r>
      <w:proofErr w:type="spellStart"/>
      <w:r w:rsidRPr="00065B98">
        <w:rPr>
          <w:rFonts w:ascii="Courier New" w:eastAsia="Times New Roman" w:hAnsi="Courier New" w:cs="Courier New"/>
          <w:color w:val="000000"/>
          <w:kern w:val="0"/>
          <w:sz w:val="20"/>
          <w:szCs w:val="20"/>
          <w:bdr w:val="none" w:sz="0" w:space="0" w:color="auto" w:frame="1"/>
          <w14:ligatures w14:val="none"/>
        </w:rPr>
        <w:t>enr_total</w:t>
      </w:r>
      <w:proofErr w:type="spellEnd"/>
      <w:r w:rsidRPr="00065B98">
        <w:rPr>
          <w:rFonts w:ascii="Courier New" w:eastAsia="Times New Roman" w:hAnsi="Courier New" w:cs="Courier New"/>
          <w:color w:val="000000"/>
          <w:kern w:val="0"/>
          <w:sz w:val="20"/>
          <w:szCs w:val="20"/>
          <w:bdr w:val="none" w:sz="0" w:space="0" w:color="auto" w:frame="1"/>
          <w14:ligatures w14:val="none"/>
        </w:rPr>
        <w:t xml:space="preserve">         integer     -- granted by IOC from holdback</w:t>
      </w:r>
    </w:p>
    <w:p w14:paraId="7FD37F2A"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r w:rsidRPr="00065B98">
        <w:rPr>
          <w:rFonts w:ascii="Courier New" w:eastAsia="Times New Roman" w:hAnsi="Courier New" w:cs="Courier New"/>
          <w:color w:val="000000"/>
          <w:kern w:val="0"/>
          <w:sz w:val="20"/>
          <w:szCs w:val="20"/>
          <w:bdr w:val="none" w:sz="0" w:space="0" w:color="auto" w:frame="1"/>
          <w14:ligatures w14:val="none"/>
        </w:rPr>
        <w:t xml:space="preserve">  </w:t>
      </w:r>
      <w:proofErr w:type="spellStart"/>
      <w:r w:rsidRPr="00065B98">
        <w:rPr>
          <w:rFonts w:ascii="Courier New" w:eastAsia="Times New Roman" w:hAnsi="Courier New" w:cs="Courier New"/>
          <w:color w:val="000000"/>
          <w:kern w:val="0"/>
          <w:sz w:val="20"/>
          <w:szCs w:val="20"/>
          <w:bdr w:val="none" w:sz="0" w:space="0" w:color="auto" w:frame="1"/>
          <w14:ligatures w14:val="none"/>
        </w:rPr>
        <w:t>granted_by</w:t>
      </w:r>
      <w:proofErr w:type="spellEnd"/>
      <w:r w:rsidRPr="00065B98">
        <w:rPr>
          <w:rFonts w:ascii="Courier New" w:eastAsia="Times New Roman" w:hAnsi="Courier New" w:cs="Courier New"/>
          <w:color w:val="000000"/>
          <w:kern w:val="0"/>
          <w:sz w:val="20"/>
          <w:szCs w:val="20"/>
          <w:bdr w:val="none" w:sz="0" w:space="0" w:color="auto" w:frame="1"/>
          <w14:ligatures w14:val="none"/>
        </w:rPr>
        <w:t xml:space="preserve">        text        -- IOC admin user id</w:t>
      </w:r>
    </w:p>
    <w:p w14:paraId="6FC278A6"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r w:rsidRPr="00065B98">
        <w:rPr>
          <w:rFonts w:ascii="Courier New" w:eastAsia="Times New Roman" w:hAnsi="Courier New" w:cs="Courier New"/>
          <w:color w:val="000000"/>
          <w:kern w:val="0"/>
          <w:sz w:val="20"/>
          <w:szCs w:val="20"/>
          <w:bdr w:val="none" w:sz="0" w:space="0" w:color="auto" w:frame="1"/>
          <w14:ligatures w14:val="none"/>
        </w:rPr>
        <w:t xml:space="preserve">  </w:t>
      </w:r>
      <w:proofErr w:type="spellStart"/>
      <w:r w:rsidRPr="00065B98">
        <w:rPr>
          <w:rFonts w:ascii="Courier New" w:eastAsia="Times New Roman" w:hAnsi="Courier New" w:cs="Courier New"/>
          <w:color w:val="000000"/>
          <w:kern w:val="0"/>
          <w:sz w:val="20"/>
          <w:szCs w:val="20"/>
          <w:bdr w:val="none" w:sz="0" w:space="0" w:color="auto" w:frame="1"/>
          <w14:ligatures w14:val="none"/>
        </w:rPr>
        <w:t>granted_at</w:t>
      </w:r>
      <w:proofErr w:type="spellEnd"/>
      <w:r w:rsidRPr="00065B98">
        <w:rPr>
          <w:rFonts w:ascii="Courier New" w:eastAsia="Times New Roman" w:hAnsi="Courier New" w:cs="Courier New"/>
          <w:color w:val="000000"/>
          <w:kern w:val="0"/>
          <w:sz w:val="20"/>
          <w:szCs w:val="20"/>
          <w:bdr w:val="none" w:sz="0" w:space="0" w:color="auto" w:frame="1"/>
          <w14:ligatures w14:val="none"/>
        </w:rPr>
        <w:t xml:space="preserve">        timestamp</w:t>
      </w:r>
    </w:p>
    <w:p w14:paraId="129B6507"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p>
    <w:p w14:paraId="6E7F8698"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proofErr w:type="spellStart"/>
      <w:r w:rsidRPr="00065B98">
        <w:rPr>
          <w:rFonts w:ascii="Courier New" w:eastAsia="Times New Roman" w:hAnsi="Courier New" w:cs="Courier New"/>
          <w:color w:val="000000"/>
          <w:kern w:val="0"/>
          <w:sz w:val="20"/>
          <w:szCs w:val="20"/>
          <w:bdr w:val="none" w:sz="0" w:space="0" w:color="auto" w:frame="1"/>
          <w14:ligatures w14:val="none"/>
        </w:rPr>
        <w:t>org_slot_allocations</w:t>
      </w:r>
      <w:proofErr w:type="spellEnd"/>
    </w:p>
    <w:p w14:paraId="2D5B793E"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r w:rsidRPr="00065B98">
        <w:rPr>
          <w:rFonts w:ascii="Courier New" w:eastAsia="Times New Roman" w:hAnsi="Courier New" w:cs="Courier New"/>
          <w:color w:val="000000"/>
          <w:kern w:val="0"/>
          <w:sz w:val="20"/>
          <w:szCs w:val="20"/>
          <w:bdr w:val="none" w:sz="0" w:space="0" w:color="auto" w:frame="1"/>
          <w14:ligatures w14:val="none"/>
        </w:rPr>
        <w:t xml:space="preserve">  id                </w:t>
      </w:r>
      <w:proofErr w:type="spellStart"/>
      <w:r w:rsidRPr="00065B98">
        <w:rPr>
          <w:rFonts w:ascii="Courier New" w:eastAsia="Times New Roman" w:hAnsi="Courier New" w:cs="Courier New"/>
          <w:color w:val="000000"/>
          <w:kern w:val="0"/>
          <w:sz w:val="20"/>
          <w:szCs w:val="20"/>
          <w:bdr w:val="none" w:sz="0" w:space="0" w:color="auto" w:frame="1"/>
          <w14:ligatures w14:val="none"/>
        </w:rPr>
        <w:t>uuid</w:t>
      </w:r>
      <w:proofErr w:type="spellEnd"/>
    </w:p>
    <w:p w14:paraId="29471B50"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r w:rsidRPr="00065B98">
        <w:rPr>
          <w:rFonts w:ascii="Courier New" w:eastAsia="Times New Roman" w:hAnsi="Courier New" w:cs="Courier New"/>
          <w:color w:val="000000"/>
          <w:kern w:val="0"/>
          <w:sz w:val="20"/>
          <w:szCs w:val="20"/>
          <w:bdr w:val="none" w:sz="0" w:space="0" w:color="auto" w:frame="1"/>
          <w14:ligatures w14:val="none"/>
        </w:rPr>
        <w:t xml:space="preserve">  </w:t>
      </w:r>
      <w:proofErr w:type="spellStart"/>
      <w:r w:rsidRPr="00065B98">
        <w:rPr>
          <w:rFonts w:ascii="Courier New" w:eastAsia="Times New Roman" w:hAnsi="Courier New" w:cs="Courier New"/>
          <w:color w:val="000000"/>
          <w:kern w:val="0"/>
          <w:sz w:val="20"/>
          <w:szCs w:val="20"/>
          <w:bdr w:val="none" w:sz="0" w:space="0" w:color="auto" w:frame="1"/>
          <w14:ligatures w14:val="none"/>
        </w:rPr>
        <w:t>organization_id</w:t>
      </w:r>
      <w:proofErr w:type="spellEnd"/>
      <w:r w:rsidRPr="00065B98">
        <w:rPr>
          <w:rFonts w:ascii="Courier New" w:eastAsia="Times New Roman" w:hAnsi="Courier New" w:cs="Courier New"/>
          <w:color w:val="000000"/>
          <w:kern w:val="0"/>
          <w:sz w:val="20"/>
          <w:szCs w:val="20"/>
          <w:bdr w:val="none" w:sz="0" w:space="0" w:color="auto" w:frame="1"/>
          <w14:ligatures w14:val="none"/>
        </w:rPr>
        <w:t xml:space="preserve">   </w:t>
      </w:r>
      <w:proofErr w:type="spellStart"/>
      <w:r w:rsidRPr="00065B98">
        <w:rPr>
          <w:rFonts w:ascii="Courier New" w:eastAsia="Times New Roman" w:hAnsi="Courier New" w:cs="Courier New"/>
          <w:color w:val="000000"/>
          <w:kern w:val="0"/>
          <w:sz w:val="20"/>
          <w:szCs w:val="20"/>
          <w:bdr w:val="none" w:sz="0" w:space="0" w:color="auto" w:frame="1"/>
          <w14:ligatures w14:val="none"/>
        </w:rPr>
        <w:t>uuid</w:t>
      </w:r>
      <w:proofErr w:type="spellEnd"/>
    </w:p>
    <w:p w14:paraId="27EF9319"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r w:rsidRPr="00065B98">
        <w:rPr>
          <w:rFonts w:ascii="Courier New" w:eastAsia="Times New Roman" w:hAnsi="Courier New" w:cs="Courier New"/>
          <w:color w:val="000000"/>
          <w:kern w:val="0"/>
          <w:sz w:val="20"/>
          <w:szCs w:val="20"/>
          <w:bdr w:val="none" w:sz="0" w:space="0" w:color="auto" w:frame="1"/>
          <w14:ligatures w14:val="none"/>
        </w:rPr>
        <w:t xml:space="preserve">  </w:t>
      </w:r>
      <w:proofErr w:type="spellStart"/>
      <w:r w:rsidRPr="00065B98">
        <w:rPr>
          <w:rFonts w:ascii="Courier New" w:eastAsia="Times New Roman" w:hAnsi="Courier New" w:cs="Courier New"/>
          <w:color w:val="000000"/>
          <w:kern w:val="0"/>
          <w:sz w:val="20"/>
          <w:szCs w:val="20"/>
          <w:bdr w:val="none" w:sz="0" w:space="0" w:color="auto" w:frame="1"/>
          <w14:ligatures w14:val="none"/>
        </w:rPr>
        <w:t>noc_code</w:t>
      </w:r>
      <w:proofErr w:type="spellEnd"/>
      <w:r w:rsidRPr="00065B98">
        <w:rPr>
          <w:rFonts w:ascii="Courier New" w:eastAsia="Times New Roman" w:hAnsi="Courier New" w:cs="Courier New"/>
          <w:color w:val="000000"/>
          <w:kern w:val="0"/>
          <w:sz w:val="20"/>
          <w:szCs w:val="20"/>
          <w:bdr w:val="none" w:sz="0" w:space="0" w:color="auto" w:frame="1"/>
          <w14:ligatures w14:val="none"/>
        </w:rPr>
        <w:t xml:space="preserve">          text        -- 'IOC_DIRECT' for IOC-Direct org allocations</w:t>
      </w:r>
    </w:p>
    <w:p w14:paraId="2CEAE10D"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r w:rsidRPr="00065B98">
        <w:rPr>
          <w:rFonts w:ascii="Courier New" w:eastAsia="Times New Roman" w:hAnsi="Courier New" w:cs="Courier New"/>
          <w:color w:val="000000"/>
          <w:kern w:val="0"/>
          <w:sz w:val="20"/>
          <w:szCs w:val="20"/>
          <w:bdr w:val="none" w:sz="0" w:space="0" w:color="auto" w:frame="1"/>
          <w14:ligatures w14:val="none"/>
        </w:rPr>
        <w:t xml:space="preserve">  </w:t>
      </w:r>
      <w:proofErr w:type="spellStart"/>
      <w:r w:rsidRPr="00065B98">
        <w:rPr>
          <w:rFonts w:ascii="Courier New" w:eastAsia="Times New Roman" w:hAnsi="Courier New" w:cs="Courier New"/>
          <w:color w:val="000000"/>
          <w:kern w:val="0"/>
          <w:sz w:val="20"/>
          <w:szCs w:val="20"/>
          <w:bdr w:val="none" w:sz="0" w:space="0" w:color="auto" w:frame="1"/>
          <w14:ligatures w14:val="none"/>
        </w:rPr>
        <w:t>event_id</w:t>
      </w:r>
      <w:proofErr w:type="spellEnd"/>
      <w:r w:rsidRPr="00065B98">
        <w:rPr>
          <w:rFonts w:ascii="Courier New" w:eastAsia="Times New Roman" w:hAnsi="Courier New" w:cs="Courier New"/>
          <w:color w:val="000000"/>
          <w:kern w:val="0"/>
          <w:sz w:val="20"/>
          <w:szCs w:val="20"/>
          <w:bdr w:val="none" w:sz="0" w:space="0" w:color="auto" w:frame="1"/>
          <w14:ligatures w14:val="none"/>
        </w:rPr>
        <w:t xml:space="preserve">          text</w:t>
      </w:r>
    </w:p>
    <w:p w14:paraId="49C887B0"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r w:rsidRPr="00065B98">
        <w:rPr>
          <w:rFonts w:ascii="Courier New" w:eastAsia="Times New Roman" w:hAnsi="Courier New" w:cs="Courier New"/>
          <w:color w:val="000000"/>
          <w:kern w:val="0"/>
          <w:sz w:val="20"/>
          <w:szCs w:val="20"/>
          <w:bdr w:val="none" w:sz="0" w:space="0" w:color="auto" w:frame="1"/>
          <w14:ligatures w14:val="none"/>
        </w:rPr>
        <w:t xml:space="preserve">  </w:t>
      </w:r>
      <w:proofErr w:type="spellStart"/>
      <w:r w:rsidRPr="00065B98">
        <w:rPr>
          <w:rFonts w:ascii="Courier New" w:eastAsia="Times New Roman" w:hAnsi="Courier New" w:cs="Courier New"/>
          <w:color w:val="000000"/>
          <w:kern w:val="0"/>
          <w:sz w:val="20"/>
          <w:szCs w:val="20"/>
          <w:bdr w:val="none" w:sz="0" w:space="0" w:color="auto" w:frame="1"/>
          <w14:ligatures w14:val="none"/>
        </w:rPr>
        <w:t>e_slots</w:t>
      </w:r>
      <w:proofErr w:type="spellEnd"/>
      <w:r w:rsidRPr="00065B98">
        <w:rPr>
          <w:rFonts w:ascii="Courier New" w:eastAsia="Times New Roman" w:hAnsi="Courier New" w:cs="Courier New"/>
          <w:color w:val="000000"/>
          <w:kern w:val="0"/>
          <w:sz w:val="20"/>
          <w:szCs w:val="20"/>
          <w:bdr w:val="none" w:sz="0" w:space="0" w:color="auto" w:frame="1"/>
          <w14:ligatures w14:val="none"/>
        </w:rPr>
        <w:t xml:space="preserve">           integer     -- set by NOC (or IOC admin for IOC_DIRECT)</w:t>
      </w:r>
    </w:p>
    <w:p w14:paraId="2D0A4E38" w14:textId="77777777" w:rsidR="00065B98" w:rsidRPr="0072328A"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lang w:val="de-DE"/>
          <w14:ligatures w14:val="none"/>
        </w:rPr>
      </w:pPr>
      <w:r w:rsidRPr="00065B98">
        <w:rPr>
          <w:rFonts w:ascii="Courier New" w:eastAsia="Times New Roman" w:hAnsi="Courier New" w:cs="Courier New"/>
          <w:color w:val="000000"/>
          <w:kern w:val="0"/>
          <w:sz w:val="20"/>
          <w:szCs w:val="20"/>
          <w:bdr w:val="none" w:sz="0" w:space="0" w:color="auto" w:frame="1"/>
          <w14:ligatures w14:val="none"/>
        </w:rPr>
        <w:t xml:space="preserve">  </w:t>
      </w:r>
      <w:proofErr w:type="spellStart"/>
      <w:r w:rsidRPr="0072328A">
        <w:rPr>
          <w:rFonts w:ascii="Courier New" w:eastAsia="Times New Roman" w:hAnsi="Courier New" w:cs="Courier New"/>
          <w:color w:val="000000"/>
          <w:kern w:val="0"/>
          <w:sz w:val="20"/>
          <w:szCs w:val="20"/>
          <w:bdr w:val="none" w:sz="0" w:space="0" w:color="auto" w:frame="1"/>
          <w:lang w:val="de-DE"/>
          <w14:ligatures w14:val="none"/>
        </w:rPr>
        <w:t>es_slots</w:t>
      </w:r>
      <w:proofErr w:type="spellEnd"/>
      <w:r w:rsidRPr="0072328A">
        <w:rPr>
          <w:rFonts w:ascii="Courier New" w:eastAsia="Times New Roman" w:hAnsi="Courier New" w:cs="Courier New"/>
          <w:color w:val="000000"/>
          <w:kern w:val="0"/>
          <w:sz w:val="20"/>
          <w:szCs w:val="20"/>
          <w:bdr w:val="none" w:sz="0" w:space="0" w:color="auto" w:frame="1"/>
          <w:lang w:val="de-DE"/>
          <w14:ligatures w14:val="none"/>
        </w:rPr>
        <w:t xml:space="preserve">          integer</w:t>
      </w:r>
    </w:p>
    <w:p w14:paraId="7F6787AB" w14:textId="77777777" w:rsidR="00065B98" w:rsidRPr="0072328A"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lang w:val="de-DE"/>
          <w14:ligatures w14:val="none"/>
        </w:rPr>
      </w:pPr>
      <w:r w:rsidRPr="0072328A">
        <w:rPr>
          <w:rFonts w:ascii="Courier New" w:eastAsia="Times New Roman" w:hAnsi="Courier New" w:cs="Courier New"/>
          <w:color w:val="000000"/>
          <w:kern w:val="0"/>
          <w:sz w:val="20"/>
          <w:szCs w:val="20"/>
          <w:bdr w:val="none" w:sz="0" w:space="0" w:color="auto" w:frame="1"/>
          <w:lang w:val="de-DE"/>
          <w14:ligatures w14:val="none"/>
        </w:rPr>
        <w:t xml:space="preserve">  </w:t>
      </w:r>
      <w:proofErr w:type="spellStart"/>
      <w:r w:rsidRPr="0072328A">
        <w:rPr>
          <w:rFonts w:ascii="Courier New" w:eastAsia="Times New Roman" w:hAnsi="Courier New" w:cs="Courier New"/>
          <w:color w:val="000000"/>
          <w:kern w:val="0"/>
          <w:sz w:val="20"/>
          <w:szCs w:val="20"/>
          <w:bdr w:val="none" w:sz="0" w:space="0" w:color="auto" w:frame="1"/>
          <w:lang w:val="de-DE"/>
          <w14:ligatures w14:val="none"/>
        </w:rPr>
        <w:t>ep_slots</w:t>
      </w:r>
      <w:proofErr w:type="spellEnd"/>
      <w:r w:rsidRPr="0072328A">
        <w:rPr>
          <w:rFonts w:ascii="Courier New" w:eastAsia="Times New Roman" w:hAnsi="Courier New" w:cs="Courier New"/>
          <w:color w:val="000000"/>
          <w:kern w:val="0"/>
          <w:sz w:val="20"/>
          <w:szCs w:val="20"/>
          <w:bdr w:val="none" w:sz="0" w:space="0" w:color="auto" w:frame="1"/>
          <w:lang w:val="de-DE"/>
          <w14:ligatures w14:val="none"/>
        </w:rPr>
        <w:t xml:space="preserve">          integer</w:t>
      </w:r>
    </w:p>
    <w:p w14:paraId="41CC9658"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r w:rsidRPr="0072328A">
        <w:rPr>
          <w:rFonts w:ascii="Courier New" w:eastAsia="Times New Roman" w:hAnsi="Courier New" w:cs="Courier New"/>
          <w:color w:val="000000"/>
          <w:kern w:val="0"/>
          <w:sz w:val="20"/>
          <w:szCs w:val="20"/>
          <w:bdr w:val="none" w:sz="0" w:space="0" w:color="auto" w:frame="1"/>
          <w:lang w:val="de-DE"/>
          <w14:ligatures w14:val="none"/>
        </w:rPr>
        <w:t xml:space="preserve">  </w:t>
      </w:r>
      <w:proofErr w:type="spellStart"/>
      <w:r w:rsidRPr="00065B98">
        <w:rPr>
          <w:rFonts w:ascii="Courier New" w:eastAsia="Times New Roman" w:hAnsi="Courier New" w:cs="Courier New"/>
          <w:color w:val="000000"/>
          <w:kern w:val="0"/>
          <w:sz w:val="20"/>
          <w:szCs w:val="20"/>
          <w:bdr w:val="none" w:sz="0" w:space="0" w:color="auto" w:frame="1"/>
          <w14:ligatures w14:val="none"/>
        </w:rPr>
        <w:t>eps_slots</w:t>
      </w:r>
      <w:proofErr w:type="spellEnd"/>
      <w:r w:rsidRPr="00065B98">
        <w:rPr>
          <w:rFonts w:ascii="Courier New" w:eastAsia="Times New Roman" w:hAnsi="Courier New" w:cs="Courier New"/>
          <w:color w:val="000000"/>
          <w:kern w:val="0"/>
          <w:sz w:val="20"/>
          <w:szCs w:val="20"/>
          <w:bdr w:val="none" w:sz="0" w:space="0" w:color="auto" w:frame="1"/>
          <w14:ligatures w14:val="none"/>
        </w:rPr>
        <w:t xml:space="preserve">         integer</w:t>
      </w:r>
    </w:p>
    <w:p w14:paraId="60B0851C"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r w:rsidRPr="00065B98">
        <w:rPr>
          <w:rFonts w:ascii="Courier New" w:eastAsia="Times New Roman" w:hAnsi="Courier New" w:cs="Courier New"/>
          <w:color w:val="000000"/>
          <w:kern w:val="0"/>
          <w:sz w:val="20"/>
          <w:szCs w:val="20"/>
          <w:bdr w:val="none" w:sz="0" w:space="0" w:color="auto" w:frame="1"/>
          <w14:ligatures w14:val="none"/>
        </w:rPr>
        <w:t xml:space="preserve">  </w:t>
      </w:r>
      <w:proofErr w:type="spellStart"/>
      <w:r w:rsidRPr="00065B98">
        <w:rPr>
          <w:rFonts w:ascii="Courier New" w:eastAsia="Times New Roman" w:hAnsi="Courier New" w:cs="Courier New"/>
          <w:color w:val="000000"/>
          <w:kern w:val="0"/>
          <w:sz w:val="20"/>
          <w:szCs w:val="20"/>
          <w:bdr w:val="none" w:sz="0" w:space="0" w:color="auto" w:frame="1"/>
          <w14:ligatures w14:val="none"/>
        </w:rPr>
        <w:t>et_slots</w:t>
      </w:r>
      <w:proofErr w:type="spellEnd"/>
      <w:r w:rsidRPr="00065B98">
        <w:rPr>
          <w:rFonts w:ascii="Courier New" w:eastAsia="Times New Roman" w:hAnsi="Courier New" w:cs="Courier New"/>
          <w:color w:val="000000"/>
          <w:kern w:val="0"/>
          <w:sz w:val="20"/>
          <w:szCs w:val="20"/>
          <w:bdr w:val="none" w:sz="0" w:space="0" w:color="auto" w:frame="1"/>
          <w14:ligatures w14:val="none"/>
        </w:rPr>
        <w:t xml:space="preserve">          integer</w:t>
      </w:r>
    </w:p>
    <w:p w14:paraId="6EEF6686"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r w:rsidRPr="00065B98">
        <w:rPr>
          <w:rFonts w:ascii="Courier New" w:eastAsia="Times New Roman" w:hAnsi="Courier New" w:cs="Courier New"/>
          <w:color w:val="000000"/>
          <w:kern w:val="0"/>
          <w:sz w:val="20"/>
          <w:szCs w:val="20"/>
          <w:bdr w:val="none" w:sz="0" w:space="0" w:color="auto" w:frame="1"/>
          <w14:ligatures w14:val="none"/>
        </w:rPr>
        <w:t xml:space="preserve">  </w:t>
      </w:r>
      <w:proofErr w:type="spellStart"/>
      <w:r w:rsidRPr="00065B98">
        <w:rPr>
          <w:rFonts w:ascii="Courier New" w:eastAsia="Times New Roman" w:hAnsi="Courier New" w:cs="Courier New"/>
          <w:color w:val="000000"/>
          <w:kern w:val="0"/>
          <w:sz w:val="20"/>
          <w:szCs w:val="20"/>
          <w:bdr w:val="none" w:sz="0" w:space="0" w:color="auto" w:frame="1"/>
          <w14:ligatures w14:val="none"/>
        </w:rPr>
        <w:t>ec_slots</w:t>
      </w:r>
      <w:proofErr w:type="spellEnd"/>
      <w:r w:rsidRPr="00065B98">
        <w:rPr>
          <w:rFonts w:ascii="Courier New" w:eastAsia="Times New Roman" w:hAnsi="Courier New" w:cs="Courier New"/>
          <w:color w:val="000000"/>
          <w:kern w:val="0"/>
          <w:sz w:val="20"/>
          <w:szCs w:val="20"/>
          <w:bdr w:val="none" w:sz="0" w:space="0" w:color="auto" w:frame="1"/>
          <w14:ligatures w14:val="none"/>
        </w:rPr>
        <w:t xml:space="preserve">          integer</w:t>
      </w:r>
    </w:p>
    <w:p w14:paraId="713D1D56"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r w:rsidRPr="00065B98">
        <w:rPr>
          <w:rFonts w:ascii="Courier New" w:eastAsia="Times New Roman" w:hAnsi="Courier New" w:cs="Courier New"/>
          <w:color w:val="000000"/>
          <w:kern w:val="0"/>
          <w:sz w:val="20"/>
          <w:szCs w:val="20"/>
          <w:bdr w:val="none" w:sz="0" w:space="0" w:color="auto" w:frame="1"/>
          <w14:ligatures w14:val="none"/>
        </w:rPr>
        <w:t xml:space="preserve">  </w:t>
      </w:r>
      <w:proofErr w:type="spellStart"/>
      <w:r w:rsidRPr="00065B98">
        <w:rPr>
          <w:rFonts w:ascii="Courier New" w:eastAsia="Times New Roman" w:hAnsi="Courier New" w:cs="Courier New"/>
          <w:color w:val="000000"/>
          <w:kern w:val="0"/>
          <w:sz w:val="20"/>
          <w:szCs w:val="20"/>
          <w:bdr w:val="none" w:sz="0" w:space="0" w:color="auto" w:frame="1"/>
          <w14:ligatures w14:val="none"/>
        </w:rPr>
        <w:t>noc_e_slots</w:t>
      </w:r>
      <w:proofErr w:type="spellEnd"/>
      <w:r w:rsidRPr="00065B98">
        <w:rPr>
          <w:rFonts w:ascii="Courier New" w:eastAsia="Times New Roman" w:hAnsi="Courier New" w:cs="Courier New"/>
          <w:color w:val="000000"/>
          <w:kern w:val="0"/>
          <w:sz w:val="20"/>
          <w:szCs w:val="20"/>
          <w:bdr w:val="none" w:sz="0" w:space="0" w:color="auto" w:frame="1"/>
          <w14:ligatures w14:val="none"/>
        </w:rPr>
        <w:t xml:space="preserve">       integer     -- set by NOC via nominated-list (not public EoI)</w:t>
      </w:r>
    </w:p>
    <w:p w14:paraId="509B536B"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r w:rsidRPr="00065B98">
        <w:rPr>
          <w:rFonts w:ascii="Courier New" w:eastAsia="Times New Roman" w:hAnsi="Courier New" w:cs="Courier New"/>
          <w:color w:val="000000"/>
          <w:kern w:val="0"/>
          <w:sz w:val="20"/>
          <w:szCs w:val="20"/>
          <w:bdr w:val="none" w:sz="0" w:space="0" w:color="auto" w:frame="1"/>
          <w14:ligatures w14:val="none"/>
        </w:rPr>
        <w:t xml:space="preserve">  </w:t>
      </w:r>
      <w:proofErr w:type="spellStart"/>
      <w:r w:rsidRPr="00065B98">
        <w:rPr>
          <w:rFonts w:ascii="Courier New" w:eastAsia="Times New Roman" w:hAnsi="Courier New" w:cs="Courier New"/>
          <w:color w:val="000000"/>
          <w:kern w:val="0"/>
          <w:sz w:val="20"/>
          <w:szCs w:val="20"/>
          <w:bdr w:val="none" w:sz="0" w:space="0" w:color="auto" w:frame="1"/>
          <w14:ligatures w14:val="none"/>
        </w:rPr>
        <w:t>allocated_by</w:t>
      </w:r>
      <w:proofErr w:type="spellEnd"/>
      <w:r w:rsidRPr="00065B98">
        <w:rPr>
          <w:rFonts w:ascii="Courier New" w:eastAsia="Times New Roman" w:hAnsi="Courier New" w:cs="Courier New"/>
          <w:color w:val="000000"/>
          <w:kern w:val="0"/>
          <w:sz w:val="20"/>
          <w:szCs w:val="20"/>
          <w:bdr w:val="none" w:sz="0" w:space="0" w:color="auto" w:frame="1"/>
          <w14:ligatures w14:val="none"/>
        </w:rPr>
        <w:t xml:space="preserve">      text        -- NOC admin user id</w:t>
      </w:r>
    </w:p>
    <w:p w14:paraId="71DC0E5A"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r w:rsidRPr="00065B98">
        <w:rPr>
          <w:rFonts w:ascii="Courier New" w:eastAsia="Times New Roman" w:hAnsi="Courier New" w:cs="Courier New"/>
          <w:color w:val="000000"/>
          <w:kern w:val="0"/>
          <w:sz w:val="20"/>
          <w:szCs w:val="20"/>
          <w:bdr w:val="none" w:sz="0" w:space="0" w:color="auto" w:frame="1"/>
          <w14:ligatures w14:val="none"/>
        </w:rPr>
        <w:t xml:space="preserve">  </w:t>
      </w:r>
      <w:proofErr w:type="spellStart"/>
      <w:r w:rsidRPr="00065B98">
        <w:rPr>
          <w:rFonts w:ascii="Courier New" w:eastAsia="Times New Roman" w:hAnsi="Courier New" w:cs="Courier New"/>
          <w:color w:val="000000"/>
          <w:kern w:val="0"/>
          <w:sz w:val="20"/>
          <w:szCs w:val="20"/>
          <w:bdr w:val="none" w:sz="0" w:space="0" w:color="auto" w:frame="1"/>
          <w14:ligatures w14:val="none"/>
        </w:rPr>
        <w:t>allocated_at</w:t>
      </w:r>
      <w:proofErr w:type="spellEnd"/>
      <w:r w:rsidRPr="00065B98">
        <w:rPr>
          <w:rFonts w:ascii="Courier New" w:eastAsia="Times New Roman" w:hAnsi="Courier New" w:cs="Courier New"/>
          <w:color w:val="000000"/>
          <w:kern w:val="0"/>
          <w:sz w:val="20"/>
          <w:szCs w:val="20"/>
          <w:bdr w:val="none" w:sz="0" w:space="0" w:color="auto" w:frame="1"/>
          <w14:ligatures w14:val="none"/>
        </w:rPr>
        <w:t xml:space="preserve">      timestamp</w:t>
      </w:r>
    </w:p>
    <w:p w14:paraId="221F94C6"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r w:rsidRPr="00065B98">
        <w:rPr>
          <w:rFonts w:ascii="Courier New" w:eastAsia="Times New Roman" w:hAnsi="Courier New" w:cs="Courier New"/>
          <w:color w:val="000000"/>
          <w:kern w:val="0"/>
          <w:sz w:val="20"/>
          <w:szCs w:val="20"/>
          <w:bdr w:val="none" w:sz="0" w:space="0" w:color="auto" w:frame="1"/>
          <w14:ligatures w14:val="none"/>
        </w:rPr>
        <w:t xml:space="preserve">  </w:t>
      </w:r>
      <w:proofErr w:type="spellStart"/>
      <w:r w:rsidRPr="00065B98">
        <w:rPr>
          <w:rFonts w:ascii="Courier New" w:eastAsia="Times New Roman" w:hAnsi="Courier New" w:cs="Courier New"/>
          <w:color w:val="000000"/>
          <w:kern w:val="0"/>
          <w:sz w:val="20"/>
          <w:szCs w:val="20"/>
          <w:bdr w:val="none" w:sz="0" w:space="0" w:color="auto" w:frame="1"/>
          <w14:ligatures w14:val="none"/>
        </w:rPr>
        <w:t>pbn_state</w:t>
      </w:r>
      <w:proofErr w:type="spellEnd"/>
      <w:r w:rsidRPr="00065B98">
        <w:rPr>
          <w:rFonts w:ascii="Courier New" w:eastAsia="Times New Roman" w:hAnsi="Courier New" w:cs="Courier New"/>
          <w:color w:val="000000"/>
          <w:kern w:val="0"/>
          <w:sz w:val="20"/>
          <w:szCs w:val="20"/>
          <w:bdr w:val="none" w:sz="0" w:space="0" w:color="auto" w:frame="1"/>
          <w14:ligatures w14:val="none"/>
        </w:rPr>
        <w:t xml:space="preserve">         text        -- 'draft' | '</w:t>
      </w:r>
      <w:proofErr w:type="spellStart"/>
      <w:r w:rsidRPr="00065B98">
        <w:rPr>
          <w:rFonts w:ascii="Courier New" w:eastAsia="Times New Roman" w:hAnsi="Courier New" w:cs="Courier New"/>
          <w:color w:val="000000"/>
          <w:kern w:val="0"/>
          <w:sz w:val="20"/>
          <w:szCs w:val="20"/>
          <w:bdr w:val="none" w:sz="0" w:space="0" w:color="auto" w:frame="1"/>
          <w14:ligatures w14:val="none"/>
        </w:rPr>
        <w:t>noc_submitted</w:t>
      </w:r>
      <w:proofErr w:type="spellEnd"/>
      <w:r w:rsidRPr="00065B98">
        <w:rPr>
          <w:rFonts w:ascii="Courier New" w:eastAsia="Times New Roman" w:hAnsi="Courier New" w:cs="Courier New"/>
          <w:color w:val="000000"/>
          <w:kern w:val="0"/>
          <w:sz w:val="20"/>
          <w:szCs w:val="20"/>
          <w:bdr w:val="none" w:sz="0" w:space="0" w:color="auto" w:frame="1"/>
          <w14:ligatures w14:val="none"/>
        </w:rPr>
        <w:t>' | '</w:t>
      </w:r>
      <w:proofErr w:type="spellStart"/>
      <w:r w:rsidRPr="00065B98">
        <w:rPr>
          <w:rFonts w:ascii="Courier New" w:eastAsia="Times New Roman" w:hAnsi="Courier New" w:cs="Courier New"/>
          <w:color w:val="000000"/>
          <w:kern w:val="0"/>
          <w:sz w:val="20"/>
          <w:szCs w:val="20"/>
          <w:bdr w:val="none" w:sz="0" w:space="0" w:color="auto" w:frame="1"/>
          <w14:ligatures w14:val="none"/>
        </w:rPr>
        <w:t>ocog_approved</w:t>
      </w:r>
      <w:proofErr w:type="spellEnd"/>
      <w:r w:rsidRPr="00065B98">
        <w:rPr>
          <w:rFonts w:ascii="Courier New" w:eastAsia="Times New Roman" w:hAnsi="Courier New" w:cs="Courier New"/>
          <w:color w:val="000000"/>
          <w:kern w:val="0"/>
          <w:sz w:val="20"/>
          <w:szCs w:val="20"/>
          <w:bdr w:val="none" w:sz="0" w:space="0" w:color="auto" w:frame="1"/>
          <w14:ligatures w14:val="none"/>
        </w:rPr>
        <w:t>'</w:t>
      </w:r>
    </w:p>
    <w:p w14:paraId="309B2FFF"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r w:rsidRPr="00065B98">
        <w:rPr>
          <w:rFonts w:ascii="Courier New" w:eastAsia="Times New Roman" w:hAnsi="Courier New" w:cs="Courier New"/>
          <w:color w:val="000000"/>
          <w:kern w:val="0"/>
          <w:sz w:val="20"/>
          <w:szCs w:val="20"/>
          <w:bdr w:val="none" w:sz="0" w:space="0" w:color="auto" w:frame="1"/>
          <w14:ligatures w14:val="none"/>
        </w:rPr>
        <w:t xml:space="preserve">  </w:t>
      </w:r>
      <w:proofErr w:type="spellStart"/>
      <w:r w:rsidRPr="00065B98">
        <w:rPr>
          <w:rFonts w:ascii="Courier New" w:eastAsia="Times New Roman" w:hAnsi="Courier New" w:cs="Courier New"/>
          <w:color w:val="000000"/>
          <w:kern w:val="0"/>
          <w:sz w:val="20"/>
          <w:szCs w:val="20"/>
          <w:bdr w:val="none" w:sz="0" w:space="0" w:color="auto" w:frame="1"/>
          <w14:ligatures w14:val="none"/>
        </w:rPr>
        <w:t>ocog_reviewed_</w:t>
      </w:r>
      <w:proofErr w:type="gramStart"/>
      <w:r w:rsidRPr="00065B98">
        <w:rPr>
          <w:rFonts w:ascii="Courier New" w:eastAsia="Times New Roman" w:hAnsi="Courier New" w:cs="Courier New"/>
          <w:color w:val="000000"/>
          <w:kern w:val="0"/>
          <w:sz w:val="20"/>
          <w:szCs w:val="20"/>
          <w:bdr w:val="none" w:sz="0" w:space="0" w:color="auto" w:frame="1"/>
          <w14:ligatures w14:val="none"/>
        </w:rPr>
        <w:t>by</w:t>
      </w:r>
      <w:proofErr w:type="spellEnd"/>
      <w:r w:rsidRPr="00065B98">
        <w:rPr>
          <w:rFonts w:ascii="Courier New" w:eastAsia="Times New Roman" w:hAnsi="Courier New" w:cs="Courier New"/>
          <w:color w:val="000000"/>
          <w:kern w:val="0"/>
          <w:sz w:val="20"/>
          <w:szCs w:val="20"/>
          <w:bdr w:val="none" w:sz="0" w:space="0" w:color="auto" w:frame="1"/>
          <w14:ligatures w14:val="none"/>
        </w:rPr>
        <w:t xml:space="preserve">  text</w:t>
      </w:r>
      <w:proofErr w:type="gramEnd"/>
      <w:r w:rsidRPr="00065B98">
        <w:rPr>
          <w:rFonts w:ascii="Courier New" w:eastAsia="Times New Roman" w:hAnsi="Courier New" w:cs="Courier New"/>
          <w:color w:val="000000"/>
          <w:kern w:val="0"/>
          <w:sz w:val="20"/>
          <w:szCs w:val="20"/>
          <w:bdr w:val="none" w:sz="0" w:space="0" w:color="auto" w:frame="1"/>
          <w14:ligatures w14:val="none"/>
        </w:rPr>
        <w:t xml:space="preserve">        -- nullable</w:t>
      </w:r>
    </w:p>
    <w:p w14:paraId="4C8D08BA"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r w:rsidRPr="00065B98">
        <w:rPr>
          <w:rFonts w:ascii="Courier New" w:eastAsia="Times New Roman" w:hAnsi="Courier New" w:cs="Courier New"/>
          <w:color w:val="000000"/>
          <w:kern w:val="0"/>
          <w:sz w:val="20"/>
          <w:szCs w:val="20"/>
          <w:bdr w:val="none" w:sz="0" w:space="0" w:color="auto" w:frame="1"/>
          <w14:ligatures w14:val="none"/>
        </w:rPr>
        <w:t xml:space="preserve">  </w:t>
      </w:r>
      <w:proofErr w:type="spellStart"/>
      <w:r w:rsidRPr="00065B98">
        <w:rPr>
          <w:rFonts w:ascii="Courier New" w:eastAsia="Times New Roman" w:hAnsi="Courier New" w:cs="Courier New"/>
          <w:color w:val="000000"/>
          <w:kern w:val="0"/>
          <w:sz w:val="20"/>
          <w:szCs w:val="20"/>
          <w:bdr w:val="none" w:sz="0" w:space="0" w:color="auto" w:frame="1"/>
          <w14:ligatures w14:val="none"/>
        </w:rPr>
        <w:t>ocog_reviewed_</w:t>
      </w:r>
      <w:proofErr w:type="gramStart"/>
      <w:r w:rsidRPr="00065B98">
        <w:rPr>
          <w:rFonts w:ascii="Courier New" w:eastAsia="Times New Roman" w:hAnsi="Courier New" w:cs="Courier New"/>
          <w:color w:val="000000"/>
          <w:kern w:val="0"/>
          <w:sz w:val="20"/>
          <w:szCs w:val="20"/>
          <w:bdr w:val="none" w:sz="0" w:space="0" w:color="auto" w:frame="1"/>
          <w14:ligatures w14:val="none"/>
        </w:rPr>
        <w:t>at</w:t>
      </w:r>
      <w:proofErr w:type="spellEnd"/>
      <w:r w:rsidRPr="00065B98">
        <w:rPr>
          <w:rFonts w:ascii="Courier New" w:eastAsia="Times New Roman" w:hAnsi="Courier New" w:cs="Courier New"/>
          <w:color w:val="000000"/>
          <w:kern w:val="0"/>
          <w:sz w:val="20"/>
          <w:szCs w:val="20"/>
          <w:bdr w:val="none" w:sz="0" w:space="0" w:color="auto" w:frame="1"/>
          <w14:ligatures w14:val="none"/>
        </w:rPr>
        <w:t xml:space="preserve">  timestamp</w:t>
      </w:r>
      <w:proofErr w:type="gramEnd"/>
      <w:r w:rsidRPr="00065B98">
        <w:rPr>
          <w:rFonts w:ascii="Courier New" w:eastAsia="Times New Roman" w:hAnsi="Courier New" w:cs="Courier New"/>
          <w:color w:val="000000"/>
          <w:kern w:val="0"/>
          <w:sz w:val="20"/>
          <w:szCs w:val="20"/>
          <w:bdr w:val="none" w:sz="0" w:space="0" w:color="auto" w:frame="1"/>
          <w14:ligatures w14:val="none"/>
        </w:rPr>
        <w:t xml:space="preserve">   -- nullable</w:t>
      </w:r>
    </w:p>
    <w:p w14:paraId="59949F29"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p>
    <w:p w14:paraId="35AACEB2"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proofErr w:type="spellStart"/>
      <w:r w:rsidRPr="00065B98">
        <w:rPr>
          <w:rFonts w:ascii="Courier New" w:eastAsia="Times New Roman" w:hAnsi="Courier New" w:cs="Courier New"/>
          <w:color w:val="000000"/>
          <w:kern w:val="0"/>
          <w:sz w:val="20"/>
          <w:szCs w:val="20"/>
          <w:bdr w:val="none" w:sz="0" w:space="0" w:color="auto" w:frame="1"/>
          <w14:ligatures w14:val="none"/>
        </w:rPr>
        <w:t>quota_changes</w:t>
      </w:r>
      <w:proofErr w:type="spellEnd"/>
      <w:r w:rsidRPr="00065B98">
        <w:rPr>
          <w:rFonts w:ascii="Courier New" w:eastAsia="Times New Roman" w:hAnsi="Courier New" w:cs="Courier New"/>
          <w:color w:val="000000"/>
          <w:kern w:val="0"/>
          <w:sz w:val="20"/>
          <w:szCs w:val="20"/>
          <w:bdr w:val="none" w:sz="0" w:space="0" w:color="auto" w:frame="1"/>
          <w14:ligatures w14:val="none"/>
        </w:rPr>
        <w:t xml:space="preserve">                   -- append-only audit (covers both imports and in-app edits)</w:t>
      </w:r>
    </w:p>
    <w:p w14:paraId="74C86498"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r w:rsidRPr="00065B98">
        <w:rPr>
          <w:rFonts w:ascii="Courier New" w:eastAsia="Times New Roman" w:hAnsi="Courier New" w:cs="Courier New"/>
          <w:color w:val="000000"/>
          <w:kern w:val="0"/>
          <w:sz w:val="20"/>
          <w:szCs w:val="20"/>
          <w:bdr w:val="none" w:sz="0" w:space="0" w:color="auto" w:frame="1"/>
          <w14:ligatures w14:val="none"/>
        </w:rPr>
        <w:lastRenderedPageBreak/>
        <w:t xml:space="preserve">  </w:t>
      </w:r>
      <w:proofErr w:type="spellStart"/>
      <w:r w:rsidRPr="00065B98">
        <w:rPr>
          <w:rFonts w:ascii="Courier New" w:eastAsia="Times New Roman" w:hAnsi="Courier New" w:cs="Courier New"/>
          <w:color w:val="000000"/>
          <w:kern w:val="0"/>
          <w:sz w:val="20"/>
          <w:szCs w:val="20"/>
          <w:bdr w:val="none" w:sz="0" w:space="0" w:color="auto" w:frame="1"/>
          <w14:ligatures w14:val="none"/>
        </w:rPr>
        <w:t>noc_code</w:t>
      </w:r>
      <w:proofErr w:type="spellEnd"/>
      <w:r w:rsidRPr="00065B98">
        <w:rPr>
          <w:rFonts w:ascii="Courier New" w:eastAsia="Times New Roman" w:hAnsi="Courier New" w:cs="Courier New"/>
          <w:color w:val="000000"/>
          <w:kern w:val="0"/>
          <w:sz w:val="20"/>
          <w:szCs w:val="20"/>
          <w:bdr w:val="none" w:sz="0" w:space="0" w:color="auto" w:frame="1"/>
          <w14:ligatures w14:val="none"/>
        </w:rPr>
        <w:t xml:space="preserve">, </w:t>
      </w:r>
      <w:proofErr w:type="spellStart"/>
      <w:r w:rsidRPr="00065B98">
        <w:rPr>
          <w:rFonts w:ascii="Courier New" w:eastAsia="Times New Roman" w:hAnsi="Courier New" w:cs="Courier New"/>
          <w:color w:val="000000"/>
          <w:kern w:val="0"/>
          <w:sz w:val="20"/>
          <w:szCs w:val="20"/>
          <w:bdr w:val="none" w:sz="0" w:space="0" w:color="auto" w:frame="1"/>
          <w14:ligatures w14:val="none"/>
        </w:rPr>
        <w:t>event_id</w:t>
      </w:r>
      <w:proofErr w:type="spellEnd"/>
      <w:r w:rsidRPr="00065B98">
        <w:rPr>
          <w:rFonts w:ascii="Courier New" w:eastAsia="Times New Roman" w:hAnsi="Courier New" w:cs="Courier New"/>
          <w:color w:val="000000"/>
          <w:kern w:val="0"/>
          <w:sz w:val="20"/>
          <w:szCs w:val="20"/>
          <w:bdr w:val="none" w:sz="0" w:space="0" w:color="auto" w:frame="1"/>
          <w14:ligatures w14:val="none"/>
        </w:rPr>
        <w:t xml:space="preserve">, </w:t>
      </w:r>
      <w:proofErr w:type="spellStart"/>
      <w:r w:rsidRPr="00065B98">
        <w:rPr>
          <w:rFonts w:ascii="Courier New" w:eastAsia="Times New Roman" w:hAnsi="Courier New" w:cs="Courier New"/>
          <w:color w:val="000000"/>
          <w:kern w:val="0"/>
          <w:sz w:val="20"/>
          <w:szCs w:val="20"/>
          <w:bdr w:val="none" w:sz="0" w:space="0" w:color="auto" w:frame="1"/>
          <w14:ligatures w14:val="none"/>
        </w:rPr>
        <w:t>quota_</w:t>
      </w:r>
      <w:proofErr w:type="gramStart"/>
      <w:r w:rsidRPr="00065B98">
        <w:rPr>
          <w:rFonts w:ascii="Courier New" w:eastAsia="Times New Roman" w:hAnsi="Courier New" w:cs="Courier New"/>
          <w:color w:val="000000"/>
          <w:kern w:val="0"/>
          <w:sz w:val="20"/>
          <w:szCs w:val="20"/>
          <w:bdr w:val="none" w:sz="0" w:space="0" w:color="auto" w:frame="1"/>
          <w14:ligatures w14:val="none"/>
        </w:rPr>
        <w:t>category</w:t>
      </w:r>
      <w:proofErr w:type="spellEnd"/>
      <w:r w:rsidRPr="00065B98">
        <w:rPr>
          <w:rFonts w:ascii="Courier New" w:eastAsia="Times New Roman" w:hAnsi="Courier New" w:cs="Courier New"/>
          <w:color w:val="000000"/>
          <w:kern w:val="0"/>
          <w:sz w:val="20"/>
          <w:szCs w:val="20"/>
          <w:bdr w:val="none" w:sz="0" w:space="0" w:color="auto" w:frame="1"/>
          <w14:ligatures w14:val="none"/>
        </w:rPr>
        <w:t>,  --</w:t>
      </w:r>
      <w:proofErr w:type="gramEnd"/>
      <w:r w:rsidRPr="00065B98">
        <w:rPr>
          <w:rFonts w:ascii="Courier New" w:eastAsia="Times New Roman" w:hAnsi="Courier New" w:cs="Courier New"/>
          <w:color w:val="000000"/>
          <w:kern w:val="0"/>
          <w:sz w:val="20"/>
          <w:szCs w:val="20"/>
          <w:bdr w:val="none" w:sz="0" w:space="0" w:color="auto" w:frame="1"/>
          <w14:ligatures w14:val="none"/>
        </w:rPr>
        <w:t xml:space="preserve"> </w:t>
      </w:r>
      <w:proofErr w:type="spellStart"/>
      <w:r w:rsidRPr="00065B98">
        <w:rPr>
          <w:rFonts w:ascii="Courier New" w:eastAsia="Times New Roman" w:hAnsi="Courier New" w:cs="Courier New"/>
          <w:color w:val="000000"/>
          <w:kern w:val="0"/>
          <w:sz w:val="20"/>
          <w:szCs w:val="20"/>
          <w:bdr w:val="none" w:sz="0" w:space="0" w:color="auto" w:frame="1"/>
          <w14:ligatures w14:val="none"/>
        </w:rPr>
        <w:t>quota_category</w:t>
      </w:r>
      <w:proofErr w:type="spellEnd"/>
      <w:r w:rsidRPr="00065B98">
        <w:rPr>
          <w:rFonts w:ascii="Courier New" w:eastAsia="Times New Roman" w:hAnsi="Courier New" w:cs="Courier New"/>
          <w:color w:val="000000"/>
          <w:kern w:val="0"/>
          <w:sz w:val="20"/>
          <w:szCs w:val="20"/>
          <w:bdr w:val="none" w:sz="0" w:space="0" w:color="auto" w:frame="1"/>
          <w14:ligatures w14:val="none"/>
        </w:rPr>
        <w:t>: 'e'|'es'|'ep'|'eps'|'et'|'</w:t>
      </w:r>
      <w:proofErr w:type="spellStart"/>
      <w:r w:rsidRPr="00065B98">
        <w:rPr>
          <w:rFonts w:ascii="Courier New" w:eastAsia="Times New Roman" w:hAnsi="Courier New" w:cs="Courier New"/>
          <w:color w:val="000000"/>
          <w:kern w:val="0"/>
          <w:sz w:val="20"/>
          <w:szCs w:val="20"/>
          <w:bdr w:val="none" w:sz="0" w:space="0" w:color="auto" w:frame="1"/>
          <w14:ligatures w14:val="none"/>
        </w:rPr>
        <w:t>ec</w:t>
      </w:r>
      <w:proofErr w:type="spellEnd"/>
      <w:r w:rsidRPr="00065B98">
        <w:rPr>
          <w:rFonts w:ascii="Courier New" w:eastAsia="Times New Roman" w:hAnsi="Courier New" w:cs="Courier New"/>
          <w:color w:val="000000"/>
          <w:kern w:val="0"/>
          <w:sz w:val="20"/>
          <w:szCs w:val="20"/>
          <w:bdr w:val="none" w:sz="0" w:space="0" w:color="auto" w:frame="1"/>
          <w14:ligatures w14:val="none"/>
        </w:rPr>
        <w:t>'|'noc_e'|'</w:t>
      </w:r>
      <w:proofErr w:type="spellStart"/>
      <w:r w:rsidRPr="00065B98">
        <w:rPr>
          <w:rFonts w:ascii="Courier New" w:eastAsia="Times New Roman" w:hAnsi="Courier New" w:cs="Courier New"/>
          <w:color w:val="000000"/>
          <w:kern w:val="0"/>
          <w:sz w:val="20"/>
          <w:szCs w:val="20"/>
          <w:bdr w:val="none" w:sz="0" w:space="0" w:color="auto" w:frame="1"/>
          <w14:ligatures w14:val="none"/>
        </w:rPr>
        <w:t>enr</w:t>
      </w:r>
      <w:proofErr w:type="spellEnd"/>
      <w:r w:rsidRPr="00065B98">
        <w:rPr>
          <w:rFonts w:ascii="Courier New" w:eastAsia="Times New Roman" w:hAnsi="Courier New" w:cs="Courier New"/>
          <w:color w:val="000000"/>
          <w:kern w:val="0"/>
          <w:sz w:val="20"/>
          <w:szCs w:val="20"/>
          <w:bdr w:val="none" w:sz="0" w:space="0" w:color="auto" w:frame="1"/>
          <w14:ligatures w14:val="none"/>
        </w:rPr>
        <w:t>'</w:t>
      </w:r>
    </w:p>
    <w:p w14:paraId="46C80491"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r w:rsidRPr="00065B98">
        <w:rPr>
          <w:rFonts w:ascii="Courier New" w:eastAsia="Times New Roman" w:hAnsi="Courier New" w:cs="Courier New"/>
          <w:color w:val="000000"/>
          <w:kern w:val="0"/>
          <w:sz w:val="20"/>
          <w:szCs w:val="20"/>
          <w:bdr w:val="none" w:sz="0" w:space="0" w:color="auto" w:frame="1"/>
          <w14:ligatures w14:val="none"/>
        </w:rPr>
        <w:t xml:space="preserve">  </w:t>
      </w:r>
      <w:proofErr w:type="spellStart"/>
      <w:r w:rsidRPr="00065B98">
        <w:rPr>
          <w:rFonts w:ascii="Courier New" w:eastAsia="Times New Roman" w:hAnsi="Courier New" w:cs="Courier New"/>
          <w:color w:val="000000"/>
          <w:kern w:val="0"/>
          <w:sz w:val="20"/>
          <w:szCs w:val="20"/>
          <w:bdr w:val="none" w:sz="0" w:space="0" w:color="auto" w:frame="1"/>
          <w14:ligatures w14:val="none"/>
        </w:rPr>
        <w:t>old_value</w:t>
      </w:r>
      <w:proofErr w:type="spellEnd"/>
      <w:r w:rsidRPr="00065B98">
        <w:rPr>
          <w:rFonts w:ascii="Courier New" w:eastAsia="Times New Roman" w:hAnsi="Courier New" w:cs="Courier New"/>
          <w:color w:val="000000"/>
          <w:kern w:val="0"/>
          <w:sz w:val="20"/>
          <w:szCs w:val="20"/>
          <w:bdr w:val="none" w:sz="0" w:space="0" w:color="auto" w:frame="1"/>
          <w14:ligatures w14:val="none"/>
        </w:rPr>
        <w:t xml:space="preserve">, </w:t>
      </w:r>
      <w:proofErr w:type="spellStart"/>
      <w:r w:rsidRPr="00065B98">
        <w:rPr>
          <w:rFonts w:ascii="Courier New" w:eastAsia="Times New Roman" w:hAnsi="Courier New" w:cs="Courier New"/>
          <w:color w:val="000000"/>
          <w:kern w:val="0"/>
          <w:sz w:val="20"/>
          <w:szCs w:val="20"/>
          <w:bdr w:val="none" w:sz="0" w:space="0" w:color="auto" w:frame="1"/>
          <w14:ligatures w14:val="none"/>
        </w:rPr>
        <w:t>new_value</w:t>
      </w:r>
      <w:proofErr w:type="spellEnd"/>
      <w:r w:rsidRPr="00065B98">
        <w:rPr>
          <w:rFonts w:ascii="Courier New" w:eastAsia="Times New Roman" w:hAnsi="Courier New" w:cs="Courier New"/>
          <w:color w:val="000000"/>
          <w:kern w:val="0"/>
          <w:sz w:val="20"/>
          <w:szCs w:val="20"/>
          <w:bdr w:val="none" w:sz="0" w:space="0" w:color="auto" w:frame="1"/>
          <w14:ligatures w14:val="none"/>
        </w:rPr>
        <w:t>,</w:t>
      </w:r>
    </w:p>
    <w:p w14:paraId="0264175B"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r w:rsidRPr="00065B98">
        <w:rPr>
          <w:rFonts w:ascii="Courier New" w:eastAsia="Times New Roman" w:hAnsi="Courier New" w:cs="Courier New"/>
          <w:color w:val="000000"/>
          <w:kern w:val="0"/>
          <w:sz w:val="20"/>
          <w:szCs w:val="20"/>
          <w:bdr w:val="none" w:sz="0" w:space="0" w:color="auto" w:frame="1"/>
          <w14:ligatures w14:val="none"/>
        </w:rPr>
        <w:t xml:space="preserve">  </w:t>
      </w:r>
      <w:proofErr w:type="spellStart"/>
      <w:r w:rsidRPr="00065B98">
        <w:rPr>
          <w:rFonts w:ascii="Courier New" w:eastAsia="Times New Roman" w:hAnsi="Courier New" w:cs="Courier New"/>
          <w:color w:val="000000"/>
          <w:kern w:val="0"/>
          <w:sz w:val="20"/>
          <w:szCs w:val="20"/>
          <w:bdr w:val="none" w:sz="0" w:space="0" w:color="auto" w:frame="1"/>
          <w14:ligatures w14:val="none"/>
        </w:rPr>
        <w:t>changed_by</w:t>
      </w:r>
      <w:proofErr w:type="spellEnd"/>
      <w:r w:rsidRPr="00065B98">
        <w:rPr>
          <w:rFonts w:ascii="Courier New" w:eastAsia="Times New Roman" w:hAnsi="Courier New" w:cs="Courier New"/>
          <w:color w:val="000000"/>
          <w:kern w:val="0"/>
          <w:sz w:val="20"/>
          <w:szCs w:val="20"/>
          <w:bdr w:val="none" w:sz="0" w:space="0" w:color="auto" w:frame="1"/>
          <w14:ligatures w14:val="none"/>
        </w:rPr>
        <w:t xml:space="preserve">, </w:t>
      </w:r>
      <w:proofErr w:type="spellStart"/>
      <w:r w:rsidRPr="00065B98">
        <w:rPr>
          <w:rFonts w:ascii="Courier New" w:eastAsia="Times New Roman" w:hAnsi="Courier New" w:cs="Courier New"/>
          <w:color w:val="000000"/>
          <w:kern w:val="0"/>
          <w:sz w:val="20"/>
          <w:szCs w:val="20"/>
          <w:bdr w:val="none" w:sz="0" w:space="0" w:color="auto" w:frame="1"/>
          <w14:ligatures w14:val="none"/>
        </w:rPr>
        <w:t>changed_at</w:t>
      </w:r>
      <w:proofErr w:type="spellEnd"/>
      <w:r w:rsidRPr="00065B98">
        <w:rPr>
          <w:rFonts w:ascii="Courier New" w:eastAsia="Times New Roman" w:hAnsi="Courier New" w:cs="Courier New"/>
          <w:color w:val="000000"/>
          <w:kern w:val="0"/>
          <w:sz w:val="20"/>
          <w:szCs w:val="20"/>
          <w:bdr w:val="none" w:sz="0" w:space="0" w:color="auto" w:frame="1"/>
          <w14:ligatures w14:val="none"/>
        </w:rPr>
        <w:t xml:space="preserve">, </w:t>
      </w:r>
      <w:proofErr w:type="spellStart"/>
      <w:r w:rsidRPr="00065B98">
        <w:rPr>
          <w:rFonts w:ascii="Courier New" w:eastAsia="Times New Roman" w:hAnsi="Courier New" w:cs="Courier New"/>
          <w:color w:val="000000"/>
          <w:kern w:val="0"/>
          <w:sz w:val="20"/>
          <w:szCs w:val="20"/>
          <w:bdr w:val="none" w:sz="0" w:space="0" w:color="auto" w:frame="1"/>
          <w14:ligatures w14:val="none"/>
        </w:rPr>
        <w:t>change_</w:t>
      </w:r>
      <w:proofErr w:type="gramStart"/>
      <w:r w:rsidRPr="00065B98">
        <w:rPr>
          <w:rFonts w:ascii="Courier New" w:eastAsia="Times New Roman" w:hAnsi="Courier New" w:cs="Courier New"/>
          <w:color w:val="000000"/>
          <w:kern w:val="0"/>
          <w:sz w:val="20"/>
          <w:szCs w:val="20"/>
          <w:bdr w:val="none" w:sz="0" w:space="0" w:color="auto" w:frame="1"/>
          <w14:ligatures w14:val="none"/>
        </w:rPr>
        <w:t>source</w:t>
      </w:r>
      <w:proofErr w:type="spellEnd"/>
      <w:r w:rsidRPr="00065B98">
        <w:rPr>
          <w:rFonts w:ascii="Courier New" w:eastAsia="Times New Roman" w:hAnsi="Courier New" w:cs="Courier New"/>
          <w:color w:val="000000"/>
          <w:kern w:val="0"/>
          <w:sz w:val="20"/>
          <w:szCs w:val="20"/>
          <w:bdr w:val="none" w:sz="0" w:space="0" w:color="auto" w:frame="1"/>
          <w14:ligatures w14:val="none"/>
        </w:rPr>
        <w:t xml:space="preserve">  --</w:t>
      </w:r>
      <w:proofErr w:type="gramEnd"/>
      <w:r w:rsidRPr="00065B98">
        <w:rPr>
          <w:rFonts w:ascii="Courier New" w:eastAsia="Times New Roman" w:hAnsi="Courier New" w:cs="Courier New"/>
          <w:color w:val="000000"/>
          <w:kern w:val="0"/>
          <w:sz w:val="20"/>
          <w:szCs w:val="20"/>
          <w:bdr w:val="none" w:sz="0" w:space="0" w:color="auto" w:frame="1"/>
          <w14:ligatures w14:val="none"/>
        </w:rPr>
        <w:t xml:space="preserve"> 'import' | '</w:t>
      </w:r>
      <w:proofErr w:type="spellStart"/>
      <w:r w:rsidRPr="00065B98">
        <w:rPr>
          <w:rFonts w:ascii="Courier New" w:eastAsia="Times New Roman" w:hAnsi="Courier New" w:cs="Courier New"/>
          <w:color w:val="000000"/>
          <w:kern w:val="0"/>
          <w:sz w:val="20"/>
          <w:szCs w:val="20"/>
          <w:bdr w:val="none" w:sz="0" w:space="0" w:color="auto" w:frame="1"/>
          <w14:ligatures w14:val="none"/>
        </w:rPr>
        <w:t>manual_edit</w:t>
      </w:r>
      <w:proofErr w:type="spellEnd"/>
      <w:r w:rsidRPr="00065B98">
        <w:rPr>
          <w:rFonts w:ascii="Courier New" w:eastAsia="Times New Roman" w:hAnsi="Courier New" w:cs="Courier New"/>
          <w:color w:val="000000"/>
          <w:kern w:val="0"/>
          <w:sz w:val="20"/>
          <w:szCs w:val="20"/>
          <w:bdr w:val="none" w:sz="0" w:space="0" w:color="auto" w:frame="1"/>
          <w14:ligatures w14:val="none"/>
        </w:rPr>
        <w:t>'</w:t>
      </w:r>
    </w:p>
    <w:p w14:paraId="54E0A804"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p>
    <w:p w14:paraId="499A96DE"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proofErr w:type="spellStart"/>
      <w:r w:rsidRPr="00065B98">
        <w:rPr>
          <w:rFonts w:ascii="Courier New" w:eastAsia="Times New Roman" w:hAnsi="Courier New" w:cs="Courier New"/>
          <w:color w:val="000000"/>
          <w:kern w:val="0"/>
          <w:sz w:val="20"/>
          <w:szCs w:val="20"/>
          <w:bdr w:val="none" w:sz="0" w:space="0" w:color="auto" w:frame="1"/>
          <w14:ligatures w14:val="none"/>
        </w:rPr>
        <w:t>enr_requests</w:t>
      </w:r>
      <w:proofErr w:type="spellEnd"/>
    </w:p>
    <w:p w14:paraId="4A9AA554"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r w:rsidRPr="00065B98">
        <w:rPr>
          <w:rFonts w:ascii="Courier New" w:eastAsia="Times New Roman" w:hAnsi="Courier New" w:cs="Courier New"/>
          <w:color w:val="000000"/>
          <w:kern w:val="0"/>
          <w:sz w:val="20"/>
          <w:szCs w:val="20"/>
          <w:bdr w:val="none" w:sz="0" w:space="0" w:color="auto" w:frame="1"/>
          <w14:ligatures w14:val="none"/>
        </w:rPr>
        <w:t xml:space="preserve">  id                </w:t>
      </w:r>
      <w:proofErr w:type="spellStart"/>
      <w:r w:rsidRPr="00065B98">
        <w:rPr>
          <w:rFonts w:ascii="Courier New" w:eastAsia="Times New Roman" w:hAnsi="Courier New" w:cs="Courier New"/>
          <w:color w:val="000000"/>
          <w:kern w:val="0"/>
          <w:sz w:val="20"/>
          <w:szCs w:val="20"/>
          <w:bdr w:val="none" w:sz="0" w:space="0" w:color="auto" w:frame="1"/>
          <w14:ligatures w14:val="none"/>
        </w:rPr>
        <w:t>uuid</w:t>
      </w:r>
      <w:proofErr w:type="spellEnd"/>
    </w:p>
    <w:p w14:paraId="29C569D3"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r w:rsidRPr="00065B98">
        <w:rPr>
          <w:rFonts w:ascii="Courier New" w:eastAsia="Times New Roman" w:hAnsi="Courier New" w:cs="Courier New"/>
          <w:color w:val="000000"/>
          <w:kern w:val="0"/>
          <w:sz w:val="20"/>
          <w:szCs w:val="20"/>
          <w:bdr w:val="none" w:sz="0" w:space="0" w:color="auto" w:frame="1"/>
          <w14:ligatures w14:val="none"/>
        </w:rPr>
        <w:t xml:space="preserve">  </w:t>
      </w:r>
      <w:proofErr w:type="spellStart"/>
      <w:r w:rsidRPr="00065B98">
        <w:rPr>
          <w:rFonts w:ascii="Courier New" w:eastAsia="Times New Roman" w:hAnsi="Courier New" w:cs="Courier New"/>
          <w:color w:val="000000"/>
          <w:kern w:val="0"/>
          <w:sz w:val="20"/>
          <w:szCs w:val="20"/>
          <w:bdr w:val="none" w:sz="0" w:space="0" w:color="auto" w:frame="1"/>
          <w14:ligatures w14:val="none"/>
        </w:rPr>
        <w:t>noc_code</w:t>
      </w:r>
      <w:proofErr w:type="spellEnd"/>
      <w:r w:rsidRPr="00065B98">
        <w:rPr>
          <w:rFonts w:ascii="Courier New" w:eastAsia="Times New Roman" w:hAnsi="Courier New" w:cs="Courier New"/>
          <w:color w:val="000000"/>
          <w:kern w:val="0"/>
          <w:sz w:val="20"/>
          <w:szCs w:val="20"/>
          <w:bdr w:val="none" w:sz="0" w:space="0" w:color="auto" w:frame="1"/>
          <w14:ligatures w14:val="none"/>
        </w:rPr>
        <w:t xml:space="preserve">          text</w:t>
      </w:r>
    </w:p>
    <w:p w14:paraId="1579831F"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r w:rsidRPr="00065B98">
        <w:rPr>
          <w:rFonts w:ascii="Courier New" w:eastAsia="Times New Roman" w:hAnsi="Courier New" w:cs="Courier New"/>
          <w:color w:val="000000"/>
          <w:kern w:val="0"/>
          <w:sz w:val="20"/>
          <w:szCs w:val="20"/>
          <w:bdr w:val="none" w:sz="0" w:space="0" w:color="auto" w:frame="1"/>
          <w14:ligatures w14:val="none"/>
        </w:rPr>
        <w:t xml:space="preserve">  </w:t>
      </w:r>
      <w:proofErr w:type="spellStart"/>
      <w:r w:rsidRPr="00065B98">
        <w:rPr>
          <w:rFonts w:ascii="Courier New" w:eastAsia="Times New Roman" w:hAnsi="Courier New" w:cs="Courier New"/>
          <w:color w:val="000000"/>
          <w:kern w:val="0"/>
          <w:sz w:val="20"/>
          <w:szCs w:val="20"/>
          <w:bdr w:val="none" w:sz="0" w:space="0" w:color="auto" w:frame="1"/>
          <w14:ligatures w14:val="none"/>
        </w:rPr>
        <w:t>event_id</w:t>
      </w:r>
      <w:proofErr w:type="spellEnd"/>
      <w:r w:rsidRPr="00065B98">
        <w:rPr>
          <w:rFonts w:ascii="Courier New" w:eastAsia="Times New Roman" w:hAnsi="Courier New" w:cs="Courier New"/>
          <w:color w:val="000000"/>
          <w:kern w:val="0"/>
          <w:sz w:val="20"/>
          <w:szCs w:val="20"/>
          <w:bdr w:val="none" w:sz="0" w:space="0" w:color="auto" w:frame="1"/>
          <w14:ligatures w14:val="none"/>
        </w:rPr>
        <w:t xml:space="preserve">          text</w:t>
      </w:r>
    </w:p>
    <w:p w14:paraId="71A7E9F7"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r w:rsidRPr="00065B98">
        <w:rPr>
          <w:rFonts w:ascii="Courier New" w:eastAsia="Times New Roman" w:hAnsi="Courier New" w:cs="Courier New"/>
          <w:color w:val="000000"/>
          <w:kern w:val="0"/>
          <w:sz w:val="20"/>
          <w:szCs w:val="20"/>
          <w:bdr w:val="none" w:sz="0" w:space="0" w:color="auto" w:frame="1"/>
          <w14:ligatures w14:val="none"/>
        </w:rPr>
        <w:t xml:space="preserve">  </w:t>
      </w:r>
      <w:proofErr w:type="spellStart"/>
      <w:r w:rsidRPr="00065B98">
        <w:rPr>
          <w:rFonts w:ascii="Courier New" w:eastAsia="Times New Roman" w:hAnsi="Courier New" w:cs="Courier New"/>
          <w:color w:val="000000"/>
          <w:kern w:val="0"/>
          <w:sz w:val="20"/>
          <w:szCs w:val="20"/>
          <w:bdr w:val="none" w:sz="0" w:space="0" w:color="auto" w:frame="1"/>
          <w14:ligatures w14:val="none"/>
        </w:rPr>
        <w:t>organization_id</w:t>
      </w:r>
      <w:proofErr w:type="spellEnd"/>
      <w:r w:rsidRPr="00065B98">
        <w:rPr>
          <w:rFonts w:ascii="Courier New" w:eastAsia="Times New Roman" w:hAnsi="Courier New" w:cs="Courier New"/>
          <w:color w:val="000000"/>
          <w:kern w:val="0"/>
          <w:sz w:val="20"/>
          <w:szCs w:val="20"/>
          <w:bdr w:val="none" w:sz="0" w:space="0" w:color="auto" w:frame="1"/>
          <w14:ligatures w14:val="none"/>
        </w:rPr>
        <w:t xml:space="preserve">   </w:t>
      </w:r>
      <w:proofErr w:type="spellStart"/>
      <w:r w:rsidRPr="00065B98">
        <w:rPr>
          <w:rFonts w:ascii="Courier New" w:eastAsia="Times New Roman" w:hAnsi="Courier New" w:cs="Courier New"/>
          <w:color w:val="000000"/>
          <w:kern w:val="0"/>
          <w:sz w:val="20"/>
          <w:szCs w:val="20"/>
          <w:bdr w:val="none" w:sz="0" w:space="0" w:color="auto" w:frame="1"/>
          <w14:ligatures w14:val="none"/>
        </w:rPr>
        <w:t>uuid</w:t>
      </w:r>
      <w:proofErr w:type="spellEnd"/>
    </w:p>
    <w:p w14:paraId="51C7A14A"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r w:rsidRPr="00065B98">
        <w:rPr>
          <w:rFonts w:ascii="Courier New" w:eastAsia="Times New Roman" w:hAnsi="Courier New" w:cs="Courier New"/>
          <w:color w:val="000000"/>
          <w:kern w:val="0"/>
          <w:sz w:val="20"/>
          <w:szCs w:val="20"/>
          <w:bdr w:val="none" w:sz="0" w:space="0" w:color="auto" w:frame="1"/>
          <w14:ligatures w14:val="none"/>
        </w:rPr>
        <w:t xml:space="preserve">  </w:t>
      </w:r>
      <w:proofErr w:type="spellStart"/>
      <w:r w:rsidRPr="00065B98">
        <w:rPr>
          <w:rFonts w:ascii="Courier New" w:eastAsia="Times New Roman" w:hAnsi="Courier New" w:cs="Courier New"/>
          <w:color w:val="000000"/>
          <w:kern w:val="0"/>
          <w:sz w:val="20"/>
          <w:szCs w:val="20"/>
          <w:bdr w:val="none" w:sz="0" w:space="0" w:color="auto" w:frame="1"/>
          <w14:ligatures w14:val="none"/>
        </w:rPr>
        <w:t>priority_rank</w:t>
      </w:r>
      <w:proofErr w:type="spellEnd"/>
      <w:r w:rsidRPr="00065B98">
        <w:rPr>
          <w:rFonts w:ascii="Courier New" w:eastAsia="Times New Roman" w:hAnsi="Courier New" w:cs="Courier New"/>
          <w:color w:val="000000"/>
          <w:kern w:val="0"/>
          <w:sz w:val="20"/>
          <w:szCs w:val="20"/>
          <w:bdr w:val="none" w:sz="0" w:space="0" w:color="auto" w:frame="1"/>
          <w14:ligatures w14:val="none"/>
        </w:rPr>
        <w:t xml:space="preserve">     integer     -- NOC-assigned priority</w:t>
      </w:r>
    </w:p>
    <w:p w14:paraId="728377C2"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r w:rsidRPr="00065B98">
        <w:rPr>
          <w:rFonts w:ascii="Courier New" w:eastAsia="Times New Roman" w:hAnsi="Courier New" w:cs="Courier New"/>
          <w:color w:val="000000"/>
          <w:kern w:val="0"/>
          <w:sz w:val="20"/>
          <w:szCs w:val="20"/>
          <w:bdr w:val="none" w:sz="0" w:space="0" w:color="auto" w:frame="1"/>
          <w14:ligatures w14:val="none"/>
        </w:rPr>
        <w:t xml:space="preserve">  </w:t>
      </w:r>
      <w:proofErr w:type="spellStart"/>
      <w:r w:rsidRPr="00065B98">
        <w:rPr>
          <w:rFonts w:ascii="Courier New" w:eastAsia="Times New Roman" w:hAnsi="Courier New" w:cs="Courier New"/>
          <w:color w:val="000000"/>
          <w:kern w:val="0"/>
          <w:sz w:val="20"/>
          <w:szCs w:val="20"/>
          <w:bdr w:val="none" w:sz="0" w:space="0" w:color="auto" w:frame="1"/>
          <w14:ligatures w14:val="none"/>
        </w:rPr>
        <w:t>slots_requested</w:t>
      </w:r>
      <w:proofErr w:type="spellEnd"/>
      <w:r w:rsidRPr="00065B98">
        <w:rPr>
          <w:rFonts w:ascii="Courier New" w:eastAsia="Times New Roman" w:hAnsi="Courier New" w:cs="Courier New"/>
          <w:color w:val="000000"/>
          <w:kern w:val="0"/>
          <w:sz w:val="20"/>
          <w:szCs w:val="20"/>
          <w:bdr w:val="none" w:sz="0" w:space="0" w:color="auto" w:frame="1"/>
          <w14:ligatures w14:val="none"/>
        </w:rPr>
        <w:t xml:space="preserve">   integer     -- set by NOC at submission</w:t>
      </w:r>
    </w:p>
    <w:p w14:paraId="3896528D"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r w:rsidRPr="00065B98">
        <w:rPr>
          <w:rFonts w:ascii="Courier New" w:eastAsia="Times New Roman" w:hAnsi="Courier New" w:cs="Courier New"/>
          <w:color w:val="000000"/>
          <w:kern w:val="0"/>
          <w:sz w:val="20"/>
          <w:szCs w:val="20"/>
          <w:bdr w:val="none" w:sz="0" w:space="0" w:color="auto" w:frame="1"/>
          <w14:ligatures w14:val="none"/>
        </w:rPr>
        <w:t xml:space="preserve">  </w:t>
      </w:r>
      <w:proofErr w:type="spellStart"/>
      <w:r w:rsidRPr="00065B98">
        <w:rPr>
          <w:rFonts w:ascii="Courier New" w:eastAsia="Times New Roman" w:hAnsi="Courier New" w:cs="Courier New"/>
          <w:color w:val="000000"/>
          <w:kern w:val="0"/>
          <w:sz w:val="20"/>
          <w:szCs w:val="20"/>
          <w:bdr w:val="none" w:sz="0" w:space="0" w:color="auto" w:frame="1"/>
          <w14:ligatures w14:val="none"/>
        </w:rPr>
        <w:t>slots_granted</w:t>
      </w:r>
      <w:proofErr w:type="spellEnd"/>
      <w:r w:rsidRPr="00065B98">
        <w:rPr>
          <w:rFonts w:ascii="Courier New" w:eastAsia="Times New Roman" w:hAnsi="Courier New" w:cs="Courier New"/>
          <w:color w:val="000000"/>
          <w:kern w:val="0"/>
          <w:sz w:val="20"/>
          <w:szCs w:val="20"/>
          <w:bdr w:val="none" w:sz="0" w:space="0" w:color="auto" w:frame="1"/>
          <w14:ligatures w14:val="none"/>
        </w:rPr>
        <w:t xml:space="preserve">     integer     -- set by IOC (null until decision)</w:t>
      </w:r>
    </w:p>
    <w:p w14:paraId="79E9B579"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r w:rsidRPr="00065B98">
        <w:rPr>
          <w:rFonts w:ascii="Courier New" w:eastAsia="Times New Roman" w:hAnsi="Courier New" w:cs="Courier New"/>
          <w:color w:val="000000"/>
          <w:kern w:val="0"/>
          <w:sz w:val="20"/>
          <w:szCs w:val="20"/>
          <w:bdr w:val="none" w:sz="0" w:space="0" w:color="auto" w:frame="1"/>
          <w14:ligatures w14:val="none"/>
        </w:rPr>
        <w:t xml:space="preserve">  decision          text        -- 'granted' | 'partial' | 'denied' | null (pending)</w:t>
      </w:r>
    </w:p>
    <w:p w14:paraId="15E3E363"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r w:rsidRPr="00065B98">
        <w:rPr>
          <w:rFonts w:ascii="Courier New" w:eastAsia="Times New Roman" w:hAnsi="Courier New" w:cs="Courier New"/>
          <w:color w:val="000000"/>
          <w:kern w:val="0"/>
          <w:sz w:val="20"/>
          <w:szCs w:val="20"/>
          <w:bdr w:val="none" w:sz="0" w:space="0" w:color="auto" w:frame="1"/>
          <w14:ligatures w14:val="none"/>
        </w:rPr>
        <w:t xml:space="preserve">  </w:t>
      </w:r>
      <w:proofErr w:type="spellStart"/>
      <w:r w:rsidRPr="00065B98">
        <w:rPr>
          <w:rFonts w:ascii="Courier New" w:eastAsia="Times New Roman" w:hAnsi="Courier New" w:cs="Courier New"/>
          <w:color w:val="000000"/>
          <w:kern w:val="0"/>
          <w:sz w:val="20"/>
          <w:szCs w:val="20"/>
          <w:bdr w:val="none" w:sz="0" w:space="0" w:color="auto" w:frame="1"/>
          <w14:ligatures w14:val="none"/>
        </w:rPr>
        <w:t>decision_notes</w:t>
      </w:r>
      <w:proofErr w:type="spellEnd"/>
      <w:r w:rsidRPr="00065B98">
        <w:rPr>
          <w:rFonts w:ascii="Courier New" w:eastAsia="Times New Roman" w:hAnsi="Courier New" w:cs="Courier New"/>
          <w:color w:val="000000"/>
          <w:kern w:val="0"/>
          <w:sz w:val="20"/>
          <w:szCs w:val="20"/>
          <w:bdr w:val="none" w:sz="0" w:space="0" w:color="auto" w:frame="1"/>
          <w14:ligatures w14:val="none"/>
        </w:rPr>
        <w:t xml:space="preserve">    text        -- nullable, IOC explanation</w:t>
      </w:r>
    </w:p>
    <w:p w14:paraId="62970D2D"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r w:rsidRPr="00065B98">
        <w:rPr>
          <w:rFonts w:ascii="Courier New" w:eastAsia="Times New Roman" w:hAnsi="Courier New" w:cs="Courier New"/>
          <w:color w:val="000000"/>
          <w:kern w:val="0"/>
          <w:sz w:val="20"/>
          <w:szCs w:val="20"/>
          <w:bdr w:val="none" w:sz="0" w:space="0" w:color="auto" w:frame="1"/>
          <w14:ligatures w14:val="none"/>
        </w:rPr>
        <w:t xml:space="preserve">  </w:t>
      </w:r>
      <w:proofErr w:type="spellStart"/>
      <w:r w:rsidRPr="00065B98">
        <w:rPr>
          <w:rFonts w:ascii="Courier New" w:eastAsia="Times New Roman" w:hAnsi="Courier New" w:cs="Courier New"/>
          <w:color w:val="000000"/>
          <w:kern w:val="0"/>
          <w:sz w:val="20"/>
          <w:szCs w:val="20"/>
          <w:bdr w:val="none" w:sz="0" w:space="0" w:color="auto" w:frame="1"/>
          <w14:ligatures w14:val="none"/>
        </w:rPr>
        <w:t>reviewed_by</w:t>
      </w:r>
      <w:proofErr w:type="spellEnd"/>
      <w:r w:rsidRPr="00065B98">
        <w:rPr>
          <w:rFonts w:ascii="Courier New" w:eastAsia="Times New Roman" w:hAnsi="Courier New" w:cs="Courier New"/>
          <w:color w:val="000000"/>
          <w:kern w:val="0"/>
          <w:sz w:val="20"/>
          <w:szCs w:val="20"/>
          <w:bdr w:val="none" w:sz="0" w:space="0" w:color="auto" w:frame="1"/>
          <w14:ligatures w14:val="none"/>
        </w:rPr>
        <w:t xml:space="preserve">       text        -- IOC admin user id</w:t>
      </w:r>
    </w:p>
    <w:p w14:paraId="57E16ABC"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14:ligatures w14:val="none"/>
        </w:rPr>
      </w:pPr>
      <w:r w:rsidRPr="00065B98">
        <w:rPr>
          <w:rFonts w:ascii="Courier New" w:eastAsia="Times New Roman" w:hAnsi="Courier New" w:cs="Courier New"/>
          <w:color w:val="000000"/>
          <w:kern w:val="0"/>
          <w:sz w:val="20"/>
          <w:szCs w:val="20"/>
          <w:bdr w:val="none" w:sz="0" w:space="0" w:color="auto" w:frame="1"/>
          <w14:ligatures w14:val="none"/>
        </w:rPr>
        <w:t xml:space="preserve">  </w:t>
      </w:r>
      <w:proofErr w:type="spellStart"/>
      <w:r w:rsidRPr="00065B98">
        <w:rPr>
          <w:rFonts w:ascii="Courier New" w:eastAsia="Times New Roman" w:hAnsi="Courier New" w:cs="Courier New"/>
          <w:color w:val="000000"/>
          <w:kern w:val="0"/>
          <w:sz w:val="20"/>
          <w:szCs w:val="20"/>
          <w:bdr w:val="none" w:sz="0" w:space="0" w:color="auto" w:frame="1"/>
          <w14:ligatures w14:val="none"/>
        </w:rPr>
        <w:t>reviewed_at</w:t>
      </w:r>
      <w:proofErr w:type="spellEnd"/>
      <w:r w:rsidRPr="00065B98">
        <w:rPr>
          <w:rFonts w:ascii="Courier New" w:eastAsia="Times New Roman" w:hAnsi="Courier New" w:cs="Courier New"/>
          <w:color w:val="000000"/>
          <w:kern w:val="0"/>
          <w:sz w:val="20"/>
          <w:szCs w:val="20"/>
          <w:bdr w:val="none" w:sz="0" w:space="0" w:color="auto" w:frame="1"/>
          <w14:ligatures w14:val="none"/>
        </w:rPr>
        <w:t xml:space="preserve">       timestamp</w:t>
      </w:r>
    </w:p>
    <w:p w14:paraId="7DC8A401" w14:textId="77777777" w:rsidR="00065B98" w:rsidRPr="00065B98" w:rsidRDefault="00065B98" w:rsidP="00065B98">
      <w:pPr>
        <w:shd w:val="clear" w:color="auto" w:fill="FFFFFF"/>
        <w:spacing w:before="300" w:after="150" w:line="240" w:lineRule="auto"/>
        <w:outlineLvl w:val="2"/>
        <w:rPr>
          <w:rFonts w:ascii="Helvetica" w:eastAsia="Times New Roman" w:hAnsi="Helvetica" w:cs="Times New Roman"/>
          <w:b/>
          <w:bCs/>
          <w:color w:val="000000"/>
          <w:kern w:val="0"/>
          <w:sz w:val="27"/>
          <w:szCs w:val="27"/>
          <w14:ligatures w14:val="none"/>
        </w:rPr>
      </w:pPr>
      <w:r w:rsidRPr="00065B98">
        <w:rPr>
          <w:rFonts w:ascii="Helvetica" w:eastAsia="Times New Roman" w:hAnsi="Helvetica" w:cs="Times New Roman"/>
          <w:b/>
          <w:bCs/>
          <w:color w:val="000000"/>
          <w:kern w:val="0"/>
          <w:sz w:val="27"/>
          <w:szCs w:val="27"/>
          <w14:ligatures w14:val="none"/>
        </w:rPr>
        <w:t>Prior Games comparison</w:t>
      </w:r>
    </w:p>
    <w:p w14:paraId="1548C848" w14:textId="77777777" w:rsidR="00065B98" w:rsidRPr="00065B98" w:rsidRDefault="00065B98" w:rsidP="00065B98">
      <w:pPr>
        <w:shd w:val="clear" w:color="auto" w:fill="FFFFFF"/>
        <w:spacing w:before="225" w:after="225"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When setting quotas in July 2026, the IOC should be able to compare against prior editions of the </w:t>
      </w:r>
      <w:r w:rsidRPr="00065B98">
        <w:rPr>
          <w:rFonts w:ascii="Helvetica" w:eastAsia="Times New Roman" w:hAnsi="Helvetica" w:cs="Times New Roman"/>
          <w:b/>
          <w:bCs/>
          <w:color w:val="000000"/>
          <w:kern w:val="0"/>
          <w:sz w:val="21"/>
          <w:szCs w:val="21"/>
          <w14:ligatures w14:val="none"/>
        </w:rPr>
        <w:t>same Games type</w:t>
      </w:r>
      <w:r w:rsidRPr="00065B98">
        <w:rPr>
          <w:rFonts w:ascii="Helvetica" w:eastAsia="Times New Roman" w:hAnsi="Helvetica" w:cs="Times New Roman"/>
          <w:color w:val="000000"/>
          <w:kern w:val="0"/>
          <w:sz w:val="21"/>
          <w:szCs w:val="21"/>
          <w14:ligatures w14:val="none"/>
        </w:rPr>
        <w:t> (</w:t>
      </w:r>
      <w:proofErr w:type="spellStart"/>
      <w:r w:rsidRPr="00065B98">
        <w:rPr>
          <w:rFonts w:ascii="Helvetica" w:eastAsia="Times New Roman" w:hAnsi="Helvetica" w:cs="Times New Roman"/>
          <w:color w:val="000000"/>
          <w:kern w:val="0"/>
          <w:sz w:val="21"/>
          <w:szCs w:val="21"/>
          <w14:ligatures w14:val="none"/>
        </w:rPr>
        <w:t>summer</w:t>
      </w:r>
      <w:r w:rsidRPr="00065B98">
        <w:rPr>
          <w:rFonts w:ascii="Apple Color Emoji" w:eastAsia="Times New Roman" w:hAnsi="Apple Color Emoji" w:cs="Apple Color Emoji"/>
          <w:color w:val="000000"/>
          <w:kern w:val="0"/>
          <w:sz w:val="21"/>
          <w:szCs w:val="21"/>
          <w14:ligatures w14:val="none"/>
        </w:rPr>
        <w:t>↔</w:t>
      </w:r>
      <w:r w:rsidRPr="00065B98">
        <w:rPr>
          <w:rFonts w:ascii="Helvetica" w:eastAsia="Times New Roman" w:hAnsi="Helvetica" w:cs="Times New Roman"/>
          <w:color w:val="000000"/>
          <w:kern w:val="0"/>
          <w:sz w:val="21"/>
          <w:szCs w:val="21"/>
          <w14:ligatures w14:val="none"/>
        </w:rPr>
        <w:t>summer</w:t>
      </w:r>
      <w:proofErr w:type="spellEnd"/>
      <w:r w:rsidRPr="00065B98">
        <w:rPr>
          <w:rFonts w:ascii="Helvetica" w:eastAsia="Times New Roman" w:hAnsi="Helvetica" w:cs="Times New Roman"/>
          <w:color w:val="000000"/>
          <w:kern w:val="0"/>
          <w:sz w:val="21"/>
          <w:szCs w:val="21"/>
          <w14:ligatures w14:val="none"/>
        </w:rPr>
        <w:t xml:space="preserve">, </w:t>
      </w:r>
      <w:proofErr w:type="spellStart"/>
      <w:r w:rsidRPr="00065B98">
        <w:rPr>
          <w:rFonts w:ascii="Helvetica" w:eastAsia="Times New Roman" w:hAnsi="Helvetica" w:cs="Times New Roman"/>
          <w:color w:val="000000"/>
          <w:kern w:val="0"/>
          <w:sz w:val="21"/>
          <w:szCs w:val="21"/>
          <w14:ligatures w14:val="none"/>
        </w:rPr>
        <w:t>winter</w:t>
      </w:r>
      <w:r w:rsidRPr="00065B98">
        <w:rPr>
          <w:rFonts w:ascii="Apple Color Emoji" w:eastAsia="Times New Roman" w:hAnsi="Apple Color Emoji" w:cs="Apple Color Emoji"/>
          <w:color w:val="000000"/>
          <w:kern w:val="0"/>
          <w:sz w:val="21"/>
          <w:szCs w:val="21"/>
          <w14:ligatures w14:val="none"/>
        </w:rPr>
        <w:t>↔</w:t>
      </w:r>
      <w:r w:rsidRPr="00065B98">
        <w:rPr>
          <w:rFonts w:ascii="Helvetica" w:eastAsia="Times New Roman" w:hAnsi="Helvetica" w:cs="Times New Roman"/>
          <w:color w:val="000000"/>
          <w:kern w:val="0"/>
          <w:sz w:val="21"/>
          <w:szCs w:val="21"/>
          <w14:ligatures w14:val="none"/>
        </w:rPr>
        <w:t>winter</w:t>
      </w:r>
      <w:proofErr w:type="spellEnd"/>
      <w:r w:rsidRPr="00065B98">
        <w:rPr>
          <w:rFonts w:ascii="Helvetica" w:eastAsia="Times New Roman" w:hAnsi="Helvetica" w:cs="Times New Roman"/>
          <w:color w:val="000000"/>
          <w:kern w:val="0"/>
          <w:sz w:val="21"/>
          <w:szCs w:val="21"/>
          <w14:ligatures w14:val="none"/>
        </w:rPr>
        <w:t xml:space="preserve"> — not sequential). This is tracked as TODO-024.</w:t>
      </w:r>
    </w:p>
    <w:p w14:paraId="243826AF" w14:textId="77777777" w:rsidR="00065B98" w:rsidRPr="00065B98" w:rsidRDefault="00000000" w:rsidP="00065B98">
      <w:pPr>
        <w:spacing w:after="0" w:line="240" w:lineRule="auto"/>
        <w:rPr>
          <w:rFonts w:ascii="Helvetica" w:eastAsia="Times New Roman" w:hAnsi="Helvetica" w:cs="Times New Roman"/>
          <w:kern w:val="0"/>
          <w:sz w:val="21"/>
          <w:szCs w:val="21"/>
          <w14:ligatures w14:val="none"/>
        </w:rPr>
      </w:pPr>
      <w:r>
        <w:rPr>
          <w:rFonts w:ascii="Times New Roman" w:eastAsia="Times New Roman" w:hAnsi="Times New Roman" w:cs="Times New Roman"/>
          <w:noProof/>
          <w:kern w:val="0"/>
        </w:rPr>
        <w:pict w14:anchorId="4DAD91E5">
          <v:rect id="_x0000_i1036" style="width:0;height:3pt" o:hralign="center" o:hrstd="t" o:hrnoshade="t" o:hr="t" fillcolor="#ccc" stroked="f"/>
        </w:pict>
      </w:r>
    </w:p>
    <w:p w14:paraId="1930C7B7" w14:textId="77777777" w:rsidR="00065B98" w:rsidRPr="00065B98" w:rsidRDefault="00065B98" w:rsidP="00065B98">
      <w:pPr>
        <w:pBdr>
          <w:bottom w:val="single" w:sz="6" w:space="0" w:color="CCCCCC"/>
        </w:pBdr>
        <w:shd w:val="clear" w:color="auto" w:fill="FFFFFF"/>
        <w:spacing w:before="300" w:after="150" w:line="240" w:lineRule="auto"/>
        <w:outlineLvl w:val="1"/>
        <w:rPr>
          <w:rFonts w:ascii="Helvetica" w:eastAsia="Times New Roman" w:hAnsi="Helvetica" w:cs="Times New Roman"/>
          <w:b/>
          <w:bCs/>
          <w:color w:val="000000"/>
          <w:kern w:val="0"/>
          <w:sz w:val="36"/>
          <w:szCs w:val="36"/>
          <w14:ligatures w14:val="none"/>
        </w:rPr>
      </w:pPr>
      <w:r w:rsidRPr="00065B98">
        <w:rPr>
          <w:rFonts w:ascii="Helvetica" w:eastAsia="Times New Roman" w:hAnsi="Helvetica" w:cs="Times New Roman"/>
          <w:b/>
          <w:bCs/>
          <w:color w:val="000000"/>
          <w:kern w:val="0"/>
          <w:sz w:val="36"/>
          <w:szCs w:val="36"/>
          <w14:ligatures w14:val="none"/>
        </w:rPr>
        <w:t>Resolved Design Decisions</w:t>
      </w:r>
    </w:p>
    <w:tbl>
      <w:tblPr>
        <w:tblW w:w="0" w:type="auto"/>
        <w:shd w:val="clear" w:color="auto" w:fill="FFFFFF"/>
        <w:tblCellMar>
          <w:left w:w="0" w:type="dxa"/>
          <w:right w:w="0" w:type="dxa"/>
        </w:tblCellMar>
        <w:tblLook w:val="04A0" w:firstRow="1" w:lastRow="0" w:firstColumn="1" w:lastColumn="0" w:noHBand="0" w:noVBand="1"/>
      </w:tblPr>
      <w:tblGrid>
        <w:gridCol w:w="595"/>
        <w:gridCol w:w="1798"/>
        <w:gridCol w:w="5594"/>
        <w:gridCol w:w="1357"/>
      </w:tblGrid>
      <w:tr w:rsidR="00065B98" w:rsidRPr="00065B98" w14:paraId="342ED73B"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7F6A7D89" w14:textId="77777777" w:rsidR="00065B98" w:rsidRPr="00065B98" w:rsidRDefault="00065B98" w:rsidP="00065B98">
            <w:pPr>
              <w:spacing w:after="0" w:line="240" w:lineRule="auto"/>
              <w:jc w:val="center"/>
              <w:rPr>
                <w:rFonts w:ascii="Helvetica" w:eastAsia="Times New Roman" w:hAnsi="Helvetica" w:cs="Times New Roman"/>
                <w:b/>
                <w:bCs/>
                <w:color w:val="000000"/>
                <w:kern w:val="0"/>
                <w:sz w:val="21"/>
                <w:szCs w:val="21"/>
                <w14:ligatures w14:val="none"/>
              </w:rPr>
            </w:pPr>
            <w:r w:rsidRPr="00065B98">
              <w:rPr>
                <w:rFonts w:ascii="Helvetica" w:eastAsia="Times New Roman" w:hAnsi="Helvetica" w:cs="Times New Roman"/>
                <w:b/>
                <w:bCs/>
                <w:color w:val="000000"/>
                <w:kern w:val="0"/>
                <w:sz w:val="21"/>
                <w:szCs w:val="21"/>
                <w14:ligatures w14:val="none"/>
              </w:rPr>
              <w:t>#</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335EEA9B" w14:textId="77777777" w:rsidR="00065B98" w:rsidRPr="00065B98" w:rsidRDefault="00065B98" w:rsidP="00065B98">
            <w:pPr>
              <w:spacing w:after="0" w:line="240" w:lineRule="auto"/>
              <w:jc w:val="center"/>
              <w:rPr>
                <w:rFonts w:ascii="Helvetica" w:eastAsia="Times New Roman" w:hAnsi="Helvetica" w:cs="Times New Roman"/>
                <w:b/>
                <w:bCs/>
                <w:color w:val="000000"/>
                <w:kern w:val="0"/>
                <w:sz w:val="21"/>
                <w:szCs w:val="21"/>
                <w14:ligatures w14:val="none"/>
              </w:rPr>
            </w:pPr>
            <w:r w:rsidRPr="00065B98">
              <w:rPr>
                <w:rFonts w:ascii="Helvetica" w:eastAsia="Times New Roman" w:hAnsi="Helvetica" w:cs="Times New Roman"/>
                <w:b/>
                <w:bCs/>
                <w:color w:val="000000"/>
                <w:kern w:val="0"/>
                <w:sz w:val="21"/>
                <w:szCs w:val="21"/>
                <w14:ligatures w14:val="none"/>
              </w:rPr>
              <w:t>Decision</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5B5AFD1F" w14:textId="77777777" w:rsidR="00065B98" w:rsidRPr="00065B98" w:rsidRDefault="00065B98" w:rsidP="00065B98">
            <w:pPr>
              <w:spacing w:after="0" w:line="240" w:lineRule="auto"/>
              <w:jc w:val="center"/>
              <w:rPr>
                <w:rFonts w:ascii="Helvetica" w:eastAsia="Times New Roman" w:hAnsi="Helvetica" w:cs="Times New Roman"/>
                <w:b/>
                <w:bCs/>
                <w:color w:val="000000"/>
                <w:kern w:val="0"/>
                <w:sz w:val="21"/>
                <w:szCs w:val="21"/>
                <w14:ligatures w14:val="none"/>
              </w:rPr>
            </w:pPr>
            <w:r w:rsidRPr="00065B98">
              <w:rPr>
                <w:rFonts w:ascii="Helvetica" w:eastAsia="Times New Roman" w:hAnsi="Helvetica" w:cs="Times New Roman"/>
                <w:b/>
                <w:bCs/>
                <w:color w:val="000000"/>
                <w:kern w:val="0"/>
                <w:sz w:val="21"/>
                <w:szCs w:val="21"/>
                <w14:ligatures w14:val="none"/>
              </w:rPr>
              <w:t>Resolution</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4CAD6CAC" w14:textId="77777777" w:rsidR="00065B98" w:rsidRPr="00065B98" w:rsidRDefault="00065B98" w:rsidP="00065B98">
            <w:pPr>
              <w:spacing w:after="0" w:line="240" w:lineRule="auto"/>
              <w:jc w:val="center"/>
              <w:rPr>
                <w:rFonts w:ascii="Helvetica" w:eastAsia="Times New Roman" w:hAnsi="Helvetica" w:cs="Times New Roman"/>
                <w:b/>
                <w:bCs/>
                <w:color w:val="000000"/>
                <w:kern w:val="0"/>
                <w:sz w:val="21"/>
                <w:szCs w:val="21"/>
                <w14:ligatures w14:val="none"/>
              </w:rPr>
            </w:pPr>
            <w:r w:rsidRPr="00065B98">
              <w:rPr>
                <w:rFonts w:ascii="Helvetica" w:eastAsia="Times New Roman" w:hAnsi="Helvetica" w:cs="Times New Roman"/>
                <w:b/>
                <w:bCs/>
                <w:color w:val="000000"/>
                <w:kern w:val="0"/>
                <w:sz w:val="21"/>
                <w:szCs w:val="21"/>
                <w14:ligatures w14:val="none"/>
              </w:rPr>
              <w:t>Date</w:t>
            </w:r>
          </w:p>
        </w:tc>
      </w:tr>
      <w:tr w:rsidR="00065B98" w:rsidRPr="00065B98" w14:paraId="2ECB1C35"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0403B69F"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1</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1D81B07B"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ACR API contract</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135C1370"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Define </w:t>
            </w:r>
            <w:proofErr w:type="spellStart"/>
            <w:r w:rsidRPr="00065B98">
              <w:rPr>
                <w:rFonts w:ascii="Courier New" w:eastAsia="Times New Roman" w:hAnsi="Courier New" w:cs="Courier New"/>
                <w:color w:val="000000"/>
                <w:kern w:val="0"/>
                <w:sz w:val="20"/>
                <w:szCs w:val="20"/>
                <w:bdr w:val="single" w:sz="6" w:space="0" w:color="EAEAEA" w:frame="1"/>
                <w:shd w:val="clear" w:color="auto" w:fill="F8F8F8"/>
                <w14:ligatures w14:val="none"/>
              </w:rPr>
              <w:t>AcrAdapter</w:t>
            </w:r>
            <w:proofErr w:type="spellEnd"/>
            <w:r w:rsidRPr="00065B98">
              <w:rPr>
                <w:rFonts w:ascii="Helvetica" w:eastAsia="Times New Roman" w:hAnsi="Helvetica" w:cs="Times New Roman"/>
                <w:color w:val="000000"/>
                <w:kern w:val="0"/>
                <w:sz w:val="21"/>
                <w:szCs w:val="21"/>
                <w14:ligatures w14:val="none"/>
              </w:rPr>
              <w:t> interface with ACR team before writing any stub. Required: </w:t>
            </w:r>
            <w:proofErr w:type="spellStart"/>
            <w:proofErr w:type="gramStart"/>
            <w:r w:rsidRPr="00065B98">
              <w:rPr>
                <w:rFonts w:ascii="Courier New" w:eastAsia="Times New Roman" w:hAnsi="Courier New" w:cs="Courier New"/>
                <w:color w:val="000000"/>
                <w:kern w:val="0"/>
                <w:sz w:val="20"/>
                <w:szCs w:val="20"/>
                <w:bdr w:val="single" w:sz="6" w:space="0" w:color="EAEAEA" w:frame="1"/>
                <w:shd w:val="clear" w:color="auto" w:fill="F8F8F8"/>
                <w14:ligatures w14:val="none"/>
              </w:rPr>
              <w:t>fetchQuota</w:t>
            </w:r>
            <w:proofErr w:type="spellEnd"/>
            <w:r w:rsidRPr="00065B98">
              <w:rPr>
                <w:rFonts w:ascii="Courier New" w:eastAsia="Times New Roman" w:hAnsi="Courier New" w:cs="Courier New"/>
                <w:color w:val="000000"/>
                <w:kern w:val="0"/>
                <w:sz w:val="20"/>
                <w:szCs w:val="20"/>
                <w:bdr w:val="single" w:sz="6" w:space="0" w:color="EAEAEA" w:frame="1"/>
                <w:shd w:val="clear" w:color="auto" w:fill="F8F8F8"/>
                <w14:ligatures w14:val="none"/>
              </w:rPr>
              <w:t>(</w:t>
            </w:r>
            <w:proofErr w:type="gramEnd"/>
            <w:r w:rsidRPr="00065B98">
              <w:rPr>
                <w:rFonts w:ascii="Courier New" w:eastAsia="Times New Roman" w:hAnsi="Courier New" w:cs="Courier New"/>
                <w:color w:val="000000"/>
                <w:kern w:val="0"/>
                <w:sz w:val="20"/>
                <w:szCs w:val="20"/>
                <w:bdr w:val="single" w:sz="6" w:space="0" w:color="EAEAEA" w:frame="1"/>
                <w:shd w:val="clear" w:color="auto" w:fill="F8F8F8"/>
                <w14:ligatures w14:val="none"/>
              </w:rPr>
              <w:t>)</w:t>
            </w:r>
            <w:r w:rsidRPr="00065B98">
              <w:rPr>
                <w:rFonts w:ascii="Helvetica" w:eastAsia="Times New Roman" w:hAnsi="Helvetica" w:cs="Times New Roman"/>
                <w:color w:val="000000"/>
                <w:kern w:val="0"/>
                <w:sz w:val="21"/>
                <w:szCs w:val="21"/>
                <w14:ligatures w14:val="none"/>
              </w:rPr>
              <w:t>, </w:t>
            </w:r>
            <w:proofErr w:type="spellStart"/>
            <w:proofErr w:type="gramStart"/>
            <w:r w:rsidRPr="00065B98">
              <w:rPr>
                <w:rFonts w:ascii="Courier New" w:eastAsia="Times New Roman" w:hAnsi="Courier New" w:cs="Courier New"/>
                <w:color w:val="000000"/>
                <w:kern w:val="0"/>
                <w:sz w:val="20"/>
                <w:szCs w:val="20"/>
                <w:bdr w:val="single" w:sz="6" w:space="0" w:color="EAEAEA" w:frame="1"/>
                <w:shd w:val="clear" w:color="auto" w:fill="F8F8F8"/>
                <w14:ligatures w14:val="none"/>
              </w:rPr>
              <w:t>pushOrgData</w:t>
            </w:r>
            <w:proofErr w:type="spellEnd"/>
            <w:r w:rsidRPr="00065B98">
              <w:rPr>
                <w:rFonts w:ascii="Courier New" w:eastAsia="Times New Roman" w:hAnsi="Courier New" w:cs="Courier New"/>
                <w:color w:val="000000"/>
                <w:kern w:val="0"/>
                <w:sz w:val="20"/>
                <w:szCs w:val="20"/>
                <w:bdr w:val="single" w:sz="6" w:space="0" w:color="EAEAEA" w:frame="1"/>
                <w:shd w:val="clear" w:color="auto" w:fill="F8F8F8"/>
                <w14:ligatures w14:val="none"/>
              </w:rPr>
              <w:t>(</w:t>
            </w:r>
            <w:proofErr w:type="gramEnd"/>
            <w:r w:rsidRPr="00065B98">
              <w:rPr>
                <w:rFonts w:ascii="Courier New" w:eastAsia="Times New Roman" w:hAnsi="Courier New" w:cs="Courier New"/>
                <w:color w:val="000000"/>
                <w:kern w:val="0"/>
                <w:sz w:val="20"/>
                <w:szCs w:val="20"/>
                <w:bdr w:val="single" w:sz="6" w:space="0" w:color="EAEAEA" w:frame="1"/>
                <w:shd w:val="clear" w:color="auto" w:fill="F8F8F8"/>
                <w14:ligatures w14:val="none"/>
              </w:rPr>
              <w:t>)</w:t>
            </w:r>
            <w:r w:rsidRPr="00065B98">
              <w:rPr>
                <w:rFonts w:ascii="Helvetica" w:eastAsia="Times New Roman" w:hAnsi="Helvetica" w:cs="Times New Roman"/>
                <w:color w:val="000000"/>
                <w:kern w:val="0"/>
                <w:sz w:val="21"/>
                <w:szCs w:val="21"/>
                <w14:ligatures w14:val="none"/>
              </w:rPr>
              <w:t>, </w:t>
            </w:r>
            <w:proofErr w:type="spellStart"/>
            <w:proofErr w:type="gramStart"/>
            <w:r w:rsidRPr="00065B98">
              <w:rPr>
                <w:rFonts w:ascii="Courier New" w:eastAsia="Times New Roman" w:hAnsi="Courier New" w:cs="Courier New"/>
                <w:color w:val="000000"/>
                <w:kern w:val="0"/>
                <w:sz w:val="20"/>
                <w:szCs w:val="20"/>
                <w:bdr w:val="single" w:sz="6" w:space="0" w:color="EAEAEA" w:frame="1"/>
                <w:shd w:val="clear" w:color="auto" w:fill="F8F8F8"/>
                <w14:ligatures w14:val="none"/>
              </w:rPr>
              <w:t>getOrgCodes</w:t>
            </w:r>
            <w:proofErr w:type="spellEnd"/>
            <w:r w:rsidRPr="00065B98">
              <w:rPr>
                <w:rFonts w:ascii="Courier New" w:eastAsia="Times New Roman" w:hAnsi="Courier New" w:cs="Courier New"/>
                <w:color w:val="000000"/>
                <w:kern w:val="0"/>
                <w:sz w:val="20"/>
                <w:szCs w:val="20"/>
                <w:bdr w:val="single" w:sz="6" w:space="0" w:color="EAEAEA" w:frame="1"/>
                <w:shd w:val="clear" w:color="auto" w:fill="F8F8F8"/>
                <w14:ligatures w14:val="none"/>
              </w:rPr>
              <w:t>(</w:t>
            </w:r>
            <w:proofErr w:type="gramEnd"/>
            <w:r w:rsidRPr="00065B98">
              <w:rPr>
                <w:rFonts w:ascii="Courier New" w:eastAsia="Times New Roman" w:hAnsi="Courier New" w:cs="Courier New"/>
                <w:color w:val="000000"/>
                <w:kern w:val="0"/>
                <w:sz w:val="20"/>
                <w:szCs w:val="20"/>
                <w:bdr w:val="single" w:sz="6" w:space="0" w:color="EAEAEA" w:frame="1"/>
                <w:shd w:val="clear" w:color="auto" w:fill="F8F8F8"/>
                <w14:ligatures w14:val="none"/>
              </w:rPr>
              <w:t>)</w:t>
            </w:r>
            <w:r w:rsidRPr="00065B98">
              <w:rPr>
                <w:rFonts w:ascii="Helvetica" w:eastAsia="Times New Roman" w:hAnsi="Helvetica" w:cs="Times New Roman"/>
                <w:color w:val="000000"/>
                <w:kern w:val="0"/>
                <w:sz w:val="21"/>
                <w:szCs w:val="21"/>
                <w14:ligatures w14:val="none"/>
              </w:rPr>
              <w:t xml:space="preserve">. ACR must provide </w:t>
            </w:r>
            <w:proofErr w:type="gramStart"/>
            <w:r w:rsidRPr="00065B98">
              <w:rPr>
                <w:rFonts w:ascii="Helvetica" w:eastAsia="Times New Roman" w:hAnsi="Helvetica" w:cs="Times New Roman"/>
                <w:color w:val="000000"/>
                <w:kern w:val="0"/>
                <w:sz w:val="21"/>
                <w:szCs w:val="21"/>
                <w14:ligatures w14:val="none"/>
              </w:rPr>
              <w:t>sandbox</w:t>
            </w:r>
            <w:proofErr w:type="gramEnd"/>
            <w:r w:rsidRPr="00065B98">
              <w:rPr>
                <w:rFonts w:ascii="Helvetica" w:eastAsia="Times New Roman" w:hAnsi="Helvetica" w:cs="Times New Roman"/>
                <w:color w:val="000000"/>
                <w:kern w:val="0"/>
                <w:sz w:val="21"/>
                <w:szCs w:val="21"/>
                <w14:ligatures w14:val="none"/>
              </w:rPr>
              <w:t xml:space="preserve"> before integration testing.</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4E625E5E"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2026-03-28</w:t>
            </w:r>
          </w:p>
        </w:tc>
      </w:tr>
      <w:tr w:rsidR="00065B98" w:rsidRPr="00065B98" w14:paraId="7BA2CD75" w14:textId="77777777">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4105F1D9"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2</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1C1BEE72"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Auth for NOC/OCOG/IOC admins</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7697525E"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Admin-provisioned accounts only (v1). Three distinct roles: NOC, OCOG, IOC — different logins, different permission sets. v1.0: D.TEC/DGP SSO.</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263FE0E1"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2026-03-28 / updated 2026-03-30</w:t>
            </w:r>
          </w:p>
        </w:tc>
      </w:tr>
      <w:tr w:rsidR="00065B98" w:rsidRPr="00065B98" w14:paraId="72AC521D"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2FB10AC6"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35F71EC7"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Public form spam/abuse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646491C1"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Email verification + CAPTCHA (</w:t>
            </w:r>
            <w:proofErr w:type="spellStart"/>
            <w:r w:rsidRPr="00065B98">
              <w:rPr>
                <w:rFonts w:ascii="Helvetica" w:eastAsia="Times New Roman" w:hAnsi="Helvetica" w:cs="Times New Roman"/>
                <w:color w:val="000000"/>
                <w:kern w:val="0"/>
                <w:sz w:val="21"/>
                <w:szCs w:val="21"/>
                <w14:ligatures w14:val="none"/>
              </w:rPr>
              <w:t>hCaptcha</w:t>
            </w:r>
            <w:proofErr w:type="spellEnd"/>
            <w:r w:rsidRPr="00065B98">
              <w:rPr>
                <w:rFonts w:ascii="Helvetica" w:eastAsia="Times New Roman" w:hAnsi="Helvetica" w:cs="Times New Roman"/>
                <w:color w:val="000000"/>
                <w:kern w:val="0"/>
                <w:sz w:val="21"/>
                <w:szCs w:val="21"/>
                <w14:ligatures w14:val="none"/>
              </w:rPr>
              <w:t>) + rate limiting (max 10 submissions/IP/day, 3/email/day).</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013894AD"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2026-03-28</w:t>
            </w:r>
          </w:p>
        </w:tc>
      </w:tr>
      <w:tr w:rsidR="00065B98" w:rsidRPr="00065B98" w14:paraId="2396369B" w14:textId="77777777">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57D71540"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4</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71572112"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Document uploads</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369CB42A"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 xml:space="preserve">Deferred to v1.1. v1 form collects org name, contact details, category, </w:t>
            </w:r>
            <w:proofErr w:type="gramStart"/>
            <w:r w:rsidRPr="00065B98">
              <w:rPr>
                <w:rFonts w:ascii="Helvetica" w:eastAsia="Times New Roman" w:hAnsi="Helvetica" w:cs="Times New Roman"/>
                <w:color w:val="000000"/>
                <w:kern w:val="0"/>
                <w:sz w:val="21"/>
                <w:szCs w:val="21"/>
                <w14:ligatures w14:val="none"/>
              </w:rPr>
              <w:t>free-text</w:t>
            </w:r>
            <w:proofErr w:type="gramEnd"/>
            <w:r w:rsidRPr="00065B98">
              <w:rPr>
                <w:rFonts w:ascii="Helvetica" w:eastAsia="Times New Roman" w:hAnsi="Helvetica" w:cs="Times New Roman"/>
                <w:color w:val="000000"/>
                <w:kern w:val="0"/>
                <w:sz w:val="21"/>
                <w:szCs w:val="21"/>
                <w14:ligatures w14:val="none"/>
              </w:rPr>
              <w:t xml:space="preserve"> "About" field only.</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34B87611"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2026-03-28</w:t>
            </w:r>
          </w:p>
        </w:tc>
      </w:tr>
      <w:tr w:rsidR="00065B98" w:rsidRPr="00065B98" w14:paraId="48A5F453"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54B99646"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lastRenderedPageBreak/>
              <w:t>5</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6EC6DD95"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proofErr w:type="spellStart"/>
            <w:r w:rsidRPr="00065B98">
              <w:rPr>
                <w:rFonts w:ascii="Helvetica" w:eastAsia="Times New Roman" w:hAnsi="Helvetica" w:cs="Times New Roman"/>
                <w:color w:val="000000"/>
                <w:kern w:val="0"/>
                <w:sz w:val="21"/>
                <w:szCs w:val="21"/>
                <w14:ligatures w14:val="none"/>
              </w:rPr>
              <w:t>Localisation</w:t>
            </w:r>
            <w:proofErr w:type="spellEnd"/>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5E2F9B62"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English-only for v1. French in v1.1.</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6368DAFC"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2026-03-28</w:t>
            </w:r>
          </w:p>
        </w:tc>
      </w:tr>
      <w:tr w:rsidR="00065B98" w:rsidRPr="00065B98" w14:paraId="68628088" w14:textId="77777777">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219AFAE2"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6</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519764B3"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Org identity model</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37FF1480"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Flat model. Same domain + same NOC = true duplicate (block). Same domain + different NOC = multi-territory flag (allow, IOC informed). Parent-child model deferred.</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4FC23470"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2026-03-29</w:t>
            </w:r>
          </w:p>
        </w:tc>
      </w:tr>
      <w:tr w:rsidR="00065B98" w:rsidRPr="00065B98" w14:paraId="722ABB78"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25E9C510"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7</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1439C09F"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proofErr w:type="spellStart"/>
            <w:r w:rsidRPr="00065B98">
              <w:rPr>
                <w:rFonts w:ascii="Helvetica" w:eastAsia="Times New Roman" w:hAnsi="Helvetica" w:cs="Times New Roman"/>
                <w:color w:val="000000"/>
                <w:kern w:val="0"/>
                <w:sz w:val="21"/>
                <w:szCs w:val="21"/>
                <w14:ligatures w14:val="none"/>
              </w:rPr>
              <w:t>PbN</w:t>
            </w:r>
            <w:proofErr w:type="spellEnd"/>
            <w:r w:rsidRPr="00065B98">
              <w:rPr>
                <w:rFonts w:ascii="Helvetica" w:eastAsia="Times New Roman" w:hAnsi="Helvetica" w:cs="Times New Roman"/>
                <w:color w:val="000000"/>
                <w:kern w:val="0"/>
                <w:sz w:val="21"/>
                <w:szCs w:val="21"/>
                <w14:ligatures w14:val="none"/>
              </w:rPr>
              <w:t xml:space="preserve"> IOC approval</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069F4405"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 xml:space="preserve">IOC does not approve </w:t>
            </w:r>
            <w:proofErr w:type="spellStart"/>
            <w:r w:rsidRPr="00065B98">
              <w:rPr>
                <w:rFonts w:ascii="Helvetica" w:eastAsia="Times New Roman" w:hAnsi="Helvetica" w:cs="Times New Roman"/>
                <w:color w:val="000000"/>
                <w:kern w:val="0"/>
                <w:sz w:val="21"/>
                <w:szCs w:val="21"/>
                <w14:ligatures w14:val="none"/>
              </w:rPr>
              <w:t>PbN</w:t>
            </w:r>
            <w:proofErr w:type="spellEnd"/>
            <w:r w:rsidRPr="00065B98">
              <w:rPr>
                <w:rFonts w:ascii="Helvetica" w:eastAsia="Times New Roman" w:hAnsi="Helvetica" w:cs="Times New Roman"/>
                <w:color w:val="000000"/>
                <w:kern w:val="0"/>
                <w:sz w:val="21"/>
                <w:szCs w:val="21"/>
                <w14:ligatures w14:val="none"/>
              </w:rPr>
              <w:t xml:space="preserve">. OCOG owns formal </w:t>
            </w:r>
            <w:proofErr w:type="spellStart"/>
            <w:r w:rsidRPr="00065B98">
              <w:rPr>
                <w:rFonts w:ascii="Helvetica" w:eastAsia="Times New Roman" w:hAnsi="Helvetica" w:cs="Times New Roman"/>
                <w:color w:val="000000"/>
                <w:kern w:val="0"/>
                <w:sz w:val="21"/>
                <w:szCs w:val="21"/>
                <w14:ligatures w14:val="none"/>
              </w:rPr>
              <w:t>PbN</w:t>
            </w:r>
            <w:proofErr w:type="spellEnd"/>
            <w:r w:rsidRPr="00065B98">
              <w:rPr>
                <w:rFonts w:ascii="Helvetica" w:eastAsia="Times New Roman" w:hAnsi="Helvetica" w:cs="Times New Roman"/>
                <w:color w:val="000000"/>
                <w:kern w:val="0"/>
                <w:sz w:val="21"/>
                <w:szCs w:val="21"/>
                <w14:ligatures w14:val="none"/>
              </w:rPr>
              <w:t xml:space="preserve"> approval and adjustment. IOC has visibility only.</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27012665"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2026-03-30</w:t>
            </w:r>
          </w:p>
        </w:tc>
      </w:tr>
      <w:tr w:rsidR="00065B98" w:rsidRPr="00065B98" w14:paraId="456D86CF" w14:textId="77777777">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6C66CF12"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8</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3F22D5B5"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ENR undertaking signature</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366D5772"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External process (Adobe Acrobat) continues for v1. In-system in v1.1 pending legal review.</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1BC09053"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2026-03-28</w:t>
            </w:r>
          </w:p>
        </w:tc>
      </w:tr>
      <w:tr w:rsidR="00065B98" w:rsidRPr="00065B98" w14:paraId="634B251A"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15D9980E"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9</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57AB174B"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Deduplication algorithm</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59A979A7"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Name + domain matching with IOC review queue. Over-flag preferred. Cross-Games matching enabled. Freelancers: name + country only.</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55ACDA9A"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2026-03-28</w:t>
            </w:r>
          </w:p>
        </w:tc>
      </w:tr>
      <w:tr w:rsidR="00065B98" w:rsidRPr="00065B98" w14:paraId="2D3D6C51" w14:textId="77777777">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54DB4A82"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10</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7BC644ED"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Quota model — structure</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004F20ED"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 xml:space="preserve">Press quota and photo quota tracked separately per NOC. ENR quota is </w:t>
            </w:r>
            <w:proofErr w:type="gramStart"/>
            <w:r w:rsidRPr="00065B98">
              <w:rPr>
                <w:rFonts w:ascii="Helvetica" w:eastAsia="Times New Roman" w:hAnsi="Helvetica" w:cs="Times New Roman"/>
                <w:color w:val="000000"/>
                <w:kern w:val="0"/>
                <w:sz w:val="21"/>
                <w:szCs w:val="21"/>
                <w14:ligatures w14:val="none"/>
              </w:rPr>
              <w:t>a completely separate</w:t>
            </w:r>
            <w:proofErr w:type="gramEnd"/>
            <w:r w:rsidRPr="00065B98">
              <w:rPr>
                <w:rFonts w:ascii="Helvetica" w:eastAsia="Times New Roman" w:hAnsi="Helvetica" w:cs="Times New Roman"/>
                <w:color w:val="000000"/>
                <w:kern w:val="0"/>
                <w:sz w:val="21"/>
                <w:szCs w:val="21"/>
                <w14:ligatures w14:val="none"/>
              </w:rPr>
              <w:t xml:space="preserve"> holdback pool managed by IOC. Not a single integer per NOC.</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76AEDC11"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2026-03-30</w:t>
            </w:r>
          </w:p>
        </w:tc>
      </w:tr>
      <w:tr w:rsidR="00065B98" w:rsidRPr="00065B98" w14:paraId="46EB15B7"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2871361F"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11</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1A35FCCF"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Quota import</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243057DC"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 xml:space="preserve">IOC imports quota totals from Excel. Produces an editable table in the IOC dashboard. Both import and in-app edit are supported for v0.1. All changes </w:t>
            </w:r>
            <w:proofErr w:type="gramStart"/>
            <w:r w:rsidRPr="00065B98">
              <w:rPr>
                <w:rFonts w:ascii="Helvetica" w:eastAsia="Times New Roman" w:hAnsi="Helvetica" w:cs="Times New Roman"/>
                <w:color w:val="000000"/>
                <w:kern w:val="0"/>
                <w:sz w:val="21"/>
                <w:szCs w:val="21"/>
                <w14:ligatures w14:val="none"/>
              </w:rPr>
              <w:t>audit</w:t>
            </w:r>
            <w:proofErr w:type="gramEnd"/>
            <w:r w:rsidRPr="00065B98">
              <w:rPr>
                <w:rFonts w:ascii="Helvetica" w:eastAsia="Times New Roman" w:hAnsi="Helvetica" w:cs="Times New Roman"/>
                <w:color w:val="000000"/>
                <w:kern w:val="0"/>
                <w:sz w:val="21"/>
                <w:szCs w:val="21"/>
                <w14:ligatures w14:val="none"/>
              </w:rPr>
              <w:t>-logged.</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6DA75169"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2026-03-30 / updated 2026-03-30</w:t>
            </w:r>
          </w:p>
        </w:tc>
      </w:tr>
      <w:tr w:rsidR="00065B98" w:rsidRPr="00065B98" w14:paraId="58E4F648" w14:textId="77777777">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43ACEEF6"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12</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5C583945"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EoI category options</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3F99E71B"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 xml:space="preserve">~~Press / Photo / </w:t>
            </w:r>
            <w:proofErr w:type="gramStart"/>
            <w:r w:rsidRPr="00065B98">
              <w:rPr>
                <w:rFonts w:ascii="Helvetica" w:eastAsia="Times New Roman" w:hAnsi="Helvetica" w:cs="Times New Roman"/>
                <w:color w:val="000000"/>
                <w:kern w:val="0"/>
                <w:sz w:val="21"/>
                <w:szCs w:val="21"/>
                <w14:ligatures w14:val="none"/>
              </w:rPr>
              <w:t>Both.~</w:t>
            </w:r>
            <w:proofErr w:type="gramEnd"/>
            <w:r w:rsidRPr="00065B98">
              <w:rPr>
                <w:rFonts w:ascii="Helvetica" w:eastAsia="Times New Roman" w:hAnsi="Helvetica" w:cs="Times New Roman"/>
                <w:color w:val="000000"/>
                <w:kern w:val="0"/>
                <w:sz w:val="21"/>
                <w:szCs w:val="21"/>
                <w14:ligatures w14:val="none"/>
              </w:rPr>
              <w:t>~ </w:t>
            </w:r>
            <w:r w:rsidRPr="00065B98">
              <w:rPr>
                <w:rFonts w:ascii="Helvetica" w:eastAsia="Times New Roman" w:hAnsi="Helvetica" w:cs="Times New Roman"/>
                <w:b/>
                <w:bCs/>
                <w:color w:val="000000"/>
                <w:kern w:val="0"/>
                <w:sz w:val="21"/>
                <w:szCs w:val="21"/>
                <w14:ligatures w14:val="none"/>
              </w:rPr>
              <w:t>Superseded by Decision #27 (2026-03-31).</w:t>
            </w:r>
            <w:r w:rsidRPr="00065B98">
              <w:rPr>
                <w:rFonts w:ascii="Helvetica" w:eastAsia="Times New Roman" w:hAnsi="Helvetica" w:cs="Times New Roman"/>
                <w:color w:val="000000"/>
                <w:kern w:val="0"/>
                <w:sz w:val="21"/>
                <w:szCs w:val="21"/>
                <w14:ligatures w14:val="none"/>
              </w:rPr>
              <w:t> See Decision #27 for full E-category set. ENR is not an EoI category.</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0E43C4E3"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2026-03-30 / superseded 2026-03-31</w:t>
            </w:r>
          </w:p>
        </w:tc>
      </w:tr>
      <w:tr w:rsidR="00065B98" w:rsidRPr="00065B98" w14:paraId="5C7D7048"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62C8FC60"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13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5386CF02"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ENR process model</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75C05B49"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 xml:space="preserve">ENR is EoI inverted: NOC submits a </w:t>
            </w:r>
            <w:proofErr w:type="spellStart"/>
            <w:r w:rsidRPr="00065B98">
              <w:rPr>
                <w:rFonts w:ascii="Helvetica" w:eastAsia="Times New Roman" w:hAnsi="Helvetica" w:cs="Times New Roman"/>
                <w:color w:val="000000"/>
                <w:kern w:val="0"/>
                <w:sz w:val="21"/>
                <w:szCs w:val="21"/>
                <w14:ligatures w14:val="none"/>
              </w:rPr>
              <w:t>prioritised</w:t>
            </w:r>
            <w:proofErr w:type="spellEnd"/>
            <w:r w:rsidRPr="00065B98">
              <w:rPr>
                <w:rFonts w:ascii="Helvetica" w:eastAsia="Times New Roman" w:hAnsi="Helvetica" w:cs="Times New Roman"/>
                <w:color w:val="000000"/>
                <w:kern w:val="0"/>
                <w:sz w:val="21"/>
                <w:szCs w:val="21"/>
                <w14:ligatures w14:val="none"/>
              </w:rPr>
              <w:t xml:space="preserve"> ENR request list to IOC. IOC reviews and grants from a separate holdback pool. Media orgs do not self-apply as ENR.</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6F7AFE5F"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2026-03-30</w:t>
            </w:r>
          </w:p>
        </w:tc>
      </w:tr>
      <w:tr w:rsidR="00065B98" w:rsidRPr="00065B98" w14:paraId="6D4AE8CE" w14:textId="77777777">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5349580A"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14</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3FC36853"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EoI ownership</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4686192F"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EoI is owned and driven by the NOC. OCOG and IOC have visibility only during EoI phase — no approve/return/reject actions.</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21810288"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2026-03-30</w:t>
            </w:r>
          </w:p>
        </w:tc>
      </w:tr>
      <w:tr w:rsidR="00065B98" w:rsidRPr="00065B98" w14:paraId="43A44BC0"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6DD21906"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15</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3016F47D"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proofErr w:type="spellStart"/>
            <w:r w:rsidRPr="00065B98">
              <w:rPr>
                <w:rFonts w:ascii="Helvetica" w:eastAsia="Times New Roman" w:hAnsi="Helvetica" w:cs="Times New Roman"/>
                <w:color w:val="000000"/>
                <w:kern w:val="0"/>
                <w:sz w:val="21"/>
                <w:szCs w:val="21"/>
                <w14:ligatures w14:val="none"/>
              </w:rPr>
              <w:t>PbN</w:t>
            </w:r>
            <w:proofErr w:type="spellEnd"/>
            <w:r w:rsidRPr="00065B98">
              <w:rPr>
                <w:rFonts w:ascii="Helvetica" w:eastAsia="Times New Roman" w:hAnsi="Helvetica" w:cs="Times New Roman"/>
                <w:color w:val="000000"/>
                <w:kern w:val="0"/>
                <w:sz w:val="21"/>
                <w:szCs w:val="21"/>
                <w14:ligatures w14:val="none"/>
              </w:rPr>
              <w:t xml:space="preserve"> approval states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7BAE3C3E" w14:textId="47AD1BC6"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 xml:space="preserve">NOC submitted </w:t>
            </w:r>
            <w:r w:rsidRPr="00065B98">
              <w:rPr>
                <w:rFonts w:ascii="Times New Roman" w:eastAsia="Times New Roman" w:hAnsi="Times New Roman" w:cs="Times New Roman"/>
                <w:color w:val="000000"/>
                <w:kern w:val="0"/>
                <w:sz w:val="21"/>
                <w:szCs w:val="21"/>
                <w14:ligatures w14:val="none"/>
              </w:rPr>
              <w:t>→</w:t>
            </w:r>
            <w:r w:rsidRPr="00065B98">
              <w:rPr>
                <w:rFonts w:ascii="Helvetica" w:eastAsia="Times New Roman" w:hAnsi="Helvetica" w:cs="Times New Roman"/>
                <w:color w:val="000000"/>
                <w:kern w:val="0"/>
                <w:sz w:val="21"/>
                <w:szCs w:val="21"/>
                <w14:ligatures w14:val="none"/>
              </w:rPr>
              <w:t xml:space="preserve"> OCOG </w:t>
            </w:r>
            <w:ins w:id="138" w:author="Emma MORRIS" w:date="2026-04-02T15:43:00Z" w16du:dateUtc="2026-04-02T13:43:00Z">
              <w:r w:rsidR="007D4D7F">
                <w:rPr>
                  <w:rFonts w:ascii="Helvetica" w:eastAsia="Times New Roman" w:hAnsi="Helvetica" w:cs="Times New Roman"/>
                  <w:color w:val="000000"/>
                  <w:kern w:val="0"/>
                  <w:sz w:val="21"/>
                  <w:szCs w:val="21"/>
                  <w14:ligatures w14:val="none"/>
                </w:rPr>
                <w:t xml:space="preserve">design and </w:t>
              </w:r>
            </w:ins>
            <w:r w:rsidRPr="00065B98">
              <w:rPr>
                <w:rFonts w:ascii="Helvetica" w:eastAsia="Times New Roman" w:hAnsi="Helvetica" w:cs="Times New Roman"/>
                <w:color w:val="000000"/>
                <w:kern w:val="0"/>
                <w:sz w:val="21"/>
                <w:szCs w:val="21"/>
                <w14:ligatures w14:val="none"/>
              </w:rPr>
              <w:t>approved</w:t>
            </w:r>
            <w:ins w:id="139" w:author="Emma MORRIS" w:date="2026-04-02T15:43:00Z" w16du:dateUtc="2026-04-02T13:43:00Z">
              <w:r w:rsidR="00E66F6D">
                <w:rPr>
                  <w:rFonts w:ascii="Helvetica" w:eastAsia="Times New Roman" w:hAnsi="Helvetica" w:cs="Times New Roman"/>
                  <w:color w:val="000000"/>
                  <w:kern w:val="0"/>
                  <w:sz w:val="21"/>
                  <w:szCs w:val="21"/>
                  <w14:ligatures w14:val="none"/>
                </w:rPr>
                <w:t xml:space="preserve"> to ensure quota </w:t>
              </w:r>
              <w:proofErr w:type="spellStart"/>
              <w:r w:rsidR="00E66F6D">
                <w:rPr>
                  <w:rFonts w:ascii="Helvetica" w:eastAsia="Times New Roman" w:hAnsi="Helvetica" w:cs="Times New Roman"/>
                  <w:color w:val="000000"/>
                  <w:kern w:val="0"/>
                  <w:sz w:val="21"/>
                  <w:szCs w:val="21"/>
                  <w14:ligatures w14:val="none"/>
                </w:rPr>
                <w:t>allignm</w:t>
              </w:r>
            </w:ins>
            <w:ins w:id="140" w:author="Emma MORRIS" w:date="2026-04-02T15:44:00Z" w16du:dateUtc="2026-04-02T13:44:00Z">
              <w:r w:rsidR="00E66F6D">
                <w:rPr>
                  <w:rFonts w:ascii="Helvetica" w:eastAsia="Times New Roman" w:hAnsi="Helvetica" w:cs="Times New Roman"/>
                  <w:color w:val="000000"/>
                  <w:kern w:val="0"/>
                  <w:sz w:val="21"/>
                  <w:szCs w:val="21"/>
                  <w14:ligatures w14:val="none"/>
                </w:rPr>
                <w:t>ent</w:t>
              </w:r>
            </w:ins>
            <w:proofErr w:type="spellEnd"/>
            <w:r w:rsidRPr="00065B98">
              <w:rPr>
                <w:rFonts w:ascii="Helvetica" w:eastAsia="Times New Roman" w:hAnsi="Helvetica" w:cs="Times New Roman"/>
                <w:color w:val="000000"/>
                <w:kern w:val="0"/>
                <w:sz w:val="21"/>
                <w:szCs w:val="21"/>
                <w14:ligatures w14:val="none"/>
              </w:rPr>
              <w:t>. OCOG can adjust allocations. IOC visibility only.</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664A18BF"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2026-03-30</w:t>
            </w:r>
          </w:p>
        </w:tc>
      </w:tr>
      <w:tr w:rsidR="00065B98" w:rsidRPr="00065B98" w14:paraId="5D58A494" w14:textId="77777777">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10FAE1F7"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16</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03BB72B6"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PBN system boundary</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492C6983"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proofErr w:type="spellStart"/>
            <w:r w:rsidRPr="00065B98">
              <w:rPr>
                <w:rFonts w:ascii="Helvetica" w:eastAsia="Times New Roman" w:hAnsi="Helvetica" w:cs="Times New Roman"/>
                <w:color w:val="000000"/>
                <w:kern w:val="0"/>
                <w:sz w:val="21"/>
                <w:szCs w:val="21"/>
                <w14:ligatures w14:val="none"/>
              </w:rPr>
              <w:t>PbN</w:t>
            </w:r>
            <w:proofErr w:type="spellEnd"/>
            <w:r w:rsidRPr="00065B98">
              <w:rPr>
                <w:rFonts w:ascii="Helvetica" w:eastAsia="Times New Roman" w:hAnsi="Helvetica" w:cs="Times New Roman"/>
                <w:color w:val="000000"/>
                <w:kern w:val="0"/>
                <w:sz w:val="21"/>
                <w:szCs w:val="21"/>
                <w14:ligatures w14:val="none"/>
              </w:rPr>
              <w:t xml:space="preserve"> module lives in MRP (System 1). Data handoff to ACR via adapter. June 1, </w:t>
            </w:r>
            <w:proofErr w:type="gramStart"/>
            <w:r w:rsidRPr="00065B98">
              <w:rPr>
                <w:rFonts w:ascii="Helvetica" w:eastAsia="Times New Roman" w:hAnsi="Helvetica" w:cs="Times New Roman"/>
                <w:color w:val="000000"/>
                <w:kern w:val="0"/>
                <w:sz w:val="21"/>
                <w:szCs w:val="21"/>
                <w14:ligatures w14:val="none"/>
              </w:rPr>
              <w:t>2026</w:t>
            </w:r>
            <w:proofErr w:type="gramEnd"/>
            <w:r w:rsidRPr="00065B98">
              <w:rPr>
                <w:rFonts w:ascii="Helvetica" w:eastAsia="Times New Roman" w:hAnsi="Helvetica" w:cs="Times New Roman"/>
                <w:color w:val="000000"/>
                <w:kern w:val="0"/>
                <w:sz w:val="21"/>
                <w:szCs w:val="21"/>
                <w14:ligatures w14:val="none"/>
              </w:rPr>
              <w:t xml:space="preserve"> gate determines live API vs. CSV fallback.</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47D8A5AC"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2026-03-28</w:t>
            </w:r>
          </w:p>
        </w:tc>
      </w:tr>
      <w:tr w:rsidR="00065B98" w:rsidRPr="00065B98" w14:paraId="5B269DCC"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2CAEAD97"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lastRenderedPageBreak/>
              <w:t>17</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44463BF1"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Common Codes ownership</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55766E55"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Common Codes is D.TEC (Ken's team). Both MRP and ACR are peer consumers. MRP exports org data; Common Codes assigns codes through a separate workflow.</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3B738E4B"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2026-03-29</w:t>
            </w:r>
          </w:p>
        </w:tc>
      </w:tr>
      <w:tr w:rsidR="00065B98" w:rsidRPr="00065B98" w14:paraId="1F03735A" w14:textId="77777777">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7380910B"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18</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26494F74"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Anomaly detection thresholds</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6579E3BD"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NOC inactivity: 7-day default (configurable). Concentration risk: &gt;30% of quota to one org (configurable).</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1022B842"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2026-03-28</w:t>
            </w:r>
          </w:p>
        </w:tc>
      </w:tr>
      <w:tr w:rsidR="00065B98" w:rsidRPr="00065B98" w14:paraId="0300EA89"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626D0016"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19</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0AA93545"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IF role vs. NOC role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186D536A" w14:textId="1D055B42"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 xml:space="preserve">IFs use the same admin role and screens as NOC admins. Key difference: IFs have no public EoI queue. IF orgs enter via invited-org flow only. </w:t>
            </w:r>
            <w:del w:id="141" w:author="Emma MORRIS" w:date="2026-04-02T15:44:00Z" w16du:dateUtc="2026-04-02T13:44:00Z">
              <w:r w:rsidRPr="00065B98" w:rsidDel="00205D6E">
                <w:rPr>
                  <w:rFonts w:ascii="Helvetica" w:eastAsia="Times New Roman" w:hAnsi="Helvetica" w:cs="Times New Roman"/>
                  <w:color w:val="000000"/>
                  <w:kern w:val="0"/>
                  <w:sz w:val="21"/>
                  <w:szCs w:val="21"/>
                  <w14:ligatures w14:val="none"/>
                </w:rPr>
                <w:delText>Otherwise PbN allocation and</w:delText>
              </w:r>
            </w:del>
            <w:del w:id="142" w:author="Emma MORRIS" w:date="2026-04-02T10:21:00Z" w16du:dateUtc="2026-04-02T08:21:00Z">
              <w:r w:rsidRPr="00065B98" w:rsidDel="00ED7D6E">
                <w:rPr>
                  <w:rFonts w:ascii="Helvetica" w:eastAsia="Times New Roman" w:hAnsi="Helvetica" w:cs="Times New Roman"/>
                  <w:color w:val="000000"/>
                  <w:kern w:val="0"/>
                  <w:sz w:val="21"/>
                  <w:szCs w:val="21"/>
                  <w14:ligatures w14:val="none"/>
                </w:rPr>
                <w:delText xml:space="preserve"> ENR submission are identical</w:delText>
              </w:r>
            </w:del>
            <w:r w:rsidRPr="00065B98">
              <w:rPr>
                <w:rFonts w:ascii="Helvetica" w:eastAsia="Times New Roman" w:hAnsi="Helvetica" w:cs="Times New Roman"/>
                <w:color w:val="000000"/>
                <w:kern w:val="0"/>
                <w:sz w:val="21"/>
                <w:szCs w:val="21"/>
                <w14:ligatures w14:val="none"/>
              </w:rPr>
              <w:t>.</w:t>
            </w:r>
            <w:ins w:id="143" w:author="Emma MORRIS" w:date="2026-04-02T15:44:00Z" w16du:dateUtc="2026-04-02T13:44:00Z">
              <w:r w:rsidR="00205D6E">
                <w:rPr>
                  <w:rFonts w:ascii="Helvetica" w:eastAsia="Times New Roman" w:hAnsi="Helvetica" w:cs="Times New Roman"/>
                  <w:color w:val="000000"/>
                  <w:kern w:val="0"/>
                  <w:sz w:val="21"/>
                  <w:szCs w:val="21"/>
                  <w14:ligatures w14:val="none"/>
                </w:rPr>
                <w:t xml:space="preserve"> They are not</w:t>
              </w:r>
            </w:ins>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3525B797"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2026-03-30</w:t>
            </w:r>
          </w:p>
        </w:tc>
      </w:tr>
      <w:tr w:rsidR="00065B98" w:rsidRPr="00065B98" w14:paraId="2596452C" w14:textId="77777777">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5532329B"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20</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01CC3DEE"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IOC quota editing post-import</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137080DF" w14:textId="626C4B5A"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 xml:space="preserve">IOC </w:t>
            </w:r>
            <w:ins w:id="144" w:author="Emma MORRIS" w:date="2026-04-02T10:22:00Z" w16du:dateUtc="2026-04-02T08:22:00Z">
              <w:r w:rsidR="00A577CE">
                <w:rPr>
                  <w:rFonts w:ascii="Helvetica" w:eastAsia="Times New Roman" w:hAnsi="Helvetica" w:cs="Times New Roman"/>
                  <w:color w:val="000000"/>
                  <w:kern w:val="0"/>
                  <w:sz w:val="21"/>
                  <w:szCs w:val="21"/>
                  <w14:ligatures w14:val="none"/>
                </w:rPr>
                <w:t xml:space="preserve">/OCOG </w:t>
              </w:r>
            </w:ins>
            <w:r w:rsidRPr="00065B98">
              <w:rPr>
                <w:rFonts w:ascii="Helvetica" w:eastAsia="Times New Roman" w:hAnsi="Helvetica" w:cs="Times New Roman"/>
                <w:color w:val="000000"/>
                <w:kern w:val="0"/>
                <w:sz w:val="21"/>
                <w:szCs w:val="21"/>
                <w14:ligatures w14:val="none"/>
              </w:rPr>
              <w:t>can edit quota totals after import (v0.1). The quota table supports both import and in-app edit mode. All changes audit-logged in </w:t>
            </w:r>
            <w:proofErr w:type="spellStart"/>
            <w:r w:rsidRPr="00065B98">
              <w:rPr>
                <w:rFonts w:ascii="Courier New" w:eastAsia="Times New Roman" w:hAnsi="Courier New" w:cs="Courier New"/>
                <w:color w:val="000000"/>
                <w:kern w:val="0"/>
                <w:sz w:val="20"/>
                <w:szCs w:val="20"/>
                <w:bdr w:val="single" w:sz="6" w:space="0" w:color="EAEAEA" w:frame="1"/>
                <w:shd w:val="clear" w:color="auto" w:fill="F8F8F8"/>
                <w14:ligatures w14:val="none"/>
              </w:rPr>
              <w:t>quota_changes</w:t>
            </w:r>
            <w:proofErr w:type="spellEnd"/>
            <w:r w:rsidRPr="00065B98">
              <w:rPr>
                <w:rFonts w:ascii="Helvetica" w:eastAsia="Times New Roman" w:hAnsi="Helvetica" w:cs="Times New Roman"/>
                <w:color w:val="000000"/>
                <w:kern w:val="0"/>
                <w:sz w:val="21"/>
                <w:szCs w:val="21"/>
                <w14:ligatures w14:val="none"/>
              </w:rPr>
              <w:t> table.</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5E0CA156"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2026-03-30 / updated 2026-03-30</w:t>
            </w:r>
          </w:p>
        </w:tc>
      </w:tr>
      <w:tr w:rsidR="00065B98" w:rsidRPr="00065B98" w14:paraId="267BD49A"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10E8762A"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21</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4109E02E"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ENR partial allocation</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32EA2405"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IOC approves a percentage of each NOC's ENR request. Per-org outcomes: Granted (full), Partial grant (fewer slots than requested), Denied (0 slots). IOC sets granted slot count per org explicitly.</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5B74AF74"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2026-03-30</w:t>
            </w:r>
          </w:p>
        </w:tc>
      </w:tr>
      <w:tr w:rsidR="00065B98" w:rsidRPr="00065B98" w14:paraId="098A815D" w14:textId="77777777">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7797DB27"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22</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17BF64C0"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 xml:space="preserve">Games-to-games </w:t>
            </w:r>
            <w:proofErr w:type="spellStart"/>
            <w:r w:rsidRPr="00065B98">
              <w:rPr>
                <w:rFonts w:ascii="Helvetica" w:eastAsia="Times New Roman" w:hAnsi="Helvetica" w:cs="Times New Roman"/>
                <w:color w:val="000000"/>
                <w:kern w:val="0"/>
                <w:sz w:val="21"/>
                <w:szCs w:val="21"/>
                <w14:ligatures w14:val="none"/>
              </w:rPr>
              <w:t>event_id</w:t>
            </w:r>
            <w:proofErr w:type="spellEnd"/>
            <w:r w:rsidRPr="00065B98">
              <w:rPr>
                <w:rFonts w:ascii="Helvetica" w:eastAsia="Times New Roman" w:hAnsi="Helvetica" w:cs="Times New Roman"/>
                <w:color w:val="000000"/>
                <w:kern w:val="0"/>
                <w:sz w:val="21"/>
                <w:szCs w:val="21"/>
                <w14:ligatures w14:val="none"/>
              </w:rPr>
              <w:t xml:space="preserve"> scope</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2488DDB6"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proofErr w:type="spellStart"/>
            <w:r w:rsidRPr="00065B98">
              <w:rPr>
                <w:rFonts w:ascii="Courier New" w:eastAsia="Times New Roman" w:hAnsi="Courier New" w:cs="Courier New"/>
                <w:color w:val="000000"/>
                <w:kern w:val="0"/>
                <w:sz w:val="20"/>
                <w:szCs w:val="20"/>
                <w:bdr w:val="single" w:sz="6" w:space="0" w:color="EAEAEA" w:frame="1"/>
                <w:shd w:val="clear" w:color="auto" w:fill="F8F8F8"/>
                <w14:ligatures w14:val="none"/>
              </w:rPr>
              <w:t>event_id</w:t>
            </w:r>
            <w:proofErr w:type="spellEnd"/>
            <w:r w:rsidRPr="00065B98">
              <w:rPr>
                <w:rFonts w:ascii="Helvetica" w:eastAsia="Times New Roman" w:hAnsi="Helvetica" w:cs="Times New Roman"/>
                <w:color w:val="000000"/>
                <w:kern w:val="0"/>
                <w:sz w:val="21"/>
                <w:szCs w:val="21"/>
                <w14:ligatures w14:val="none"/>
              </w:rPr>
              <w:t> scoping is v1 / v0.1 scope (not deferred). Must be in schema before any production data is entered. Default 'LA28'.</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31AE5F4B"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2026-03-30</w:t>
            </w:r>
          </w:p>
        </w:tc>
      </w:tr>
      <w:tr w:rsidR="00065B98" w:rsidRPr="00065B98" w14:paraId="78F6843E"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21917A58"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650F463A"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Prior Games quota data</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16060B1F"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Seed Paris 2024 / Tokyo 2020 quota data as test fixtures for dev and UAT. Real IOC OIS data loaded before July 2026 quota-setting window.</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00E554E5"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2026-03-30</w:t>
            </w:r>
          </w:p>
        </w:tc>
      </w:tr>
      <w:tr w:rsidR="00065B98" w:rsidRPr="00065B98" w14:paraId="7E3A92DA" w14:textId="77777777">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243C416D"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24</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36A6BE0D"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ACR stub</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35D5CF31"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 xml:space="preserve">Build </w:t>
            </w:r>
            <w:proofErr w:type="spellStart"/>
            <w:r w:rsidRPr="00065B98">
              <w:rPr>
                <w:rFonts w:ascii="Helvetica" w:eastAsia="Times New Roman" w:hAnsi="Helvetica" w:cs="Times New Roman"/>
                <w:color w:val="000000"/>
                <w:kern w:val="0"/>
                <w:sz w:val="21"/>
                <w:szCs w:val="21"/>
                <w14:ligatures w14:val="none"/>
              </w:rPr>
              <w:t>AcrStubClient</w:t>
            </w:r>
            <w:proofErr w:type="spellEnd"/>
            <w:r w:rsidRPr="00065B98">
              <w:rPr>
                <w:rFonts w:ascii="Helvetica" w:eastAsia="Times New Roman" w:hAnsi="Helvetica" w:cs="Times New Roman"/>
                <w:color w:val="000000"/>
                <w:kern w:val="0"/>
                <w:sz w:val="21"/>
                <w:szCs w:val="21"/>
                <w14:ligatures w14:val="none"/>
              </w:rPr>
              <w:t xml:space="preserve"> in Sprint 1 from the design-doc-defined </w:t>
            </w:r>
            <w:proofErr w:type="spellStart"/>
            <w:r w:rsidRPr="00065B98">
              <w:rPr>
                <w:rFonts w:ascii="Helvetica" w:eastAsia="Times New Roman" w:hAnsi="Helvetica" w:cs="Times New Roman"/>
                <w:color w:val="000000"/>
                <w:kern w:val="0"/>
                <w:sz w:val="21"/>
                <w:szCs w:val="21"/>
                <w14:ligatures w14:val="none"/>
              </w:rPr>
              <w:t>OrgExportRecord</w:t>
            </w:r>
            <w:proofErr w:type="spellEnd"/>
            <w:r w:rsidRPr="00065B98">
              <w:rPr>
                <w:rFonts w:ascii="Helvetica" w:eastAsia="Times New Roman" w:hAnsi="Helvetica" w:cs="Times New Roman"/>
                <w:color w:val="000000"/>
                <w:kern w:val="0"/>
                <w:sz w:val="21"/>
                <w:szCs w:val="21"/>
                <w14:ligatures w14:val="none"/>
              </w:rPr>
              <w:t xml:space="preserve"> interface. Do not wait for ACR API contract. Adjust stub when real contract arrives.</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667A55CD"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2026-03-30</w:t>
            </w:r>
          </w:p>
        </w:tc>
      </w:tr>
      <w:tr w:rsidR="00065B98" w:rsidRPr="00065B98" w14:paraId="69FFCDE1"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2820BF4A"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25</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0B574ABC"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Data residency</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2EDAC166"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v0.1 prototype: US hosting (Railway), synthetic data only, no real PII. v1 production: EU hosting on D.TEC/DGP infrastructure.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193A3B40"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2026-03-30</w:t>
            </w:r>
          </w:p>
        </w:tc>
      </w:tr>
      <w:tr w:rsidR="00065B98" w:rsidRPr="00065B98" w14:paraId="5562ABFA" w14:textId="77777777">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158A2375"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26</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6F7EF680"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 xml:space="preserve">IOC-Direct </w:t>
            </w:r>
            <w:proofErr w:type="spellStart"/>
            <w:r w:rsidRPr="00065B98">
              <w:rPr>
                <w:rFonts w:ascii="Helvetica" w:eastAsia="Times New Roman" w:hAnsi="Helvetica" w:cs="Times New Roman"/>
                <w:color w:val="000000"/>
                <w:kern w:val="0"/>
                <w:sz w:val="21"/>
                <w:szCs w:val="21"/>
                <w14:ligatures w14:val="none"/>
              </w:rPr>
              <w:t>organisations</w:t>
            </w:r>
            <w:proofErr w:type="spellEnd"/>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74C372C6" w14:textId="56642D0F"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 xml:space="preserve">The IOC acts as the </w:t>
            </w:r>
            <w:del w:id="145" w:author="Emma MORRIS" w:date="2026-04-02T10:22:00Z" w16du:dateUtc="2026-04-02T08:22:00Z">
              <w:r w:rsidRPr="00065B98" w:rsidDel="00A577CE">
                <w:rPr>
                  <w:rFonts w:ascii="Helvetica" w:eastAsia="Times New Roman" w:hAnsi="Helvetica" w:cs="Times New Roman"/>
                  <w:color w:val="000000"/>
                  <w:kern w:val="0"/>
                  <w:sz w:val="21"/>
                  <w:szCs w:val="21"/>
                  <w14:ligatures w14:val="none"/>
                </w:rPr>
                <w:delText>NOC-equivalent</w:delText>
              </w:r>
            </w:del>
            <w:ins w:id="146" w:author="Emma MORRIS" w:date="2026-04-02T10:22:00Z" w16du:dateUtc="2026-04-02T08:22:00Z">
              <w:r w:rsidR="00A577CE">
                <w:rPr>
                  <w:rFonts w:ascii="Helvetica" w:eastAsia="Times New Roman" w:hAnsi="Helvetica" w:cs="Times New Roman"/>
                  <w:color w:val="000000"/>
                  <w:kern w:val="0"/>
                  <w:sz w:val="21"/>
                  <w:szCs w:val="21"/>
                  <w14:ligatures w14:val="none"/>
                </w:rPr>
                <w:t>RO</w:t>
              </w:r>
            </w:ins>
            <w:r w:rsidRPr="00065B98">
              <w:rPr>
                <w:rFonts w:ascii="Helvetica" w:eastAsia="Times New Roman" w:hAnsi="Helvetica" w:cs="Times New Roman"/>
                <w:color w:val="000000"/>
                <w:kern w:val="0"/>
                <w:sz w:val="21"/>
                <w:szCs w:val="21"/>
                <w14:ligatures w14:val="none"/>
              </w:rPr>
              <w:t xml:space="preserve"> for a reserved list of major international media orgs (AFP, AP, Reuters, Xinhua, etc.) via a special pseudo-NOC code </w:t>
            </w:r>
            <w:r w:rsidRPr="00065B98">
              <w:rPr>
                <w:rFonts w:ascii="Courier New" w:eastAsia="Times New Roman" w:hAnsi="Courier New" w:cs="Courier New"/>
                <w:color w:val="000000"/>
                <w:kern w:val="0"/>
                <w:sz w:val="20"/>
                <w:szCs w:val="20"/>
                <w:bdr w:val="single" w:sz="6" w:space="0" w:color="EAEAEA" w:frame="1"/>
                <w:shd w:val="clear" w:color="auto" w:fill="F8F8F8"/>
                <w14:ligatures w14:val="none"/>
              </w:rPr>
              <w:t>IOC_DIRECT</w:t>
            </w:r>
            <w:r w:rsidRPr="00065B98">
              <w:rPr>
                <w:rFonts w:ascii="Helvetica" w:eastAsia="Times New Roman" w:hAnsi="Helvetica" w:cs="Times New Roman"/>
                <w:color w:val="000000"/>
                <w:kern w:val="0"/>
                <w:sz w:val="21"/>
                <w:szCs w:val="21"/>
                <w14:ligatures w14:val="none"/>
              </w:rPr>
              <w:t xml:space="preserve">. </w:t>
            </w:r>
            <w:del w:id="147" w:author="Emma MORRIS" w:date="2026-04-02T10:22:00Z" w16du:dateUtc="2026-04-02T08:22:00Z">
              <w:r w:rsidRPr="00065B98" w:rsidDel="00A577CE">
                <w:rPr>
                  <w:rFonts w:ascii="Helvetica" w:eastAsia="Times New Roman" w:hAnsi="Helvetica" w:cs="Times New Roman"/>
                  <w:color w:val="000000"/>
                  <w:kern w:val="0"/>
                  <w:sz w:val="21"/>
                  <w:szCs w:val="21"/>
                  <w14:ligatures w14:val="none"/>
                </w:rPr>
                <w:delText xml:space="preserve">The reserved list is managed by IOC admin before EoI opens. </w:delText>
              </w:r>
            </w:del>
            <w:r w:rsidRPr="00065B98">
              <w:rPr>
                <w:rFonts w:ascii="Helvetica" w:eastAsia="Times New Roman" w:hAnsi="Helvetica" w:cs="Times New Roman"/>
                <w:color w:val="000000"/>
                <w:kern w:val="0"/>
                <w:sz w:val="21"/>
                <w:szCs w:val="21"/>
                <w14:ligatures w14:val="none"/>
              </w:rPr>
              <w:t xml:space="preserve">Real NOCs get a </w:t>
            </w:r>
            <w:commentRangeStart w:id="148"/>
            <w:proofErr w:type="spellStart"/>
            <w:r w:rsidRPr="00065B98">
              <w:rPr>
                <w:rFonts w:ascii="Helvetica" w:eastAsia="Times New Roman" w:hAnsi="Helvetica" w:cs="Times New Roman"/>
                <w:color w:val="000000"/>
                <w:kern w:val="0"/>
                <w:sz w:val="21"/>
                <w:szCs w:val="21"/>
                <w14:ligatures w14:val="none"/>
              </w:rPr>
              <w:t>dedup</w:t>
            </w:r>
            <w:commentRangeEnd w:id="148"/>
            <w:proofErr w:type="spellEnd"/>
            <w:r w:rsidR="00C90A8C">
              <w:rPr>
                <w:rStyle w:val="CommentReference"/>
              </w:rPr>
              <w:commentReference w:id="148"/>
            </w:r>
            <w:r w:rsidRPr="00065B98">
              <w:rPr>
                <w:rFonts w:ascii="Helvetica" w:eastAsia="Times New Roman" w:hAnsi="Helvetica" w:cs="Times New Roman"/>
                <w:color w:val="000000"/>
                <w:kern w:val="0"/>
                <w:sz w:val="21"/>
                <w:szCs w:val="21"/>
                <w14:ligatures w14:val="none"/>
              </w:rPr>
              <w:t xml:space="preserve"> block if they attempt to submit an EoI for a reserved org. The IOC admin has a NOC-equivalent workflow </w:t>
            </w:r>
            <w:r w:rsidRPr="00065B98">
              <w:rPr>
                <w:rFonts w:ascii="Helvetica" w:eastAsia="Times New Roman" w:hAnsi="Helvetica" w:cs="Times New Roman"/>
                <w:color w:val="000000"/>
                <w:kern w:val="0"/>
                <w:sz w:val="21"/>
                <w:szCs w:val="21"/>
                <w14:ligatures w14:val="none"/>
              </w:rPr>
              <w:lastRenderedPageBreak/>
              <w:t>(</w:t>
            </w:r>
            <w:del w:id="149" w:author="Emma MORRIS" w:date="2026-04-02T15:44:00Z" w16du:dateUtc="2026-04-02T13:44:00Z">
              <w:r w:rsidRPr="00065B98" w:rsidDel="006F2C40">
                <w:rPr>
                  <w:rFonts w:ascii="Helvetica" w:eastAsia="Times New Roman" w:hAnsi="Helvetica" w:cs="Times New Roman"/>
                  <w:color w:val="000000"/>
                  <w:kern w:val="0"/>
                  <w:sz w:val="21"/>
                  <w:szCs w:val="21"/>
                  <w14:ligatures w14:val="none"/>
                </w:rPr>
                <w:delText>EoI queue, PbN allocation</w:delText>
              </w:r>
            </w:del>
            <w:r w:rsidRPr="00065B98">
              <w:rPr>
                <w:rFonts w:ascii="Helvetica" w:eastAsia="Times New Roman" w:hAnsi="Helvetica" w:cs="Times New Roman"/>
                <w:color w:val="000000"/>
                <w:kern w:val="0"/>
                <w:sz w:val="21"/>
                <w:szCs w:val="21"/>
                <w14:ligatures w14:val="none"/>
              </w:rPr>
              <w:t>) scoped to </w:t>
            </w:r>
            <w:r w:rsidRPr="00065B98">
              <w:rPr>
                <w:rFonts w:ascii="Courier New" w:eastAsia="Times New Roman" w:hAnsi="Courier New" w:cs="Courier New"/>
                <w:color w:val="000000"/>
                <w:kern w:val="0"/>
                <w:sz w:val="20"/>
                <w:szCs w:val="20"/>
                <w:bdr w:val="single" w:sz="6" w:space="0" w:color="EAEAEA" w:frame="1"/>
                <w:shd w:val="clear" w:color="auto" w:fill="F8F8F8"/>
                <w14:ligatures w14:val="none"/>
              </w:rPr>
              <w:t>IOC_DIRECT</w:t>
            </w:r>
            <w:r w:rsidRPr="00065B98">
              <w:rPr>
                <w:rFonts w:ascii="Helvetica" w:eastAsia="Times New Roman" w:hAnsi="Helvetica" w:cs="Times New Roman"/>
                <w:color w:val="000000"/>
                <w:kern w:val="0"/>
                <w:sz w:val="21"/>
                <w:szCs w:val="21"/>
                <w14:ligatures w14:val="none"/>
              </w:rPr>
              <w:t>, with OCOG approval on the same state machine.</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091713E3"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lastRenderedPageBreak/>
              <w:t>2026-03-31</w:t>
            </w:r>
          </w:p>
        </w:tc>
      </w:tr>
      <w:tr w:rsidR="00065B98" w:rsidRPr="00065B98" w14:paraId="44B18FD7"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456C7EB8"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27</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6E463E12"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EoI/</w:t>
            </w:r>
            <w:proofErr w:type="spellStart"/>
            <w:r w:rsidRPr="00065B98">
              <w:rPr>
                <w:rFonts w:ascii="Helvetica" w:eastAsia="Times New Roman" w:hAnsi="Helvetica" w:cs="Times New Roman"/>
                <w:color w:val="000000"/>
                <w:kern w:val="0"/>
                <w:sz w:val="21"/>
                <w:szCs w:val="21"/>
                <w14:ligatures w14:val="none"/>
              </w:rPr>
              <w:t>PbN</w:t>
            </w:r>
            <w:proofErr w:type="spellEnd"/>
            <w:r w:rsidRPr="00065B98">
              <w:rPr>
                <w:rFonts w:ascii="Helvetica" w:eastAsia="Times New Roman" w:hAnsi="Helvetica" w:cs="Times New Roman"/>
                <w:color w:val="000000"/>
                <w:kern w:val="0"/>
                <w:sz w:val="21"/>
                <w:szCs w:val="21"/>
                <w14:ligatures w14:val="none"/>
              </w:rPr>
              <w:t xml:space="preserve"> accreditation categories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17C82197"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 xml:space="preserve">Replace Press / Photo / Both with the full E-category set: E (Journalist), Es (Sport-specific journalist), EP (Photographer), EPs (Sport-specific photographer), ET (Technician), EC (Support staff). NOC E (Press Attaché) is NOT on the public EoI form — NOC-nominated only. Categories flow from EoI through to </w:t>
            </w:r>
            <w:proofErr w:type="spellStart"/>
            <w:r w:rsidRPr="00065B98">
              <w:rPr>
                <w:rFonts w:ascii="Helvetica" w:eastAsia="Times New Roman" w:hAnsi="Helvetica" w:cs="Times New Roman"/>
                <w:color w:val="000000"/>
                <w:kern w:val="0"/>
                <w:sz w:val="21"/>
                <w:szCs w:val="21"/>
                <w14:ligatures w14:val="none"/>
              </w:rPr>
              <w:t>PbN</w:t>
            </w:r>
            <w:proofErr w:type="spellEnd"/>
            <w:r w:rsidRPr="00065B98">
              <w:rPr>
                <w:rFonts w:ascii="Helvetica" w:eastAsia="Times New Roman" w:hAnsi="Helvetica" w:cs="Times New Roman"/>
                <w:color w:val="000000"/>
                <w:kern w:val="0"/>
                <w:sz w:val="21"/>
                <w:szCs w:val="21"/>
                <w14:ligatures w14:val="none"/>
              </w:rPr>
              <w:t xml:space="preserve"> slot allocation and the ACR export. IOC quotas and </w:t>
            </w:r>
            <w:proofErr w:type="spellStart"/>
            <w:r w:rsidRPr="00065B98">
              <w:rPr>
                <w:rFonts w:ascii="Courier New" w:eastAsia="Times New Roman" w:hAnsi="Courier New" w:cs="Courier New"/>
                <w:color w:val="000000"/>
                <w:kern w:val="0"/>
                <w:sz w:val="20"/>
                <w:szCs w:val="20"/>
                <w:bdr w:val="single" w:sz="6" w:space="0" w:color="EAEAEA" w:frame="1"/>
                <w:shd w:val="clear" w:color="auto" w:fill="F8F8F8"/>
                <w14:ligatures w14:val="none"/>
              </w:rPr>
              <w:t>org_slot_allocations</w:t>
            </w:r>
            <w:proofErr w:type="spellEnd"/>
            <w:r w:rsidRPr="00065B98">
              <w:rPr>
                <w:rFonts w:ascii="Helvetica" w:eastAsia="Times New Roman" w:hAnsi="Helvetica" w:cs="Times New Roman"/>
                <w:color w:val="000000"/>
                <w:kern w:val="0"/>
                <w:sz w:val="21"/>
                <w:szCs w:val="21"/>
                <w14:ligatures w14:val="none"/>
              </w:rPr>
              <w:t> are structured per category. </w:t>
            </w:r>
            <w:proofErr w:type="spellStart"/>
            <w:r w:rsidRPr="00065B98">
              <w:rPr>
                <w:rFonts w:ascii="Courier New" w:eastAsia="Times New Roman" w:hAnsi="Courier New" w:cs="Courier New"/>
                <w:color w:val="000000"/>
                <w:kern w:val="0"/>
                <w:sz w:val="20"/>
                <w:szCs w:val="20"/>
                <w:bdr w:val="single" w:sz="6" w:space="0" w:color="EAEAEA" w:frame="1"/>
                <w:shd w:val="clear" w:color="auto" w:fill="F8F8F8"/>
                <w14:ligatures w14:val="none"/>
              </w:rPr>
              <w:t>OrgExportRecord</w:t>
            </w:r>
            <w:proofErr w:type="spellEnd"/>
            <w:r w:rsidRPr="00065B98">
              <w:rPr>
                <w:rFonts w:ascii="Helvetica" w:eastAsia="Times New Roman" w:hAnsi="Helvetica" w:cs="Times New Roman"/>
                <w:color w:val="000000"/>
                <w:kern w:val="0"/>
                <w:sz w:val="21"/>
                <w:szCs w:val="21"/>
                <w14:ligatures w14:val="none"/>
              </w:rPr>
              <w:t> includes per-category slot counts.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73BD6AA7"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2026-03-31</w:t>
            </w:r>
          </w:p>
        </w:tc>
      </w:tr>
    </w:tbl>
    <w:p w14:paraId="6AE7F8A7" w14:textId="77777777" w:rsidR="00065B98" w:rsidRPr="00065B98" w:rsidRDefault="00000000" w:rsidP="00065B98">
      <w:pPr>
        <w:spacing w:after="0" w:line="240" w:lineRule="auto"/>
        <w:rPr>
          <w:rFonts w:ascii="Helvetica" w:eastAsia="Times New Roman" w:hAnsi="Helvetica" w:cs="Times New Roman"/>
          <w:kern w:val="0"/>
          <w:sz w:val="21"/>
          <w:szCs w:val="21"/>
          <w14:ligatures w14:val="none"/>
        </w:rPr>
      </w:pPr>
      <w:r>
        <w:rPr>
          <w:rFonts w:ascii="Times New Roman" w:eastAsia="Times New Roman" w:hAnsi="Times New Roman" w:cs="Times New Roman"/>
          <w:noProof/>
          <w:kern w:val="0"/>
        </w:rPr>
        <w:pict w14:anchorId="025291EA">
          <v:rect id="_x0000_i1037" style="width:0;height:3pt" o:hralign="center" o:hrstd="t" o:hrnoshade="t" o:hr="t" fillcolor="#ccc" stroked="f"/>
        </w:pict>
      </w:r>
    </w:p>
    <w:p w14:paraId="603B1ECB" w14:textId="77777777" w:rsidR="00065B98" w:rsidRPr="00065B98" w:rsidRDefault="00065B98" w:rsidP="00065B98">
      <w:pPr>
        <w:pBdr>
          <w:bottom w:val="single" w:sz="6" w:space="0" w:color="CCCCCC"/>
        </w:pBdr>
        <w:shd w:val="clear" w:color="auto" w:fill="FFFFFF"/>
        <w:spacing w:before="300" w:after="150" w:line="240" w:lineRule="auto"/>
        <w:outlineLvl w:val="1"/>
        <w:rPr>
          <w:rFonts w:ascii="Helvetica" w:eastAsia="Times New Roman" w:hAnsi="Helvetica" w:cs="Times New Roman"/>
          <w:b/>
          <w:bCs/>
          <w:color w:val="000000"/>
          <w:kern w:val="0"/>
          <w:sz w:val="36"/>
          <w:szCs w:val="36"/>
          <w14:ligatures w14:val="none"/>
        </w:rPr>
      </w:pPr>
      <w:r w:rsidRPr="00065B98">
        <w:rPr>
          <w:rFonts w:ascii="Helvetica" w:eastAsia="Times New Roman" w:hAnsi="Helvetica" w:cs="Times New Roman"/>
          <w:b/>
          <w:bCs/>
          <w:color w:val="000000"/>
          <w:kern w:val="0"/>
          <w:sz w:val="36"/>
          <w:szCs w:val="36"/>
          <w14:ligatures w14:val="none"/>
        </w:rPr>
        <w:t>Deduplication Rules</w:t>
      </w:r>
    </w:p>
    <w:p w14:paraId="571942D0" w14:textId="77777777" w:rsidR="00065B98" w:rsidRPr="00065B98" w:rsidRDefault="00065B98" w:rsidP="00065B98">
      <w:pPr>
        <w:shd w:val="clear" w:color="auto" w:fill="FFFFFF"/>
        <w:spacing w:before="225" w:after="225" w:line="240" w:lineRule="auto"/>
        <w:rPr>
          <w:rFonts w:ascii="Helvetica" w:eastAsia="Times New Roman" w:hAnsi="Helvetica" w:cs="Times New Roman"/>
          <w:color w:val="000000"/>
          <w:kern w:val="0"/>
          <w:sz w:val="21"/>
          <w:szCs w:val="21"/>
          <w14:ligatures w14:val="none"/>
        </w:rPr>
      </w:pPr>
      <w:proofErr w:type="gramStart"/>
      <w:r w:rsidRPr="00065B98">
        <w:rPr>
          <w:rFonts w:ascii="Helvetica" w:eastAsia="Times New Roman" w:hAnsi="Helvetica" w:cs="Times New Roman"/>
          <w:b/>
          <w:bCs/>
          <w:color w:val="000000"/>
          <w:kern w:val="0"/>
          <w:sz w:val="21"/>
          <w:szCs w:val="21"/>
          <w14:ligatures w14:val="none"/>
        </w:rPr>
        <w:t>Current status</w:t>
      </w:r>
      <w:proofErr w:type="gramEnd"/>
      <w:r w:rsidRPr="00065B98">
        <w:rPr>
          <w:rFonts w:ascii="Helvetica" w:eastAsia="Times New Roman" w:hAnsi="Helvetica" w:cs="Times New Roman"/>
          <w:b/>
          <w:bCs/>
          <w:color w:val="000000"/>
          <w:kern w:val="0"/>
          <w:sz w:val="21"/>
          <w:szCs w:val="21"/>
          <w14:ligatures w14:val="none"/>
        </w:rPr>
        <w:t xml:space="preserve">: Cross-NOC </w:t>
      </w:r>
      <w:proofErr w:type="spellStart"/>
      <w:r w:rsidRPr="00065B98">
        <w:rPr>
          <w:rFonts w:ascii="Helvetica" w:eastAsia="Times New Roman" w:hAnsi="Helvetica" w:cs="Times New Roman"/>
          <w:b/>
          <w:bCs/>
          <w:color w:val="000000"/>
          <w:kern w:val="0"/>
          <w:sz w:val="21"/>
          <w:szCs w:val="21"/>
          <w14:ligatures w14:val="none"/>
        </w:rPr>
        <w:t>dedup</w:t>
      </w:r>
      <w:proofErr w:type="spellEnd"/>
      <w:r w:rsidRPr="00065B98">
        <w:rPr>
          <w:rFonts w:ascii="Helvetica" w:eastAsia="Times New Roman" w:hAnsi="Helvetica" w:cs="Times New Roman"/>
          <w:b/>
          <w:bCs/>
          <w:color w:val="000000"/>
          <w:kern w:val="0"/>
          <w:sz w:val="21"/>
          <w:szCs w:val="21"/>
          <w14:ligatures w14:val="none"/>
        </w:rPr>
        <w:t xml:space="preserve"> provisionally eliminated for v1.</w:t>
      </w:r>
    </w:p>
    <w:p w14:paraId="7F250312" w14:textId="77777777" w:rsidR="00065B98" w:rsidRPr="00065B98" w:rsidRDefault="00065B98" w:rsidP="00065B98">
      <w:pPr>
        <w:shd w:val="clear" w:color="auto" w:fill="FFFFFF"/>
        <w:spacing w:before="225" w:after="225"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The original design included cross-NOC duplicate detection (same org applying through multiple NOCs surfacing flags to IOC). This has been provisionally removed pending clarity on what, if anything, should be flagged and to whom. See Open Questions #16.</w:t>
      </w:r>
    </w:p>
    <w:p w14:paraId="49F3BDC1" w14:textId="77777777" w:rsidR="00065B98" w:rsidRPr="00065B98" w:rsidRDefault="00065B98" w:rsidP="00065B98">
      <w:pPr>
        <w:shd w:val="clear" w:color="auto" w:fill="FFFFFF"/>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b/>
          <w:bCs/>
          <w:color w:val="000000"/>
          <w:kern w:val="0"/>
          <w:sz w:val="21"/>
          <w:szCs w:val="21"/>
          <w14:ligatures w14:val="none"/>
        </w:rPr>
        <w:t>What remains for v1:</w:t>
      </w:r>
      <w:r w:rsidRPr="00065B98">
        <w:rPr>
          <w:rFonts w:ascii="Helvetica" w:eastAsia="Times New Roman" w:hAnsi="Helvetica" w:cs="Times New Roman"/>
          <w:color w:val="000000"/>
          <w:kern w:val="0"/>
          <w:sz w:val="21"/>
          <w:szCs w:val="21"/>
          <w14:ligatures w14:val="none"/>
        </w:rPr>
        <w:t xml:space="preserve"> - Within-territory duplicate detection only (same org applying twice to the same NOC). These </w:t>
      </w:r>
      <w:proofErr w:type="gramStart"/>
      <w:r w:rsidRPr="00065B98">
        <w:rPr>
          <w:rFonts w:ascii="Helvetica" w:eastAsia="Times New Roman" w:hAnsi="Helvetica" w:cs="Times New Roman"/>
          <w:color w:val="000000"/>
          <w:kern w:val="0"/>
          <w:sz w:val="21"/>
          <w:szCs w:val="21"/>
          <w14:ligatures w14:val="none"/>
        </w:rPr>
        <w:t>surface</w:t>
      </w:r>
      <w:proofErr w:type="gramEnd"/>
      <w:r w:rsidRPr="00065B98">
        <w:rPr>
          <w:rFonts w:ascii="Helvetica" w:eastAsia="Times New Roman" w:hAnsi="Helvetica" w:cs="Times New Roman"/>
          <w:color w:val="000000"/>
          <w:kern w:val="0"/>
          <w:sz w:val="21"/>
          <w:szCs w:val="21"/>
          <w14:ligatures w14:val="none"/>
        </w:rPr>
        <w:t xml:space="preserve"> as "Duplicate submission" to the NOC — they can see their own territory's duplicates, not other NOCs'. - Games-to-Games org matching (same org from prior Games, different </w:t>
      </w:r>
      <w:proofErr w:type="gramStart"/>
      <w:r w:rsidRPr="00065B98">
        <w:rPr>
          <w:rFonts w:ascii="Helvetica" w:eastAsia="Times New Roman" w:hAnsi="Helvetica" w:cs="Times New Roman"/>
          <w:color w:val="000000"/>
          <w:kern w:val="0"/>
          <w:sz w:val="21"/>
          <w:szCs w:val="21"/>
          <w14:ligatures w14:val="none"/>
        </w:rPr>
        <w:t>application) —</w:t>
      </w:r>
      <w:proofErr w:type="gramEnd"/>
      <w:r w:rsidRPr="00065B98">
        <w:rPr>
          <w:rFonts w:ascii="Helvetica" w:eastAsia="Times New Roman" w:hAnsi="Helvetica" w:cs="Times New Roman"/>
          <w:color w:val="000000"/>
          <w:kern w:val="0"/>
          <w:sz w:val="21"/>
          <w:szCs w:val="21"/>
          <w14:ligatures w14:val="none"/>
        </w:rPr>
        <w:t xml:space="preserve"> informational "Known org" flag for NOC context. - </w:t>
      </w:r>
      <w:r w:rsidRPr="00065B98">
        <w:rPr>
          <w:rFonts w:ascii="Helvetica" w:eastAsia="Times New Roman" w:hAnsi="Helvetica" w:cs="Times New Roman"/>
          <w:b/>
          <w:bCs/>
          <w:color w:val="000000"/>
          <w:kern w:val="0"/>
          <w:sz w:val="21"/>
          <w:szCs w:val="21"/>
          <w14:ligatures w14:val="none"/>
        </w:rPr>
        <w:t>IOC-Direct reserved-list block</w:t>
      </w:r>
      <w:r w:rsidRPr="00065B98">
        <w:rPr>
          <w:rFonts w:ascii="Helvetica" w:eastAsia="Times New Roman" w:hAnsi="Helvetica" w:cs="Times New Roman"/>
          <w:color w:val="000000"/>
          <w:kern w:val="0"/>
          <w:sz w:val="21"/>
          <w:szCs w:val="21"/>
          <w14:ligatures w14:val="none"/>
        </w:rPr>
        <w:t> (Decision #26): when any NOC attempts an EoI submission for an org matching the </w:t>
      </w:r>
      <w:r w:rsidRPr="00065B98">
        <w:rPr>
          <w:rFonts w:ascii="Courier New" w:eastAsia="Times New Roman" w:hAnsi="Courier New" w:cs="Courier New"/>
          <w:color w:val="000000"/>
          <w:kern w:val="0"/>
          <w:sz w:val="20"/>
          <w:szCs w:val="20"/>
          <w:bdr w:val="single" w:sz="6" w:space="0" w:color="EAEAEA" w:frame="1"/>
          <w:shd w:val="clear" w:color="auto" w:fill="F8F8F8"/>
          <w14:ligatures w14:val="none"/>
        </w:rPr>
        <w:t>IOC_DIRECT</w:t>
      </w:r>
      <w:r w:rsidRPr="00065B98">
        <w:rPr>
          <w:rFonts w:ascii="Helvetica" w:eastAsia="Times New Roman" w:hAnsi="Helvetica" w:cs="Times New Roman"/>
          <w:color w:val="000000"/>
          <w:kern w:val="0"/>
          <w:sz w:val="21"/>
          <w:szCs w:val="21"/>
          <w14:ligatures w14:val="none"/>
        </w:rPr>
        <w:t xml:space="preserve"> reserved list (by domain or name + country), the form surfaces a hard block. This is not a </w:t>
      </w:r>
      <w:proofErr w:type="gramStart"/>
      <w:r w:rsidRPr="00065B98">
        <w:rPr>
          <w:rFonts w:ascii="Helvetica" w:eastAsia="Times New Roman" w:hAnsi="Helvetica" w:cs="Times New Roman"/>
          <w:color w:val="000000"/>
          <w:kern w:val="0"/>
          <w:sz w:val="21"/>
          <w:szCs w:val="21"/>
          <w14:ligatures w14:val="none"/>
        </w:rPr>
        <w:t>review-flag</w:t>
      </w:r>
      <w:proofErr w:type="gramEnd"/>
      <w:r w:rsidRPr="00065B98">
        <w:rPr>
          <w:rFonts w:ascii="Helvetica" w:eastAsia="Times New Roman" w:hAnsi="Helvetica" w:cs="Times New Roman"/>
          <w:color w:val="000000"/>
          <w:kern w:val="0"/>
          <w:sz w:val="21"/>
          <w:szCs w:val="21"/>
          <w14:ligatures w14:val="none"/>
        </w:rPr>
        <w:t xml:space="preserve"> but a </w:t>
      </w:r>
      <w:proofErr w:type="gramStart"/>
      <w:r w:rsidRPr="00065B98">
        <w:rPr>
          <w:rFonts w:ascii="Helvetica" w:eastAsia="Times New Roman" w:hAnsi="Helvetica" w:cs="Times New Roman"/>
          <w:color w:val="000000"/>
          <w:kern w:val="0"/>
          <w:sz w:val="21"/>
          <w:szCs w:val="21"/>
          <w14:ligatures w14:val="none"/>
        </w:rPr>
        <w:t>submit-prevention</w:t>
      </w:r>
      <w:proofErr w:type="gramEnd"/>
      <w:r w:rsidRPr="00065B98">
        <w:rPr>
          <w:rFonts w:ascii="Helvetica" w:eastAsia="Times New Roman" w:hAnsi="Helvetica" w:cs="Times New Roman"/>
          <w:color w:val="000000"/>
          <w:kern w:val="0"/>
          <w:sz w:val="21"/>
          <w:szCs w:val="21"/>
          <w14:ligatures w14:val="none"/>
        </w:rPr>
        <w:t>. See IOC-Direct Organizations section.</w:t>
      </w:r>
    </w:p>
    <w:p w14:paraId="26C36477" w14:textId="77777777" w:rsidR="00065B98" w:rsidRPr="00065B98" w:rsidRDefault="00065B98" w:rsidP="00065B98">
      <w:pPr>
        <w:shd w:val="clear" w:color="auto" w:fill="FFFFFF"/>
        <w:spacing w:before="225" w:after="225"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b/>
          <w:bCs/>
          <w:color w:val="000000"/>
          <w:kern w:val="0"/>
          <w:sz w:val="21"/>
          <w:szCs w:val="21"/>
          <w14:ligatures w14:val="none"/>
        </w:rPr>
        <w:t>Removed from v1:</w:t>
      </w:r>
      <w:r w:rsidRPr="00065B98">
        <w:rPr>
          <w:rFonts w:ascii="Helvetica" w:eastAsia="Times New Roman" w:hAnsi="Helvetica" w:cs="Times New Roman"/>
          <w:color w:val="000000"/>
          <w:kern w:val="0"/>
          <w:sz w:val="21"/>
          <w:szCs w:val="21"/>
          <w14:ligatures w14:val="none"/>
        </w:rPr>
        <w:t xml:space="preserve"> - Cross-NOC duplicate detection (Reuters UK + France scenario) - AUTO_DUPLICATE blocking across NOC boundaries - IOC </w:t>
      </w:r>
      <w:proofErr w:type="spellStart"/>
      <w:r w:rsidRPr="00065B98">
        <w:rPr>
          <w:rFonts w:ascii="Helvetica" w:eastAsia="Times New Roman" w:hAnsi="Helvetica" w:cs="Times New Roman"/>
          <w:color w:val="000000"/>
          <w:kern w:val="0"/>
          <w:sz w:val="21"/>
          <w:szCs w:val="21"/>
          <w14:ligatures w14:val="none"/>
        </w:rPr>
        <w:t>dedup</w:t>
      </w:r>
      <w:proofErr w:type="spellEnd"/>
      <w:r w:rsidRPr="00065B98">
        <w:rPr>
          <w:rFonts w:ascii="Helvetica" w:eastAsia="Times New Roman" w:hAnsi="Helvetica" w:cs="Times New Roman"/>
          <w:color w:val="000000"/>
          <w:kern w:val="0"/>
          <w:sz w:val="21"/>
          <w:szCs w:val="21"/>
          <w14:ligatures w14:val="none"/>
        </w:rPr>
        <w:t xml:space="preserve"> review queue for cross-NOC flags</w:t>
      </w:r>
    </w:p>
    <w:p w14:paraId="30F1EA6B" w14:textId="77777777" w:rsidR="00065B98" w:rsidRPr="00065B98" w:rsidRDefault="00065B98" w:rsidP="00065B98">
      <w:pPr>
        <w:shd w:val="clear" w:color="auto" w:fill="FFFFFF"/>
        <w:spacing w:before="225" w:after="225"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b/>
          <w:bCs/>
          <w:color w:val="000000"/>
          <w:kern w:val="0"/>
          <w:sz w:val="21"/>
          <w:szCs w:val="21"/>
          <w14:ligatures w14:val="none"/>
        </w:rPr>
        <w:t>Open question (see Open Questions #16):</w:t>
      </w:r>
      <w:r w:rsidRPr="00065B98">
        <w:rPr>
          <w:rFonts w:ascii="Helvetica" w:eastAsia="Times New Roman" w:hAnsi="Helvetica" w:cs="Times New Roman"/>
          <w:color w:val="000000"/>
          <w:kern w:val="0"/>
          <w:sz w:val="21"/>
          <w:szCs w:val="21"/>
          <w14:ligatures w14:val="none"/>
        </w:rPr>
        <w:t> What cross-NOC visibility, if any, should surface to IOC or OCOG during EoI phase? Does IOC need to see the same org appearing in multiple NOC queues? What is the action if they do?</w:t>
      </w:r>
    </w:p>
    <w:p w14:paraId="4BBAE5C2" w14:textId="77777777" w:rsidR="00065B98" w:rsidRPr="00065B98" w:rsidRDefault="00000000" w:rsidP="00065B98">
      <w:pPr>
        <w:spacing w:after="0" w:line="240" w:lineRule="auto"/>
        <w:rPr>
          <w:rFonts w:ascii="Helvetica" w:eastAsia="Times New Roman" w:hAnsi="Helvetica" w:cs="Times New Roman"/>
          <w:kern w:val="0"/>
          <w:sz w:val="21"/>
          <w:szCs w:val="21"/>
          <w14:ligatures w14:val="none"/>
        </w:rPr>
      </w:pPr>
      <w:r>
        <w:rPr>
          <w:rFonts w:ascii="Times New Roman" w:eastAsia="Times New Roman" w:hAnsi="Times New Roman" w:cs="Times New Roman"/>
          <w:noProof/>
          <w:kern w:val="0"/>
        </w:rPr>
        <w:pict w14:anchorId="72F9FB41">
          <v:rect id="_x0000_i1038" style="width:0;height:3pt" o:hralign="center" o:hrstd="t" o:hrnoshade="t" o:hr="t" fillcolor="#ccc" stroked="f"/>
        </w:pict>
      </w:r>
    </w:p>
    <w:p w14:paraId="5C0D29FA" w14:textId="77777777" w:rsidR="00065B98" w:rsidRPr="00065B98" w:rsidRDefault="00065B98" w:rsidP="00065B98">
      <w:pPr>
        <w:pBdr>
          <w:bottom w:val="single" w:sz="6" w:space="0" w:color="CCCCCC"/>
        </w:pBdr>
        <w:shd w:val="clear" w:color="auto" w:fill="FFFFFF"/>
        <w:spacing w:before="300" w:after="150" w:line="240" w:lineRule="auto"/>
        <w:outlineLvl w:val="1"/>
        <w:rPr>
          <w:rFonts w:ascii="Helvetica" w:eastAsia="Times New Roman" w:hAnsi="Helvetica" w:cs="Times New Roman"/>
          <w:b/>
          <w:bCs/>
          <w:color w:val="000000"/>
          <w:kern w:val="0"/>
          <w:sz w:val="36"/>
          <w:szCs w:val="36"/>
          <w14:ligatures w14:val="none"/>
        </w:rPr>
      </w:pPr>
      <w:r w:rsidRPr="00065B98">
        <w:rPr>
          <w:rFonts w:ascii="Helvetica" w:eastAsia="Times New Roman" w:hAnsi="Helvetica" w:cs="Times New Roman"/>
          <w:b/>
          <w:bCs/>
          <w:color w:val="000000"/>
          <w:kern w:val="0"/>
          <w:sz w:val="36"/>
          <w:szCs w:val="36"/>
          <w14:ligatures w14:val="none"/>
        </w:rPr>
        <w:t>Authentication &amp; Access Control</w:t>
      </w:r>
    </w:p>
    <w:p w14:paraId="0010483F" w14:textId="77777777" w:rsidR="00065B98" w:rsidRPr="00065B98" w:rsidRDefault="00065B98" w:rsidP="00065B98">
      <w:pPr>
        <w:shd w:val="clear" w:color="auto" w:fill="FFFFFF"/>
        <w:spacing w:before="225" w:after="225"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b/>
          <w:bCs/>
          <w:color w:val="000000"/>
          <w:kern w:val="0"/>
          <w:sz w:val="21"/>
          <w:szCs w:val="21"/>
          <w14:ligatures w14:val="none"/>
        </w:rPr>
        <w:t>Applicants:</w:t>
      </w:r>
      <w:r w:rsidRPr="00065B98">
        <w:rPr>
          <w:rFonts w:ascii="Helvetica" w:eastAsia="Times New Roman" w:hAnsi="Helvetica" w:cs="Times New Roman"/>
          <w:color w:val="000000"/>
          <w:kern w:val="0"/>
          <w:sz w:val="21"/>
          <w:szCs w:val="21"/>
          <w14:ligatures w14:val="none"/>
        </w:rPr>
        <w:t> - Public EoI form — no account required - Magic link (token) for session during application flow - Optional account to track status and receive NOC communications</w:t>
      </w:r>
    </w:p>
    <w:p w14:paraId="0BB045FF" w14:textId="77777777" w:rsidR="00065B98" w:rsidRPr="00065B98" w:rsidRDefault="00065B98" w:rsidP="00065B98">
      <w:pPr>
        <w:shd w:val="clear" w:color="auto" w:fill="FFFFFF"/>
        <w:spacing w:before="225" w:after="225"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b/>
          <w:bCs/>
          <w:color w:val="000000"/>
          <w:kern w:val="0"/>
          <w:sz w:val="21"/>
          <w:szCs w:val="21"/>
          <w14:ligatures w14:val="none"/>
        </w:rPr>
        <w:t>NOC admin:</w:t>
      </w:r>
      <w:r w:rsidRPr="00065B98">
        <w:rPr>
          <w:rFonts w:ascii="Helvetica" w:eastAsia="Times New Roman" w:hAnsi="Helvetica" w:cs="Times New Roman"/>
          <w:color w:val="000000"/>
          <w:kern w:val="0"/>
          <w:sz w:val="21"/>
          <w:szCs w:val="21"/>
          <w14:ligatures w14:val="none"/>
        </w:rPr>
        <w:t xml:space="preserve"> - Admin-provisioned accounts (not self-registration) - Sees own territory only - Actions: approve/return/reject EoI; invite known orgs; </w:t>
      </w:r>
      <w:proofErr w:type="spellStart"/>
      <w:r w:rsidRPr="00065B98">
        <w:rPr>
          <w:rFonts w:ascii="Helvetica" w:eastAsia="Times New Roman" w:hAnsi="Helvetica" w:cs="Times New Roman"/>
          <w:color w:val="000000"/>
          <w:kern w:val="0"/>
          <w:sz w:val="21"/>
          <w:szCs w:val="21"/>
          <w14:ligatures w14:val="none"/>
        </w:rPr>
        <w:t>PbN</w:t>
      </w:r>
      <w:proofErr w:type="spellEnd"/>
      <w:r w:rsidRPr="00065B98">
        <w:rPr>
          <w:rFonts w:ascii="Helvetica" w:eastAsia="Times New Roman" w:hAnsi="Helvetica" w:cs="Times New Roman"/>
          <w:color w:val="000000"/>
          <w:kern w:val="0"/>
          <w:sz w:val="21"/>
          <w:szCs w:val="21"/>
          <w14:ligatures w14:val="none"/>
        </w:rPr>
        <w:t xml:space="preserve"> slot allocation; ENR request submission</w:t>
      </w:r>
    </w:p>
    <w:p w14:paraId="047A0874" w14:textId="77777777" w:rsidR="00065B98" w:rsidRPr="00065B98" w:rsidRDefault="00065B98" w:rsidP="00065B98">
      <w:pPr>
        <w:shd w:val="clear" w:color="auto" w:fill="FFFFFF"/>
        <w:spacing w:before="225" w:after="225"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b/>
          <w:bCs/>
          <w:color w:val="000000"/>
          <w:kern w:val="0"/>
          <w:sz w:val="21"/>
          <w:szCs w:val="21"/>
          <w14:ligatures w14:val="none"/>
        </w:rPr>
        <w:lastRenderedPageBreak/>
        <w:t>OCOG admin:</w:t>
      </w:r>
      <w:r w:rsidRPr="00065B98">
        <w:rPr>
          <w:rFonts w:ascii="Helvetica" w:eastAsia="Times New Roman" w:hAnsi="Helvetica" w:cs="Times New Roman"/>
          <w:color w:val="000000"/>
          <w:kern w:val="0"/>
          <w:sz w:val="21"/>
          <w:szCs w:val="21"/>
          <w14:ligatures w14:val="none"/>
        </w:rPr>
        <w:t xml:space="preserve"> - Separate role from IOC — different login, different screens - Cross-NOC access - Actions: </w:t>
      </w:r>
      <w:proofErr w:type="spellStart"/>
      <w:r w:rsidRPr="00065B98">
        <w:rPr>
          <w:rFonts w:ascii="Helvetica" w:eastAsia="Times New Roman" w:hAnsi="Helvetica" w:cs="Times New Roman"/>
          <w:color w:val="000000"/>
          <w:kern w:val="0"/>
          <w:sz w:val="21"/>
          <w:szCs w:val="21"/>
          <w14:ligatures w14:val="none"/>
        </w:rPr>
        <w:t>PbN</w:t>
      </w:r>
      <w:proofErr w:type="spellEnd"/>
      <w:r w:rsidRPr="00065B98">
        <w:rPr>
          <w:rFonts w:ascii="Helvetica" w:eastAsia="Times New Roman" w:hAnsi="Helvetica" w:cs="Times New Roman"/>
          <w:color w:val="000000"/>
          <w:kern w:val="0"/>
          <w:sz w:val="21"/>
          <w:szCs w:val="21"/>
          <w14:ligatures w14:val="none"/>
        </w:rPr>
        <w:t xml:space="preserve"> review and formal approval/adjustment; visibility on EoI - Uses same </w:t>
      </w:r>
      <w:proofErr w:type="spellStart"/>
      <w:r w:rsidRPr="00065B98">
        <w:rPr>
          <w:rFonts w:ascii="Helvetica" w:eastAsia="Times New Roman" w:hAnsi="Helvetica" w:cs="Times New Roman"/>
          <w:color w:val="000000"/>
          <w:kern w:val="0"/>
          <w:sz w:val="21"/>
          <w:szCs w:val="21"/>
          <w14:ligatures w14:val="none"/>
        </w:rPr>
        <w:t>PbN</w:t>
      </w:r>
      <w:proofErr w:type="spellEnd"/>
      <w:r w:rsidRPr="00065B98">
        <w:rPr>
          <w:rFonts w:ascii="Helvetica" w:eastAsia="Times New Roman" w:hAnsi="Helvetica" w:cs="Times New Roman"/>
          <w:color w:val="000000"/>
          <w:kern w:val="0"/>
          <w:sz w:val="21"/>
          <w:szCs w:val="21"/>
          <w14:ligatures w14:val="none"/>
        </w:rPr>
        <w:t xml:space="preserve"> allocation </w:t>
      </w:r>
      <w:commentRangeStart w:id="150"/>
      <w:r w:rsidRPr="00065B98">
        <w:rPr>
          <w:rFonts w:ascii="Helvetica" w:eastAsia="Times New Roman" w:hAnsi="Helvetica" w:cs="Times New Roman"/>
          <w:color w:val="000000"/>
          <w:kern w:val="0"/>
          <w:sz w:val="21"/>
          <w:szCs w:val="21"/>
          <w14:ligatures w14:val="none"/>
        </w:rPr>
        <w:t>screens</w:t>
      </w:r>
      <w:commentRangeEnd w:id="150"/>
      <w:r w:rsidR="00DD030C">
        <w:rPr>
          <w:rStyle w:val="CommentReference"/>
        </w:rPr>
        <w:commentReference w:id="150"/>
      </w:r>
      <w:r w:rsidRPr="00065B98">
        <w:rPr>
          <w:rFonts w:ascii="Helvetica" w:eastAsia="Times New Roman" w:hAnsi="Helvetica" w:cs="Times New Roman"/>
          <w:color w:val="000000"/>
          <w:kern w:val="0"/>
          <w:sz w:val="21"/>
          <w:szCs w:val="21"/>
          <w14:ligatures w14:val="none"/>
        </w:rPr>
        <w:t xml:space="preserve"> as NOC but with cross-NOC purview and richer search/filtering</w:t>
      </w:r>
    </w:p>
    <w:p w14:paraId="58A30FD7" w14:textId="033E80F2" w:rsidR="00065B98" w:rsidRPr="00065B98" w:rsidRDefault="00065B98" w:rsidP="00065B98">
      <w:pPr>
        <w:shd w:val="clear" w:color="auto" w:fill="FFFFFF"/>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b/>
          <w:bCs/>
          <w:color w:val="000000"/>
          <w:kern w:val="0"/>
          <w:sz w:val="21"/>
          <w:szCs w:val="21"/>
          <w14:ligatures w14:val="none"/>
        </w:rPr>
        <w:t>IOC admin:</w:t>
      </w:r>
      <w:r w:rsidRPr="00065B98">
        <w:rPr>
          <w:rFonts w:ascii="Helvetica" w:eastAsia="Times New Roman" w:hAnsi="Helvetica" w:cs="Times New Roman"/>
          <w:color w:val="000000"/>
          <w:kern w:val="0"/>
          <w:sz w:val="21"/>
          <w:szCs w:val="21"/>
          <w14:ligatures w14:val="none"/>
        </w:rPr>
        <w:t xml:space="preserve"> - Visibility only on EoI and </w:t>
      </w:r>
      <w:proofErr w:type="spellStart"/>
      <w:r w:rsidRPr="00065B98">
        <w:rPr>
          <w:rFonts w:ascii="Helvetica" w:eastAsia="Times New Roman" w:hAnsi="Helvetica" w:cs="Times New Roman"/>
          <w:color w:val="000000"/>
          <w:kern w:val="0"/>
          <w:sz w:val="21"/>
          <w:szCs w:val="21"/>
          <w14:ligatures w14:val="none"/>
        </w:rPr>
        <w:t>PbN</w:t>
      </w:r>
      <w:proofErr w:type="spellEnd"/>
      <w:r w:rsidRPr="00065B98">
        <w:rPr>
          <w:rFonts w:ascii="Helvetica" w:eastAsia="Times New Roman" w:hAnsi="Helvetica" w:cs="Times New Roman"/>
          <w:color w:val="000000"/>
          <w:kern w:val="0"/>
          <w:sz w:val="21"/>
          <w:szCs w:val="21"/>
          <w14:ligatures w14:val="none"/>
        </w:rPr>
        <w:t xml:space="preserve"> (for all NOC territories) - Actions: </w:t>
      </w:r>
      <w:commentRangeStart w:id="151"/>
      <w:r w:rsidRPr="00065B98">
        <w:rPr>
          <w:rFonts w:ascii="Helvetica" w:eastAsia="Times New Roman" w:hAnsi="Helvetica" w:cs="Times New Roman"/>
          <w:color w:val="000000"/>
          <w:kern w:val="0"/>
          <w:sz w:val="21"/>
          <w:szCs w:val="21"/>
          <w14:ligatures w14:val="none"/>
        </w:rPr>
        <w:t>set per-category quota totals</w:t>
      </w:r>
      <w:commentRangeEnd w:id="151"/>
      <w:r w:rsidR="00F26146">
        <w:rPr>
          <w:rStyle w:val="CommentReference"/>
        </w:rPr>
        <w:commentReference w:id="151"/>
      </w:r>
      <w:r w:rsidRPr="00065B98">
        <w:rPr>
          <w:rFonts w:ascii="Helvetica" w:eastAsia="Times New Roman" w:hAnsi="Helvetica" w:cs="Times New Roman"/>
          <w:color w:val="000000"/>
          <w:kern w:val="0"/>
          <w:sz w:val="21"/>
          <w:szCs w:val="21"/>
          <w14:ligatures w14:val="none"/>
        </w:rPr>
        <w:t xml:space="preserve"> (via Excel import or in-app edit — all changes audit-logged); review and grant/deny ENR requests from holdback pool; </w:t>
      </w:r>
      <w:proofErr w:type="spellStart"/>
      <w:r w:rsidRPr="00065B98">
        <w:rPr>
          <w:rFonts w:ascii="Helvetica" w:eastAsia="Times New Roman" w:hAnsi="Helvetica" w:cs="Times New Roman"/>
          <w:color w:val="000000"/>
          <w:kern w:val="0"/>
          <w:sz w:val="21"/>
          <w:szCs w:val="21"/>
          <w14:ligatures w14:val="none"/>
        </w:rPr>
        <w:t>dedup</w:t>
      </w:r>
      <w:proofErr w:type="spellEnd"/>
      <w:r w:rsidRPr="00065B98">
        <w:rPr>
          <w:rFonts w:ascii="Helvetica" w:eastAsia="Times New Roman" w:hAnsi="Helvetica" w:cs="Times New Roman"/>
          <w:color w:val="000000"/>
          <w:kern w:val="0"/>
          <w:sz w:val="21"/>
          <w:szCs w:val="21"/>
          <w14:ligatures w14:val="none"/>
        </w:rPr>
        <w:t xml:space="preserve"> resolution; anomaly review; manage IOC-Direct </w:t>
      </w:r>
      <w:del w:id="152" w:author="Emma MORRIS" w:date="2026-04-02T10:28:00Z" w16du:dateUtc="2026-04-02T08:28:00Z">
        <w:r w:rsidRPr="00065B98" w:rsidDel="00926079">
          <w:rPr>
            <w:rFonts w:ascii="Helvetica" w:eastAsia="Times New Roman" w:hAnsi="Helvetica" w:cs="Times New Roman"/>
            <w:color w:val="000000"/>
            <w:kern w:val="0"/>
            <w:sz w:val="21"/>
            <w:szCs w:val="21"/>
            <w14:ligatures w14:val="none"/>
          </w:rPr>
          <w:delText xml:space="preserve">reserved </w:delText>
        </w:r>
      </w:del>
      <w:r w:rsidRPr="00065B98">
        <w:rPr>
          <w:rFonts w:ascii="Helvetica" w:eastAsia="Times New Roman" w:hAnsi="Helvetica" w:cs="Times New Roman"/>
          <w:color w:val="000000"/>
          <w:kern w:val="0"/>
          <w:sz w:val="21"/>
          <w:szCs w:val="21"/>
          <w14:ligatures w14:val="none"/>
        </w:rPr>
        <w:t xml:space="preserve">org list - Cannot approve/return/reject regular NOC EoI applications; cannot approve regular NOC </w:t>
      </w:r>
      <w:proofErr w:type="spellStart"/>
      <w:r w:rsidRPr="00065B98">
        <w:rPr>
          <w:rFonts w:ascii="Helvetica" w:eastAsia="Times New Roman" w:hAnsi="Helvetica" w:cs="Times New Roman"/>
          <w:color w:val="000000"/>
          <w:kern w:val="0"/>
          <w:sz w:val="21"/>
          <w:szCs w:val="21"/>
          <w14:ligatures w14:val="none"/>
        </w:rPr>
        <w:t>PbN</w:t>
      </w:r>
      <w:proofErr w:type="spellEnd"/>
      <w:r w:rsidRPr="00065B98">
        <w:rPr>
          <w:rFonts w:ascii="Helvetica" w:eastAsia="Times New Roman" w:hAnsi="Helvetica" w:cs="Times New Roman"/>
          <w:color w:val="000000"/>
          <w:kern w:val="0"/>
          <w:sz w:val="21"/>
          <w:szCs w:val="21"/>
          <w14:ligatures w14:val="none"/>
        </w:rPr>
        <w:t xml:space="preserve"> allocations - </w:t>
      </w:r>
      <w:r w:rsidRPr="00065B98">
        <w:rPr>
          <w:rFonts w:ascii="Helvetica" w:eastAsia="Times New Roman" w:hAnsi="Helvetica" w:cs="Times New Roman"/>
          <w:b/>
          <w:bCs/>
          <w:color w:val="000000"/>
          <w:kern w:val="0"/>
          <w:sz w:val="21"/>
          <w:szCs w:val="21"/>
          <w14:ligatures w14:val="none"/>
        </w:rPr>
        <w:t>Exception — IOC-Direct orgs:</w:t>
      </w:r>
      <w:r w:rsidRPr="00065B98">
        <w:rPr>
          <w:rFonts w:ascii="Helvetica" w:eastAsia="Times New Roman" w:hAnsi="Helvetica" w:cs="Times New Roman"/>
          <w:color w:val="000000"/>
          <w:kern w:val="0"/>
          <w:sz w:val="21"/>
          <w:szCs w:val="21"/>
          <w14:ligatures w14:val="none"/>
        </w:rPr>
        <w:t> the IOC admin acts as the NOC-equivalent for </w:t>
      </w:r>
      <w:r w:rsidRPr="00065B98">
        <w:rPr>
          <w:rFonts w:ascii="Courier New" w:eastAsia="Times New Roman" w:hAnsi="Courier New" w:cs="Courier New"/>
          <w:color w:val="000000"/>
          <w:kern w:val="0"/>
          <w:sz w:val="20"/>
          <w:szCs w:val="20"/>
          <w:bdr w:val="single" w:sz="6" w:space="0" w:color="EAEAEA" w:frame="1"/>
          <w:shd w:val="clear" w:color="auto" w:fill="F8F8F8"/>
          <w14:ligatures w14:val="none"/>
        </w:rPr>
        <w:t>IOC_DIRECT</w:t>
      </w:r>
      <w:r w:rsidRPr="00065B98">
        <w:rPr>
          <w:rFonts w:ascii="Helvetica" w:eastAsia="Times New Roman" w:hAnsi="Helvetica" w:cs="Times New Roman"/>
          <w:color w:val="000000"/>
          <w:kern w:val="0"/>
          <w:sz w:val="21"/>
          <w:szCs w:val="21"/>
          <w14:ligatures w14:val="none"/>
        </w:rPr>
        <w:t> </w:t>
      </w:r>
      <w:proofErr w:type="spellStart"/>
      <w:r w:rsidRPr="00065B98">
        <w:rPr>
          <w:rFonts w:ascii="Helvetica" w:eastAsia="Times New Roman" w:hAnsi="Helvetica" w:cs="Times New Roman"/>
          <w:color w:val="000000"/>
          <w:kern w:val="0"/>
          <w:sz w:val="21"/>
          <w:szCs w:val="21"/>
          <w14:ligatures w14:val="none"/>
        </w:rPr>
        <w:t>organisations</w:t>
      </w:r>
      <w:proofErr w:type="spellEnd"/>
      <w:r w:rsidRPr="00065B98">
        <w:rPr>
          <w:rFonts w:ascii="Helvetica" w:eastAsia="Times New Roman" w:hAnsi="Helvetica" w:cs="Times New Roman"/>
          <w:color w:val="000000"/>
          <w:kern w:val="0"/>
          <w:sz w:val="21"/>
          <w:szCs w:val="21"/>
          <w14:ligatures w14:val="none"/>
        </w:rPr>
        <w:t xml:space="preserve">. </w:t>
      </w:r>
      <w:del w:id="153" w:author="Emma MORRIS" w:date="2026-04-02T15:45:00Z" w16du:dateUtc="2026-04-02T13:45:00Z">
        <w:r w:rsidRPr="00065B98" w:rsidDel="006F2C40">
          <w:rPr>
            <w:rFonts w:ascii="Helvetica" w:eastAsia="Times New Roman" w:hAnsi="Helvetica" w:cs="Times New Roman"/>
            <w:color w:val="000000"/>
            <w:kern w:val="0"/>
            <w:sz w:val="21"/>
            <w:szCs w:val="21"/>
            <w14:ligatures w14:val="none"/>
          </w:rPr>
          <w:delText xml:space="preserve">Within that scope, they can approve/return/reject EoI applications and submit PbN allocations (subject to OCOG </w:delText>
        </w:r>
        <w:commentRangeStart w:id="154"/>
        <w:r w:rsidRPr="00065B98" w:rsidDel="006F2C40">
          <w:rPr>
            <w:rFonts w:ascii="Helvetica" w:eastAsia="Times New Roman" w:hAnsi="Helvetica" w:cs="Times New Roman"/>
            <w:color w:val="000000"/>
            <w:kern w:val="0"/>
            <w:sz w:val="21"/>
            <w:szCs w:val="21"/>
            <w14:ligatures w14:val="none"/>
          </w:rPr>
          <w:delText>approval</w:delText>
        </w:r>
        <w:commentRangeEnd w:id="154"/>
        <w:r w:rsidR="00A02D81" w:rsidDel="006F2C40">
          <w:rPr>
            <w:rStyle w:val="CommentReference"/>
          </w:rPr>
          <w:commentReference w:id="154"/>
        </w:r>
        <w:r w:rsidRPr="00065B98" w:rsidDel="006F2C40">
          <w:rPr>
            <w:rFonts w:ascii="Helvetica" w:eastAsia="Times New Roman" w:hAnsi="Helvetica" w:cs="Times New Roman"/>
            <w:color w:val="000000"/>
            <w:kern w:val="0"/>
            <w:sz w:val="21"/>
            <w:szCs w:val="21"/>
            <w14:ligatures w14:val="none"/>
          </w:rPr>
          <w:delText>)</w:delText>
        </w:r>
      </w:del>
      <w:ins w:id="155" w:author="Emma MORRIS" w:date="2026-04-02T15:45:00Z" w16du:dateUtc="2026-04-02T13:45:00Z">
        <w:r w:rsidR="006F2C40">
          <w:rPr>
            <w:rFonts w:ascii="Helvetica" w:eastAsia="Times New Roman" w:hAnsi="Helvetica" w:cs="Times New Roman"/>
            <w:color w:val="000000"/>
            <w:kern w:val="0"/>
            <w:sz w:val="21"/>
            <w:szCs w:val="21"/>
            <w14:ligatures w14:val="none"/>
          </w:rPr>
          <w:t xml:space="preserve"> not needed for IOC direc</w:t>
        </w:r>
        <w:r w:rsidR="00131FA0">
          <w:rPr>
            <w:rFonts w:ascii="Helvetica" w:eastAsia="Times New Roman" w:hAnsi="Helvetica" w:cs="Times New Roman"/>
            <w:color w:val="000000"/>
            <w:kern w:val="0"/>
            <w:sz w:val="21"/>
            <w:szCs w:val="21"/>
            <w14:ligatures w14:val="none"/>
          </w:rPr>
          <w:t>t</w:t>
        </w:r>
      </w:ins>
    </w:p>
    <w:p w14:paraId="02A3A09E" w14:textId="77777777" w:rsidR="00065B98" w:rsidRPr="00065B98" w:rsidRDefault="00000000" w:rsidP="00065B98">
      <w:pPr>
        <w:spacing w:after="0" w:line="240" w:lineRule="auto"/>
        <w:rPr>
          <w:rFonts w:ascii="Helvetica" w:eastAsia="Times New Roman" w:hAnsi="Helvetica" w:cs="Times New Roman"/>
          <w:kern w:val="0"/>
          <w:sz w:val="21"/>
          <w:szCs w:val="21"/>
          <w14:ligatures w14:val="none"/>
        </w:rPr>
      </w:pPr>
      <w:r>
        <w:rPr>
          <w:rFonts w:ascii="Times New Roman" w:eastAsia="Times New Roman" w:hAnsi="Times New Roman" w:cs="Times New Roman"/>
          <w:noProof/>
          <w:kern w:val="0"/>
        </w:rPr>
        <w:pict w14:anchorId="28DCDC59">
          <v:rect id="_x0000_i1039" style="width:0;height:3pt" o:hralign="center" o:hrstd="t" o:hrnoshade="t" o:hr="t" fillcolor="#ccc" stroked="f"/>
        </w:pict>
      </w:r>
    </w:p>
    <w:p w14:paraId="5A5571D0" w14:textId="77777777" w:rsidR="00065B98" w:rsidRPr="00065B98" w:rsidRDefault="00065B98" w:rsidP="00065B98">
      <w:pPr>
        <w:pBdr>
          <w:bottom w:val="single" w:sz="6" w:space="0" w:color="CCCCCC"/>
        </w:pBdr>
        <w:shd w:val="clear" w:color="auto" w:fill="FFFFFF"/>
        <w:spacing w:before="300" w:after="150" w:line="240" w:lineRule="auto"/>
        <w:outlineLvl w:val="1"/>
        <w:rPr>
          <w:rFonts w:ascii="Helvetica" w:eastAsia="Times New Roman" w:hAnsi="Helvetica" w:cs="Times New Roman"/>
          <w:b/>
          <w:bCs/>
          <w:color w:val="000000"/>
          <w:kern w:val="0"/>
          <w:sz w:val="36"/>
          <w:szCs w:val="36"/>
          <w14:ligatures w14:val="none"/>
        </w:rPr>
      </w:pPr>
      <w:r w:rsidRPr="00065B98">
        <w:rPr>
          <w:rFonts w:ascii="Helvetica" w:eastAsia="Times New Roman" w:hAnsi="Helvetica" w:cs="Times New Roman"/>
          <w:b/>
          <w:bCs/>
          <w:color w:val="000000"/>
          <w:kern w:val="0"/>
          <w:sz w:val="36"/>
          <w:szCs w:val="36"/>
          <w14:ligatures w14:val="none"/>
        </w:rPr>
        <w:t>PII &amp; Data Policy</w:t>
      </w:r>
    </w:p>
    <w:p w14:paraId="1AFC1D0C" w14:textId="77777777" w:rsidR="00065B98" w:rsidRPr="00065B98" w:rsidRDefault="00065B98" w:rsidP="00065B98">
      <w:pPr>
        <w:shd w:val="clear" w:color="auto" w:fill="FFFFFF"/>
        <w:spacing w:before="225" w:after="225"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b/>
          <w:bCs/>
          <w:color w:val="000000"/>
          <w:kern w:val="0"/>
          <w:sz w:val="21"/>
          <w:szCs w:val="21"/>
          <w14:ligatures w14:val="none"/>
        </w:rPr>
        <w:t>Data collected at EoI stage (org-level — not individual PII):</w:t>
      </w:r>
      <w:r w:rsidRPr="00065B98">
        <w:rPr>
          <w:rFonts w:ascii="Helvetica" w:eastAsia="Times New Roman" w:hAnsi="Helvetica" w:cs="Times New Roman"/>
          <w:color w:val="000000"/>
          <w:kern w:val="0"/>
          <w:sz w:val="21"/>
          <w:szCs w:val="21"/>
          <w14:ligatures w14:val="none"/>
        </w:rPr>
        <w:t xml:space="preserve"> - </w:t>
      </w:r>
      <w:proofErr w:type="spellStart"/>
      <w:r w:rsidRPr="00065B98">
        <w:rPr>
          <w:rFonts w:ascii="Helvetica" w:eastAsia="Times New Roman" w:hAnsi="Helvetica" w:cs="Times New Roman"/>
          <w:color w:val="000000"/>
          <w:kern w:val="0"/>
          <w:sz w:val="21"/>
          <w:szCs w:val="21"/>
          <w14:ligatures w14:val="none"/>
        </w:rPr>
        <w:t>Organisation</w:t>
      </w:r>
      <w:proofErr w:type="spellEnd"/>
      <w:r w:rsidRPr="00065B98">
        <w:rPr>
          <w:rFonts w:ascii="Helvetica" w:eastAsia="Times New Roman" w:hAnsi="Helvetica" w:cs="Times New Roman"/>
          <w:color w:val="000000"/>
          <w:kern w:val="0"/>
          <w:sz w:val="21"/>
          <w:szCs w:val="21"/>
          <w14:ligatures w14:val="none"/>
        </w:rPr>
        <w:t xml:space="preserve"> name, type, country, primary contact name + email - Categories requested (one or more of E, Es, EP, EPs, ET, EC), free-text "About your coverage" - Sport declaration for Es/EPs applicants - No individual journalist data at this stage</w:t>
      </w:r>
    </w:p>
    <w:p w14:paraId="54F30FBA" w14:textId="77777777" w:rsidR="00065B98" w:rsidRPr="00065B98" w:rsidRDefault="00065B98" w:rsidP="00065B98">
      <w:pPr>
        <w:shd w:val="clear" w:color="auto" w:fill="FFFFFF"/>
        <w:spacing w:before="225" w:after="225"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b/>
          <w:bCs/>
          <w:color w:val="000000"/>
          <w:kern w:val="0"/>
          <w:sz w:val="21"/>
          <w:szCs w:val="21"/>
          <w14:ligatures w14:val="none"/>
        </w:rPr>
        <w:t>PII handling:</w:t>
      </w:r>
      <w:r w:rsidRPr="00065B98">
        <w:rPr>
          <w:rFonts w:ascii="Helvetica" w:eastAsia="Times New Roman" w:hAnsi="Helvetica" w:cs="Times New Roman"/>
          <w:color w:val="000000"/>
          <w:kern w:val="0"/>
          <w:sz w:val="21"/>
          <w:szCs w:val="21"/>
          <w14:ligatures w14:val="none"/>
        </w:rPr>
        <w:t> - Data controller: IOC. Data processor: OCOG/D.TEC. - Retention: archive until December 31, 2030; then purge - Backup retention: 90 days rolling - Encryption at rest and in transit (TLS 1.3 minimum) - Data residency: </w:t>
      </w:r>
      <w:r w:rsidRPr="00065B98">
        <w:rPr>
          <w:rFonts w:ascii="Helvetica" w:eastAsia="Times New Roman" w:hAnsi="Helvetica" w:cs="Times New Roman"/>
          <w:b/>
          <w:bCs/>
          <w:color w:val="000000"/>
          <w:kern w:val="0"/>
          <w:sz w:val="21"/>
          <w:szCs w:val="21"/>
          <w14:ligatures w14:val="none"/>
        </w:rPr>
        <w:t>v0.1 prototype — US hosting (Railway), synthetic/test data only, no real PII.</w:t>
      </w:r>
      <w:r w:rsidRPr="00065B98">
        <w:rPr>
          <w:rFonts w:ascii="Helvetica" w:eastAsia="Times New Roman" w:hAnsi="Helvetica" w:cs="Times New Roman"/>
          <w:color w:val="000000"/>
          <w:kern w:val="0"/>
          <w:sz w:val="21"/>
          <w:szCs w:val="21"/>
          <w14:ligatures w14:val="none"/>
        </w:rPr>
        <w:t> </w:t>
      </w:r>
      <w:r w:rsidRPr="00065B98">
        <w:rPr>
          <w:rFonts w:ascii="Helvetica" w:eastAsia="Times New Roman" w:hAnsi="Helvetica" w:cs="Times New Roman"/>
          <w:b/>
          <w:bCs/>
          <w:color w:val="000000"/>
          <w:kern w:val="0"/>
          <w:sz w:val="21"/>
          <w:szCs w:val="21"/>
          <w14:ligatures w14:val="none"/>
        </w:rPr>
        <w:t>v1 production — EU hosting on D.TEC/DGP infrastructure</w:t>
      </w:r>
      <w:r w:rsidRPr="00065B98">
        <w:rPr>
          <w:rFonts w:ascii="Helvetica" w:eastAsia="Times New Roman" w:hAnsi="Helvetica" w:cs="Times New Roman"/>
          <w:color w:val="000000"/>
          <w:kern w:val="0"/>
          <w:sz w:val="21"/>
          <w:szCs w:val="21"/>
          <w14:ligatures w14:val="none"/>
        </w:rPr>
        <w:t> (same infra as rest of D.TEC systems). - Right-to-be-</w:t>
      </w:r>
      <w:proofErr w:type="gramStart"/>
      <w:r w:rsidRPr="00065B98">
        <w:rPr>
          <w:rFonts w:ascii="Helvetica" w:eastAsia="Times New Roman" w:hAnsi="Helvetica" w:cs="Times New Roman"/>
          <w:color w:val="000000"/>
          <w:kern w:val="0"/>
          <w:sz w:val="21"/>
          <w:szCs w:val="21"/>
          <w14:ligatures w14:val="none"/>
        </w:rPr>
        <w:t>forgotten:</w:t>
      </w:r>
      <w:proofErr w:type="gramEnd"/>
      <w:r w:rsidRPr="00065B98">
        <w:rPr>
          <w:rFonts w:ascii="Helvetica" w:eastAsia="Times New Roman" w:hAnsi="Helvetica" w:cs="Times New Roman"/>
          <w:color w:val="000000"/>
          <w:kern w:val="0"/>
          <w:sz w:val="21"/>
          <w:szCs w:val="21"/>
          <w14:ligatures w14:val="none"/>
        </w:rPr>
        <w:t xml:space="preserve"> restricted under GDPR Article 17(3)(b)</w:t>
      </w:r>
    </w:p>
    <w:p w14:paraId="0BAF3F85" w14:textId="77777777" w:rsidR="00065B98" w:rsidRPr="00065B98" w:rsidRDefault="00000000" w:rsidP="00065B98">
      <w:pPr>
        <w:spacing w:after="0" w:line="240" w:lineRule="auto"/>
        <w:rPr>
          <w:rFonts w:ascii="Helvetica" w:eastAsia="Times New Roman" w:hAnsi="Helvetica" w:cs="Times New Roman"/>
          <w:kern w:val="0"/>
          <w:sz w:val="21"/>
          <w:szCs w:val="21"/>
          <w14:ligatures w14:val="none"/>
        </w:rPr>
      </w:pPr>
      <w:r>
        <w:rPr>
          <w:rFonts w:ascii="Times New Roman" w:eastAsia="Times New Roman" w:hAnsi="Times New Roman" w:cs="Times New Roman"/>
          <w:noProof/>
          <w:kern w:val="0"/>
        </w:rPr>
        <w:pict w14:anchorId="53FCA994">
          <v:rect id="_x0000_i1040" style="width:0;height:3pt" o:hralign="center" o:hrstd="t" o:hrnoshade="t" o:hr="t" fillcolor="#ccc" stroked="f"/>
        </w:pict>
      </w:r>
    </w:p>
    <w:p w14:paraId="5D2488D6" w14:textId="77777777" w:rsidR="00065B98" w:rsidRPr="00065B98" w:rsidRDefault="00065B98" w:rsidP="00065B98">
      <w:pPr>
        <w:pBdr>
          <w:bottom w:val="single" w:sz="6" w:space="0" w:color="CCCCCC"/>
        </w:pBdr>
        <w:shd w:val="clear" w:color="auto" w:fill="FFFFFF"/>
        <w:spacing w:before="300" w:after="150" w:line="240" w:lineRule="auto"/>
        <w:outlineLvl w:val="1"/>
        <w:rPr>
          <w:rFonts w:ascii="Helvetica" w:eastAsia="Times New Roman" w:hAnsi="Helvetica" w:cs="Times New Roman"/>
          <w:b/>
          <w:bCs/>
          <w:color w:val="000000"/>
          <w:kern w:val="0"/>
          <w:sz w:val="36"/>
          <w:szCs w:val="36"/>
          <w14:ligatures w14:val="none"/>
        </w:rPr>
      </w:pPr>
      <w:r w:rsidRPr="00065B98">
        <w:rPr>
          <w:rFonts w:ascii="Helvetica" w:eastAsia="Times New Roman" w:hAnsi="Helvetica" w:cs="Times New Roman"/>
          <w:b/>
          <w:bCs/>
          <w:color w:val="000000"/>
          <w:kern w:val="0"/>
          <w:sz w:val="36"/>
          <w:szCs w:val="36"/>
          <w14:ligatures w14:val="none"/>
        </w:rPr>
        <w:t>Security</w:t>
      </w:r>
    </w:p>
    <w:p w14:paraId="5DA26A6F" w14:textId="77777777" w:rsidR="00065B98" w:rsidRPr="00065B98" w:rsidRDefault="00065B98" w:rsidP="00065B98">
      <w:pPr>
        <w:shd w:val="clear" w:color="auto" w:fill="FFFFFF"/>
        <w:spacing w:before="225" w:after="225"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b/>
          <w:bCs/>
          <w:color w:val="000000"/>
          <w:kern w:val="0"/>
          <w:sz w:val="21"/>
          <w:szCs w:val="21"/>
          <w14:ligatures w14:val="none"/>
        </w:rPr>
        <w:t>Fake/fraudulent applications:</w:t>
      </w:r>
      <w:r w:rsidRPr="00065B98">
        <w:rPr>
          <w:rFonts w:ascii="Helvetica" w:eastAsia="Times New Roman" w:hAnsi="Helvetica" w:cs="Times New Roman"/>
          <w:color w:val="000000"/>
          <w:kern w:val="0"/>
          <w:sz w:val="21"/>
          <w:szCs w:val="21"/>
          <w14:ligatures w14:val="none"/>
        </w:rPr>
        <w:t xml:space="preserve"> - Rate </w:t>
      </w:r>
      <w:proofErr w:type="gramStart"/>
      <w:r w:rsidRPr="00065B98">
        <w:rPr>
          <w:rFonts w:ascii="Helvetica" w:eastAsia="Times New Roman" w:hAnsi="Helvetica" w:cs="Times New Roman"/>
          <w:color w:val="000000"/>
          <w:kern w:val="0"/>
          <w:sz w:val="21"/>
          <w:szCs w:val="21"/>
          <w14:ligatures w14:val="none"/>
        </w:rPr>
        <w:t>limiting:</w:t>
      </w:r>
      <w:proofErr w:type="gramEnd"/>
      <w:r w:rsidRPr="00065B98">
        <w:rPr>
          <w:rFonts w:ascii="Helvetica" w:eastAsia="Times New Roman" w:hAnsi="Helvetica" w:cs="Times New Roman"/>
          <w:color w:val="000000"/>
          <w:kern w:val="0"/>
          <w:sz w:val="21"/>
          <w:szCs w:val="21"/>
          <w14:ligatures w14:val="none"/>
        </w:rPr>
        <w:t xml:space="preserve"> max 3 submissions/IP/hour, 10/day - Email domain blocklist: known disposable email providers blocked - CAPTCHA on public form - Manual IOC flag: any </w:t>
      </w:r>
      <w:proofErr w:type="gramStart"/>
      <w:r w:rsidRPr="00065B98">
        <w:rPr>
          <w:rFonts w:ascii="Helvetica" w:eastAsia="Times New Roman" w:hAnsi="Helvetica" w:cs="Times New Roman"/>
          <w:color w:val="000000"/>
          <w:kern w:val="0"/>
          <w:sz w:val="21"/>
          <w:szCs w:val="21"/>
          <w14:ligatures w14:val="none"/>
        </w:rPr>
        <w:t>org</w:t>
      </w:r>
      <w:proofErr w:type="gramEnd"/>
      <w:r w:rsidRPr="00065B98">
        <w:rPr>
          <w:rFonts w:ascii="Helvetica" w:eastAsia="Times New Roman" w:hAnsi="Helvetica" w:cs="Times New Roman"/>
          <w:color w:val="000000"/>
          <w:kern w:val="0"/>
          <w:sz w:val="21"/>
          <w:szCs w:val="21"/>
          <w14:ligatures w14:val="none"/>
        </w:rPr>
        <w:t xml:space="preserve"> can be flagged "under </w:t>
      </w:r>
      <w:proofErr w:type="gramStart"/>
      <w:r w:rsidRPr="00065B98">
        <w:rPr>
          <w:rFonts w:ascii="Helvetica" w:eastAsia="Times New Roman" w:hAnsi="Helvetica" w:cs="Times New Roman"/>
          <w:color w:val="000000"/>
          <w:kern w:val="0"/>
          <w:sz w:val="21"/>
          <w:szCs w:val="21"/>
          <w14:ligatures w14:val="none"/>
        </w:rPr>
        <w:t>review" —</w:t>
      </w:r>
      <w:proofErr w:type="gramEnd"/>
      <w:r w:rsidRPr="00065B98">
        <w:rPr>
          <w:rFonts w:ascii="Helvetica" w:eastAsia="Times New Roman" w:hAnsi="Helvetica" w:cs="Times New Roman"/>
          <w:color w:val="000000"/>
          <w:kern w:val="0"/>
          <w:sz w:val="21"/>
          <w:szCs w:val="21"/>
          <w14:ligatures w14:val="none"/>
        </w:rPr>
        <w:t xml:space="preserve"> visible to NOC before </w:t>
      </w:r>
      <w:proofErr w:type="spellStart"/>
      <w:r w:rsidRPr="00065B98">
        <w:rPr>
          <w:rFonts w:ascii="Helvetica" w:eastAsia="Times New Roman" w:hAnsi="Helvetica" w:cs="Times New Roman"/>
          <w:color w:val="000000"/>
          <w:kern w:val="0"/>
          <w:sz w:val="21"/>
          <w:szCs w:val="21"/>
          <w14:ligatures w14:val="none"/>
        </w:rPr>
        <w:t>PbN</w:t>
      </w:r>
      <w:proofErr w:type="spellEnd"/>
    </w:p>
    <w:p w14:paraId="3ADA055B" w14:textId="77777777" w:rsidR="00065B98" w:rsidRPr="00065B98" w:rsidRDefault="00065B98" w:rsidP="00065B98">
      <w:pPr>
        <w:shd w:val="clear" w:color="auto" w:fill="FFFFFF"/>
        <w:spacing w:before="225" w:after="225"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b/>
          <w:bCs/>
          <w:color w:val="000000"/>
          <w:kern w:val="0"/>
          <w:sz w:val="21"/>
          <w:szCs w:val="21"/>
          <w14:ligatures w14:val="none"/>
        </w:rPr>
        <w:t>PII protection:</w:t>
      </w:r>
      <w:r w:rsidRPr="00065B98">
        <w:rPr>
          <w:rFonts w:ascii="Helvetica" w:eastAsia="Times New Roman" w:hAnsi="Helvetica" w:cs="Times New Roman"/>
          <w:color w:val="000000"/>
          <w:kern w:val="0"/>
          <w:sz w:val="21"/>
          <w:szCs w:val="21"/>
          <w14:ligatures w14:val="none"/>
        </w:rPr>
        <w:t> - No individual journalist PII at EoI stage - NOCs see only their own applicants — zero cross-NOC leakage at data layer</w:t>
      </w:r>
    </w:p>
    <w:p w14:paraId="590C5683" w14:textId="77777777" w:rsidR="00065B98" w:rsidRPr="00065B98" w:rsidRDefault="00065B98" w:rsidP="00065B98">
      <w:pPr>
        <w:shd w:val="clear" w:color="auto" w:fill="FFFFFF"/>
        <w:spacing w:before="225" w:after="225"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b/>
          <w:bCs/>
          <w:color w:val="000000"/>
          <w:kern w:val="0"/>
          <w:sz w:val="21"/>
          <w:szCs w:val="21"/>
          <w14:ligatures w14:val="none"/>
        </w:rPr>
        <w:t>Authentication:</w:t>
      </w:r>
      <w:r w:rsidRPr="00065B98">
        <w:rPr>
          <w:rFonts w:ascii="Helvetica" w:eastAsia="Times New Roman" w:hAnsi="Helvetica" w:cs="Times New Roman"/>
          <w:color w:val="000000"/>
          <w:kern w:val="0"/>
          <w:sz w:val="21"/>
          <w:szCs w:val="21"/>
          <w14:ligatures w14:val="none"/>
        </w:rPr>
        <w:t> - NOC/OCOG/IOC: IOC-provisioned credentials; MFA required - Session timeout: 30 minutes idle</w:t>
      </w:r>
    </w:p>
    <w:p w14:paraId="495FD35B" w14:textId="77777777" w:rsidR="00065B98" w:rsidRPr="00065B98" w:rsidRDefault="00000000" w:rsidP="00065B98">
      <w:pPr>
        <w:spacing w:after="0" w:line="240" w:lineRule="auto"/>
        <w:rPr>
          <w:rFonts w:ascii="Helvetica" w:eastAsia="Times New Roman" w:hAnsi="Helvetica" w:cs="Times New Roman"/>
          <w:kern w:val="0"/>
          <w:sz w:val="21"/>
          <w:szCs w:val="21"/>
          <w14:ligatures w14:val="none"/>
        </w:rPr>
      </w:pPr>
      <w:r>
        <w:rPr>
          <w:rFonts w:ascii="Times New Roman" w:eastAsia="Times New Roman" w:hAnsi="Times New Roman" w:cs="Times New Roman"/>
          <w:noProof/>
          <w:kern w:val="0"/>
        </w:rPr>
        <w:pict w14:anchorId="278A3C2B">
          <v:rect id="_x0000_i1041" style="width:0;height:3pt" o:hralign="center" o:hrstd="t" o:hrnoshade="t" o:hr="t" fillcolor="#ccc" stroked="f"/>
        </w:pict>
      </w:r>
    </w:p>
    <w:p w14:paraId="7C3C15E2" w14:textId="77777777" w:rsidR="00065B98" w:rsidRPr="00065B98" w:rsidRDefault="00065B98" w:rsidP="00065B98">
      <w:pPr>
        <w:pBdr>
          <w:bottom w:val="single" w:sz="6" w:space="0" w:color="CCCCCC"/>
        </w:pBdr>
        <w:shd w:val="clear" w:color="auto" w:fill="FFFFFF"/>
        <w:spacing w:before="300" w:after="150" w:line="240" w:lineRule="auto"/>
        <w:outlineLvl w:val="1"/>
        <w:rPr>
          <w:rFonts w:ascii="Helvetica" w:eastAsia="Times New Roman" w:hAnsi="Helvetica" w:cs="Times New Roman"/>
          <w:b/>
          <w:bCs/>
          <w:color w:val="000000"/>
          <w:kern w:val="0"/>
          <w:sz w:val="36"/>
          <w:szCs w:val="36"/>
          <w14:ligatures w14:val="none"/>
        </w:rPr>
      </w:pPr>
      <w:r w:rsidRPr="00065B98">
        <w:rPr>
          <w:rFonts w:ascii="Helvetica" w:eastAsia="Times New Roman" w:hAnsi="Helvetica" w:cs="Times New Roman"/>
          <w:b/>
          <w:bCs/>
          <w:color w:val="000000"/>
          <w:kern w:val="0"/>
          <w:sz w:val="36"/>
          <w:szCs w:val="36"/>
          <w14:ligatures w14:val="none"/>
        </w:rPr>
        <w:t>ACR Integration &amp; Fallback Plan</w:t>
      </w:r>
    </w:p>
    <w:p w14:paraId="2820786A" w14:textId="77777777" w:rsidR="00065B98" w:rsidRPr="00065B98" w:rsidRDefault="00065B98" w:rsidP="00065B98">
      <w:pPr>
        <w:shd w:val="clear" w:color="auto" w:fill="FFFFFF"/>
        <w:spacing w:before="225" w:after="225"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b/>
          <w:bCs/>
          <w:color w:val="000000"/>
          <w:kern w:val="0"/>
          <w:sz w:val="21"/>
          <w:szCs w:val="21"/>
          <w14:ligatures w14:val="none"/>
        </w:rPr>
        <w:t>Decision gate: June 1, 2026</w:t>
      </w:r>
      <w:r w:rsidRPr="00065B98">
        <w:rPr>
          <w:rFonts w:ascii="Helvetica" w:eastAsia="Times New Roman" w:hAnsi="Helvetica" w:cs="Times New Roman"/>
          <w:color w:val="000000"/>
          <w:kern w:val="0"/>
          <w:sz w:val="21"/>
          <w:szCs w:val="21"/>
          <w14:ligatures w14:val="none"/>
        </w:rPr>
        <w:t> — go/no-go on live ACR API integration.</w:t>
      </w:r>
    </w:p>
    <w:p w14:paraId="00B830FC" w14:textId="77777777" w:rsidR="00065B98" w:rsidRPr="00065B98" w:rsidRDefault="00065B98" w:rsidP="00065B98">
      <w:pPr>
        <w:shd w:val="clear" w:color="auto" w:fill="FFFFFF"/>
        <w:spacing w:before="225" w:after="225"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If ACR is not ready: fallback to structured CSV export (per-category slots + ENR per org per NOC, including IOC-Direct orgs), one-cycle deferral.</w:t>
      </w:r>
    </w:p>
    <w:p w14:paraId="353BE90C" w14:textId="77777777" w:rsidR="00065B98" w:rsidRPr="00065B98" w:rsidRDefault="00065B98" w:rsidP="00065B98">
      <w:pPr>
        <w:shd w:val="clear" w:color="auto" w:fill="FFFFFF"/>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b/>
          <w:bCs/>
          <w:color w:val="000000"/>
          <w:kern w:val="0"/>
          <w:sz w:val="21"/>
          <w:szCs w:val="21"/>
          <w14:ligatures w14:val="none"/>
        </w:rPr>
        <w:lastRenderedPageBreak/>
        <w:t>Failure modes:</w:t>
      </w:r>
      <w:r w:rsidRPr="00065B98">
        <w:rPr>
          <w:rFonts w:ascii="Helvetica" w:eastAsia="Times New Roman" w:hAnsi="Helvetica" w:cs="Times New Roman"/>
          <w:color w:val="000000"/>
          <w:kern w:val="0"/>
          <w:sz w:val="21"/>
          <w:szCs w:val="21"/>
          <w14:ligatures w14:val="none"/>
        </w:rPr>
        <w:t> - </w:t>
      </w:r>
      <w:proofErr w:type="spellStart"/>
      <w:proofErr w:type="gramStart"/>
      <w:r w:rsidRPr="00065B98">
        <w:rPr>
          <w:rFonts w:ascii="Courier New" w:eastAsia="Times New Roman" w:hAnsi="Courier New" w:cs="Courier New"/>
          <w:color w:val="000000"/>
          <w:kern w:val="0"/>
          <w:sz w:val="20"/>
          <w:szCs w:val="20"/>
          <w:bdr w:val="single" w:sz="6" w:space="0" w:color="EAEAEA" w:frame="1"/>
          <w:shd w:val="clear" w:color="auto" w:fill="F8F8F8"/>
          <w14:ligatures w14:val="none"/>
        </w:rPr>
        <w:t>fetchQuota</w:t>
      </w:r>
      <w:proofErr w:type="spellEnd"/>
      <w:r w:rsidRPr="00065B98">
        <w:rPr>
          <w:rFonts w:ascii="Courier New" w:eastAsia="Times New Roman" w:hAnsi="Courier New" w:cs="Courier New"/>
          <w:color w:val="000000"/>
          <w:kern w:val="0"/>
          <w:sz w:val="20"/>
          <w:szCs w:val="20"/>
          <w:bdr w:val="single" w:sz="6" w:space="0" w:color="EAEAEA" w:frame="1"/>
          <w:shd w:val="clear" w:color="auto" w:fill="F8F8F8"/>
          <w14:ligatures w14:val="none"/>
        </w:rPr>
        <w:t>(</w:t>
      </w:r>
      <w:proofErr w:type="gramEnd"/>
      <w:r w:rsidRPr="00065B98">
        <w:rPr>
          <w:rFonts w:ascii="Courier New" w:eastAsia="Times New Roman" w:hAnsi="Courier New" w:cs="Courier New"/>
          <w:color w:val="000000"/>
          <w:kern w:val="0"/>
          <w:sz w:val="20"/>
          <w:szCs w:val="20"/>
          <w:bdr w:val="single" w:sz="6" w:space="0" w:color="EAEAEA" w:frame="1"/>
          <w:shd w:val="clear" w:color="auto" w:fill="F8F8F8"/>
          <w14:ligatures w14:val="none"/>
        </w:rPr>
        <w:t>)</w:t>
      </w:r>
      <w:r w:rsidRPr="00065B98">
        <w:rPr>
          <w:rFonts w:ascii="Helvetica" w:eastAsia="Times New Roman" w:hAnsi="Helvetica" w:cs="Times New Roman"/>
          <w:color w:val="000000"/>
          <w:kern w:val="0"/>
          <w:sz w:val="21"/>
          <w:szCs w:val="21"/>
          <w14:ligatures w14:val="none"/>
        </w:rPr>
        <w:t xml:space="preserve"> unavailable </w:t>
      </w:r>
      <w:r w:rsidRPr="00065B98">
        <w:rPr>
          <w:rFonts w:ascii="Times New Roman" w:eastAsia="Times New Roman" w:hAnsi="Times New Roman" w:cs="Times New Roman"/>
          <w:color w:val="000000"/>
          <w:kern w:val="0"/>
          <w:sz w:val="21"/>
          <w:szCs w:val="21"/>
          <w14:ligatures w14:val="none"/>
        </w:rPr>
        <w:t>→</w:t>
      </w:r>
      <w:r w:rsidRPr="00065B98">
        <w:rPr>
          <w:rFonts w:ascii="Helvetica" w:eastAsia="Times New Roman" w:hAnsi="Helvetica" w:cs="Times New Roman"/>
          <w:color w:val="000000"/>
          <w:kern w:val="0"/>
          <w:sz w:val="21"/>
          <w:szCs w:val="21"/>
          <w14:ligatures w14:val="none"/>
        </w:rPr>
        <w:t xml:space="preserve"> cache last-known quota in MRP DB, surface staleness warning - </w:t>
      </w:r>
      <w:proofErr w:type="spellStart"/>
      <w:proofErr w:type="gramStart"/>
      <w:r w:rsidRPr="00065B98">
        <w:rPr>
          <w:rFonts w:ascii="Courier New" w:eastAsia="Times New Roman" w:hAnsi="Courier New" w:cs="Courier New"/>
          <w:color w:val="000000"/>
          <w:kern w:val="0"/>
          <w:sz w:val="20"/>
          <w:szCs w:val="20"/>
          <w:bdr w:val="single" w:sz="6" w:space="0" w:color="EAEAEA" w:frame="1"/>
          <w:shd w:val="clear" w:color="auto" w:fill="F8F8F8"/>
          <w14:ligatures w14:val="none"/>
        </w:rPr>
        <w:t>pushOrgData</w:t>
      </w:r>
      <w:proofErr w:type="spellEnd"/>
      <w:r w:rsidRPr="00065B98">
        <w:rPr>
          <w:rFonts w:ascii="Courier New" w:eastAsia="Times New Roman" w:hAnsi="Courier New" w:cs="Courier New"/>
          <w:color w:val="000000"/>
          <w:kern w:val="0"/>
          <w:sz w:val="20"/>
          <w:szCs w:val="20"/>
          <w:bdr w:val="single" w:sz="6" w:space="0" w:color="EAEAEA" w:frame="1"/>
          <w:shd w:val="clear" w:color="auto" w:fill="F8F8F8"/>
          <w14:ligatures w14:val="none"/>
        </w:rPr>
        <w:t>(</w:t>
      </w:r>
      <w:proofErr w:type="gramEnd"/>
      <w:r w:rsidRPr="00065B98">
        <w:rPr>
          <w:rFonts w:ascii="Courier New" w:eastAsia="Times New Roman" w:hAnsi="Courier New" w:cs="Courier New"/>
          <w:color w:val="000000"/>
          <w:kern w:val="0"/>
          <w:sz w:val="20"/>
          <w:szCs w:val="20"/>
          <w:bdr w:val="single" w:sz="6" w:space="0" w:color="EAEAEA" w:frame="1"/>
          <w:shd w:val="clear" w:color="auto" w:fill="F8F8F8"/>
          <w14:ligatures w14:val="none"/>
        </w:rPr>
        <w:t>)</w:t>
      </w:r>
      <w:r w:rsidRPr="00065B98">
        <w:rPr>
          <w:rFonts w:ascii="Helvetica" w:eastAsia="Times New Roman" w:hAnsi="Helvetica" w:cs="Times New Roman"/>
          <w:color w:val="000000"/>
          <w:kern w:val="0"/>
          <w:sz w:val="21"/>
          <w:szCs w:val="21"/>
          <w14:ligatures w14:val="none"/>
        </w:rPr>
        <w:t xml:space="preserve">fails </w:t>
      </w:r>
      <w:r w:rsidRPr="00065B98">
        <w:rPr>
          <w:rFonts w:ascii="Times New Roman" w:eastAsia="Times New Roman" w:hAnsi="Times New Roman" w:cs="Times New Roman"/>
          <w:color w:val="000000"/>
          <w:kern w:val="0"/>
          <w:sz w:val="21"/>
          <w:szCs w:val="21"/>
          <w14:ligatures w14:val="none"/>
        </w:rPr>
        <w:t>→</w:t>
      </w:r>
      <w:r w:rsidRPr="00065B98">
        <w:rPr>
          <w:rFonts w:ascii="Helvetica" w:eastAsia="Times New Roman" w:hAnsi="Helvetica" w:cs="Times New Roman"/>
          <w:color w:val="000000"/>
          <w:kern w:val="0"/>
          <w:sz w:val="21"/>
          <w:szCs w:val="21"/>
          <w14:ligatures w14:val="none"/>
        </w:rPr>
        <w:t xml:space="preserve"> retry queue (exponential backoff, max 5 attempts, 24h window)</w:t>
      </w:r>
    </w:p>
    <w:p w14:paraId="56683F5C" w14:textId="77777777" w:rsidR="00065B98" w:rsidRPr="00065B98" w:rsidRDefault="00065B98" w:rsidP="00065B98">
      <w:pPr>
        <w:shd w:val="clear" w:color="auto" w:fill="FFFFFF"/>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b/>
          <w:bCs/>
          <w:color w:val="000000"/>
          <w:kern w:val="0"/>
          <w:sz w:val="21"/>
          <w:szCs w:val="21"/>
          <w14:ligatures w14:val="none"/>
        </w:rPr>
        <w:t xml:space="preserve">Final </w:t>
      </w:r>
      <w:proofErr w:type="spellStart"/>
      <w:r w:rsidRPr="00065B98">
        <w:rPr>
          <w:rFonts w:ascii="Helvetica" w:eastAsia="Times New Roman" w:hAnsi="Helvetica" w:cs="Times New Roman"/>
          <w:b/>
          <w:bCs/>
          <w:color w:val="000000"/>
          <w:kern w:val="0"/>
          <w:sz w:val="21"/>
          <w:szCs w:val="21"/>
          <w14:ligatures w14:val="none"/>
        </w:rPr>
        <w:t>PbN</w:t>
      </w:r>
      <w:proofErr w:type="spellEnd"/>
      <w:r w:rsidRPr="00065B98">
        <w:rPr>
          <w:rFonts w:ascii="Helvetica" w:eastAsia="Times New Roman" w:hAnsi="Helvetica" w:cs="Times New Roman"/>
          <w:b/>
          <w:bCs/>
          <w:color w:val="000000"/>
          <w:kern w:val="0"/>
          <w:sz w:val="21"/>
          <w:szCs w:val="21"/>
          <w14:ligatures w14:val="none"/>
        </w:rPr>
        <w:t xml:space="preserve"> output to </w:t>
      </w:r>
      <w:proofErr w:type="spellStart"/>
      <w:r w:rsidRPr="00065B98">
        <w:rPr>
          <w:rFonts w:ascii="Helvetica" w:eastAsia="Times New Roman" w:hAnsi="Helvetica" w:cs="Times New Roman"/>
          <w:b/>
          <w:bCs/>
          <w:color w:val="000000"/>
          <w:kern w:val="0"/>
          <w:sz w:val="21"/>
          <w:szCs w:val="21"/>
          <w14:ligatures w14:val="none"/>
        </w:rPr>
        <w:t>ACR:</w:t>
      </w:r>
      <w:r w:rsidRPr="00065B98">
        <w:rPr>
          <w:rFonts w:ascii="Courier New" w:eastAsia="Times New Roman" w:hAnsi="Courier New" w:cs="Courier New"/>
          <w:color w:val="000000"/>
          <w:kern w:val="0"/>
          <w:sz w:val="20"/>
          <w:szCs w:val="20"/>
          <w:bdr w:val="single" w:sz="6" w:space="0" w:color="EAEAEA" w:frame="1"/>
          <w:shd w:val="clear" w:color="auto" w:fill="F8F8F8"/>
          <w14:ligatures w14:val="none"/>
        </w:rPr>
        <w:t>OrgExportRecord</w:t>
      </w:r>
      <w:proofErr w:type="spellEnd"/>
      <w:r w:rsidRPr="00065B98">
        <w:rPr>
          <w:rFonts w:ascii="Courier New" w:eastAsia="Times New Roman" w:hAnsi="Courier New" w:cs="Courier New"/>
          <w:color w:val="000000"/>
          <w:kern w:val="0"/>
          <w:sz w:val="20"/>
          <w:szCs w:val="20"/>
          <w:bdr w:val="single" w:sz="6" w:space="0" w:color="EAEAEA" w:frame="1"/>
          <w:shd w:val="clear" w:color="auto" w:fill="F8F8F8"/>
          <w14:ligatures w14:val="none"/>
        </w:rPr>
        <w:t xml:space="preserve"> { </w:t>
      </w:r>
      <w:proofErr w:type="spellStart"/>
      <w:r w:rsidRPr="00065B98">
        <w:rPr>
          <w:rFonts w:ascii="Courier New" w:eastAsia="Times New Roman" w:hAnsi="Courier New" w:cs="Courier New"/>
          <w:color w:val="000000"/>
          <w:kern w:val="0"/>
          <w:sz w:val="20"/>
          <w:szCs w:val="20"/>
          <w:bdr w:val="single" w:sz="6" w:space="0" w:color="EAEAEA" w:frame="1"/>
          <w:shd w:val="clear" w:color="auto" w:fill="F8F8F8"/>
          <w14:ligatures w14:val="none"/>
        </w:rPr>
        <w:t>org_id</w:t>
      </w:r>
      <w:proofErr w:type="spellEnd"/>
      <w:r w:rsidRPr="00065B98">
        <w:rPr>
          <w:rFonts w:ascii="Courier New" w:eastAsia="Times New Roman" w:hAnsi="Courier New" w:cs="Courier New"/>
          <w:color w:val="000000"/>
          <w:kern w:val="0"/>
          <w:sz w:val="20"/>
          <w:szCs w:val="20"/>
          <w:bdr w:val="single" w:sz="6" w:space="0" w:color="EAEAEA" w:frame="1"/>
          <w:shd w:val="clear" w:color="auto" w:fill="F8F8F8"/>
          <w14:ligatures w14:val="none"/>
        </w:rPr>
        <w:t xml:space="preserve">, </w:t>
      </w:r>
      <w:proofErr w:type="spellStart"/>
      <w:r w:rsidRPr="00065B98">
        <w:rPr>
          <w:rFonts w:ascii="Courier New" w:eastAsia="Times New Roman" w:hAnsi="Courier New" w:cs="Courier New"/>
          <w:color w:val="000000"/>
          <w:kern w:val="0"/>
          <w:sz w:val="20"/>
          <w:szCs w:val="20"/>
          <w:bdr w:val="single" w:sz="6" w:space="0" w:color="EAEAEA" w:frame="1"/>
          <w:shd w:val="clear" w:color="auto" w:fill="F8F8F8"/>
          <w14:ligatures w14:val="none"/>
        </w:rPr>
        <w:t>org_name</w:t>
      </w:r>
      <w:proofErr w:type="spellEnd"/>
      <w:r w:rsidRPr="00065B98">
        <w:rPr>
          <w:rFonts w:ascii="Courier New" w:eastAsia="Times New Roman" w:hAnsi="Courier New" w:cs="Courier New"/>
          <w:color w:val="000000"/>
          <w:kern w:val="0"/>
          <w:sz w:val="20"/>
          <w:szCs w:val="20"/>
          <w:bdr w:val="single" w:sz="6" w:space="0" w:color="EAEAEA" w:frame="1"/>
          <w:shd w:val="clear" w:color="auto" w:fill="F8F8F8"/>
          <w14:ligatures w14:val="none"/>
        </w:rPr>
        <w:t xml:space="preserve">, </w:t>
      </w:r>
      <w:proofErr w:type="spellStart"/>
      <w:r w:rsidRPr="00065B98">
        <w:rPr>
          <w:rFonts w:ascii="Courier New" w:eastAsia="Times New Roman" w:hAnsi="Courier New" w:cs="Courier New"/>
          <w:color w:val="000000"/>
          <w:kern w:val="0"/>
          <w:sz w:val="20"/>
          <w:szCs w:val="20"/>
          <w:bdr w:val="single" w:sz="6" w:space="0" w:color="EAEAEA" w:frame="1"/>
          <w:shd w:val="clear" w:color="auto" w:fill="F8F8F8"/>
          <w14:ligatures w14:val="none"/>
        </w:rPr>
        <w:t>org_country</w:t>
      </w:r>
      <w:proofErr w:type="spellEnd"/>
      <w:r w:rsidRPr="00065B98">
        <w:rPr>
          <w:rFonts w:ascii="Courier New" w:eastAsia="Times New Roman" w:hAnsi="Courier New" w:cs="Courier New"/>
          <w:color w:val="000000"/>
          <w:kern w:val="0"/>
          <w:sz w:val="20"/>
          <w:szCs w:val="20"/>
          <w:bdr w:val="single" w:sz="6" w:space="0" w:color="EAEAEA" w:frame="1"/>
          <w:shd w:val="clear" w:color="auto" w:fill="F8F8F8"/>
          <w14:ligatures w14:val="none"/>
        </w:rPr>
        <w:t xml:space="preserve">, </w:t>
      </w:r>
      <w:proofErr w:type="spellStart"/>
      <w:r w:rsidRPr="00065B98">
        <w:rPr>
          <w:rFonts w:ascii="Courier New" w:eastAsia="Times New Roman" w:hAnsi="Courier New" w:cs="Courier New"/>
          <w:color w:val="000000"/>
          <w:kern w:val="0"/>
          <w:sz w:val="20"/>
          <w:szCs w:val="20"/>
          <w:bdr w:val="single" w:sz="6" w:space="0" w:color="EAEAEA" w:frame="1"/>
          <w:shd w:val="clear" w:color="auto" w:fill="F8F8F8"/>
          <w14:ligatures w14:val="none"/>
        </w:rPr>
        <w:t>org_type</w:t>
      </w:r>
      <w:proofErr w:type="spellEnd"/>
      <w:r w:rsidRPr="00065B98">
        <w:rPr>
          <w:rFonts w:ascii="Courier New" w:eastAsia="Times New Roman" w:hAnsi="Courier New" w:cs="Courier New"/>
          <w:color w:val="000000"/>
          <w:kern w:val="0"/>
          <w:sz w:val="20"/>
          <w:szCs w:val="20"/>
          <w:bdr w:val="single" w:sz="6" w:space="0" w:color="EAEAEA" w:frame="1"/>
          <w:shd w:val="clear" w:color="auto" w:fill="F8F8F8"/>
          <w14:ligatures w14:val="none"/>
        </w:rPr>
        <w:t xml:space="preserve">, </w:t>
      </w:r>
      <w:proofErr w:type="spellStart"/>
      <w:r w:rsidRPr="00065B98">
        <w:rPr>
          <w:rFonts w:ascii="Courier New" w:eastAsia="Times New Roman" w:hAnsi="Courier New" w:cs="Courier New"/>
          <w:color w:val="000000"/>
          <w:kern w:val="0"/>
          <w:sz w:val="20"/>
          <w:szCs w:val="20"/>
          <w:bdr w:val="single" w:sz="6" w:space="0" w:color="EAEAEA" w:frame="1"/>
          <w:shd w:val="clear" w:color="auto" w:fill="F8F8F8"/>
          <w14:ligatures w14:val="none"/>
        </w:rPr>
        <w:t>noc_code</w:t>
      </w:r>
      <w:proofErr w:type="spellEnd"/>
      <w:r w:rsidRPr="00065B98">
        <w:rPr>
          <w:rFonts w:ascii="Courier New" w:eastAsia="Times New Roman" w:hAnsi="Courier New" w:cs="Courier New"/>
          <w:color w:val="000000"/>
          <w:kern w:val="0"/>
          <w:sz w:val="20"/>
          <w:szCs w:val="20"/>
          <w:bdr w:val="single" w:sz="6" w:space="0" w:color="EAEAEA" w:frame="1"/>
          <w:shd w:val="clear" w:color="auto" w:fill="F8F8F8"/>
          <w14:ligatures w14:val="none"/>
        </w:rPr>
        <w:t xml:space="preserve">, -- 'IOC_DIRECT' for IOC-Direct orgs </w:t>
      </w:r>
      <w:proofErr w:type="spellStart"/>
      <w:r w:rsidRPr="00065B98">
        <w:rPr>
          <w:rFonts w:ascii="Courier New" w:eastAsia="Times New Roman" w:hAnsi="Courier New" w:cs="Courier New"/>
          <w:color w:val="000000"/>
          <w:kern w:val="0"/>
          <w:sz w:val="20"/>
          <w:szCs w:val="20"/>
          <w:bdr w:val="single" w:sz="6" w:space="0" w:color="EAEAEA" w:frame="1"/>
          <w:shd w:val="clear" w:color="auto" w:fill="F8F8F8"/>
          <w14:ligatures w14:val="none"/>
        </w:rPr>
        <w:t>e_slots_allocated</w:t>
      </w:r>
      <w:proofErr w:type="spellEnd"/>
      <w:r w:rsidRPr="00065B98">
        <w:rPr>
          <w:rFonts w:ascii="Courier New" w:eastAsia="Times New Roman" w:hAnsi="Courier New" w:cs="Courier New"/>
          <w:color w:val="000000"/>
          <w:kern w:val="0"/>
          <w:sz w:val="20"/>
          <w:szCs w:val="20"/>
          <w:bdr w:val="single" w:sz="6" w:space="0" w:color="EAEAEA" w:frame="1"/>
          <w:shd w:val="clear" w:color="auto" w:fill="F8F8F8"/>
          <w14:ligatures w14:val="none"/>
        </w:rPr>
        <w:t xml:space="preserve">: integer, -- Journalist </w:t>
      </w:r>
      <w:proofErr w:type="spellStart"/>
      <w:r w:rsidRPr="00065B98">
        <w:rPr>
          <w:rFonts w:ascii="Courier New" w:eastAsia="Times New Roman" w:hAnsi="Courier New" w:cs="Courier New"/>
          <w:color w:val="000000"/>
          <w:kern w:val="0"/>
          <w:sz w:val="20"/>
          <w:szCs w:val="20"/>
          <w:bdr w:val="single" w:sz="6" w:space="0" w:color="EAEAEA" w:frame="1"/>
          <w:shd w:val="clear" w:color="auto" w:fill="F8F8F8"/>
          <w14:ligatures w14:val="none"/>
        </w:rPr>
        <w:t>es_slots_allocated</w:t>
      </w:r>
      <w:proofErr w:type="spellEnd"/>
      <w:r w:rsidRPr="00065B98">
        <w:rPr>
          <w:rFonts w:ascii="Courier New" w:eastAsia="Times New Roman" w:hAnsi="Courier New" w:cs="Courier New"/>
          <w:color w:val="000000"/>
          <w:kern w:val="0"/>
          <w:sz w:val="20"/>
          <w:szCs w:val="20"/>
          <w:bdr w:val="single" w:sz="6" w:space="0" w:color="EAEAEA" w:frame="1"/>
          <w:shd w:val="clear" w:color="auto" w:fill="F8F8F8"/>
          <w14:ligatures w14:val="none"/>
        </w:rPr>
        <w:t xml:space="preserve">: integer, -- Sport-specific journalist </w:t>
      </w:r>
      <w:proofErr w:type="spellStart"/>
      <w:r w:rsidRPr="00065B98">
        <w:rPr>
          <w:rFonts w:ascii="Courier New" w:eastAsia="Times New Roman" w:hAnsi="Courier New" w:cs="Courier New"/>
          <w:color w:val="000000"/>
          <w:kern w:val="0"/>
          <w:sz w:val="20"/>
          <w:szCs w:val="20"/>
          <w:bdr w:val="single" w:sz="6" w:space="0" w:color="EAEAEA" w:frame="1"/>
          <w:shd w:val="clear" w:color="auto" w:fill="F8F8F8"/>
          <w14:ligatures w14:val="none"/>
        </w:rPr>
        <w:t>ep_slots_allocated</w:t>
      </w:r>
      <w:proofErr w:type="spellEnd"/>
      <w:r w:rsidRPr="00065B98">
        <w:rPr>
          <w:rFonts w:ascii="Courier New" w:eastAsia="Times New Roman" w:hAnsi="Courier New" w:cs="Courier New"/>
          <w:color w:val="000000"/>
          <w:kern w:val="0"/>
          <w:sz w:val="20"/>
          <w:szCs w:val="20"/>
          <w:bdr w:val="single" w:sz="6" w:space="0" w:color="EAEAEA" w:frame="1"/>
          <w:shd w:val="clear" w:color="auto" w:fill="F8F8F8"/>
          <w14:ligatures w14:val="none"/>
        </w:rPr>
        <w:t xml:space="preserve">: integer, -- Photographer </w:t>
      </w:r>
      <w:proofErr w:type="spellStart"/>
      <w:r w:rsidRPr="00065B98">
        <w:rPr>
          <w:rFonts w:ascii="Courier New" w:eastAsia="Times New Roman" w:hAnsi="Courier New" w:cs="Courier New"/>
          <w:color w:val="000000"/>
          <w:kern w:val="0"/>
          <w:sz w:val="20"/>
          <w:szCs w:val="20"/>
          <w:bdr w:val="single" w:sz="6" w:space="0" w:color="EAEAEA" w:frame="1"/>
          <w:shd w:val="clear" w:color="auto" w:fill="F8F8F8"/>
          <w14:ligatures w14:val="none"/>
        </w:rPr>
        <w:t>eps_slots_allocated</w:t>
      </w:r>
      <w:proofErr w:type="spellEnd"/>
      <w:r w:rsidRPr="00065B98">
        <w:rPr>
          <w:rFonts w:ascii="Courier New" w:eastAsia="Times New Roman" w:hAnsi="Courier New" w:cs="Courier New"/>
          <w:color w:val="000000"/>
          <w:kern w:val="0"/>
          <w:sz w:val="20"/>
          <w:szCs w:val="20"/>
          <w:bdr w:val="single" w:sz="6" w:space="0" w:color="EAEAEA" w:frame="1"/>
          <w:shd w:val="clear" w:color="auto" w:fill="F8F8F8"/>
          <w14:ligatures w14:val="none"/>
        </w:rPr>
        <w:t xml:space="preserve">: integer, -- Sport-specific photographer </w:t>
      </w:r>
      <w:proofErr w:type="spellStart"/>
      <w:r w:rsidRPr="00065B98">
        <w:rPr>
          <w:rFonts w:ascii="Courier New" w:eastAsia="Times New Roman" w:hAnsi="Courier New" w:cs="Courier New"/>
          <w:color w:val="000000"/>
          <w:kern w:val="0"/>
          <w:sz w:val="20"/>
          <w:szCs w:val="20"/>
          <w:bdr w:val="single" w:sz="6" w:space="0" w:color="EAEAEA" w:frame="1"/>
          <w:shd w:val="clear" w:color="auto" w:fill="F8F8F8"/>
          <w14:ligatures w14:val="none"/>
        </w:rPr>
        <w:t>et_slots_allocated</w:t>
      </w:r>
      <w:proofErr w:type="spellEnd"/>
      <w:r w:rsidRPr="00065B98">
        <w:rPr>
          <w:rFonts w:ascii="Courier New" w:eastAsia="Times New Roman" w:hAnsi="Courier New" w:cs="Courier New"/>
          <w:color w:val="000000"/>
          <w:kern w:val="0"/>
          <w:sz w:val="20"/>
          <w:szCs w:val="20"/>
          <w:bdr w:val="single" w:sz="6" w:space="0" w:color="EAEAEA" w:frame="1"/>
          <w:shd w:val="clear" w:color="auto" w:fill="F8F8F8"/>
          <w14:ligatures w14:val="none"/>
        </w:rPr>
        <w:t xml:space="preserve">: integer, -- Technician </w:t>
      </w:r>
      <w:proofErr w:type="spellStart"/>
      <w:r w:rsidRPr="00065B98">
        <w:rPr>
          <w:rFonts w:ascii="Courier New" w:eastAsia="Times New Roman" w:hAnsi="Courier New" w:cs="Courier New"/>
          <w:color w:val="000000"/>
          <w:kern w:val="0"/>
          <w:sz w:val="20"/>
          <w:szCs w:val="20"/>
          <w:bdr w:val="single" w:sz="6" w:space="0" w:color="EAEAEA" w:frame="1"/>
          <w:shd w:val="clear" w:color="auto" w:fill="F8F8F8"/>
          <w14:ligatures w14:val="none"/>
        </w:rPr>
        <w:t>ec_slots_allocated</w:t>
      </w:r>
      <w:proofErr w:type="spellEnd"/>
      <w:r w:rsidRPr="00065B98">
        <w:rPr>
          <w:rFonts w:ascii="Courier New" w:eastAsia="Times New Roman" w:hAnsi="Courier New" w:cs="Courier New"/>
          <w:color w:val="000000"/>
          <w:kern w:val="0"/>
          <w:sz w:val="20"/>
          <w:szCs w:val="20"/>
          <w:bdr w:val="single" w:sz="6" w:space="0" w:color="EAEAEA" w:frame="1"/>
          <w:shd w:val="clear" w:color="auto" w:fill="F8F8F8"/>
          <w14:ligatures w14:val="none"/>
        </w:rPr>
        <w:t xml:space="preserve">: integer, -- Support staff </w:t>
      </w:r>
      <w:proofErr w:type="spellStart"/>
      <w:r w:rsidRPr="00065B98">
        <w:rPr>
          <w:rFonts w:ascii="Courier New" w:eastAsia="Times New Roman" w:hAnsi="Courier New" w:cs="Courier New"/>
          <w:color w:val="000000"/>
          <w:kern w:val="0"/>
          <w:sz w:val="20"/>
          <w:szCs w:val="20"/>
          <w:bdr w:val="single" w:sz="6" w:space="0" w:color="EAEAEA" w:frame="1"/>
          <w:shd w:val="clear" w:color="auto" w:fill="F8F8F8"/>
          <w14:ligatures w14:val="none"/>
        </w:rPr>
        <w:t>noc_e_slots_allocated</w:t>
      </w:r>
      <w:proofErr w:type="spellEnd"/>
      <w:r w:rsidRPr="00065B98">
        <w:rPr>
          <w:rFonts w:ascii="Courier New" w:eastAsia="Times New Roman" w:hAnsi="Courier New" w:cs="Courier New"/>
          <w:color w:val="000000"/>
          <w:kern w:val="0"/>
          <w:sz w:val="20"/>
          <w:szCs w:val="20"/>
          <w:bdr w:val="single" w:sz="6" w:space="0" w:color="EAEAEA" w:frame="1"/>
          <w:shd w:val="clear" w:color="auto" w:fill="F8F8F8"/>
          <w14:ligatures w14:val="none"/>
        </w:rPr>
        <w:t xml:space="preserve">: integer, -- Press Attaché (NOC-nominated) </w:t>
      </w:r>
      <w:proofErr w:type="spellStart"/>
      <w:r w:rsidRPr="00065B98">
        <w:rPr>
          <w:rFonts w:ascii="Courier New" w:eastAsia="Times New Roman" w:hAnsi="Courier New" w:cs="Courier New"/>
          <w:color w:val="000000"/>
          <w:kern w:val="0"/>
          <w:sz w:val="20"/>
          <w:szCs w:val="20"/>
          <w:bdr w:val="single" w:sz="6" w:space="0" w:color="EAEAEA" w:frame="1"/>
          <w:shd w:val="clear" w:color="auto" w:fill="F8F8F8"/>
          <w14:ligatures w14:val="none"/>
        </w:rPr>
        <w:t>enr_slots_allocated</w:t>
      </w:r>
      <w:proofErr w:type="spellEnd"/>
      <w:r w:rsidRPr="00065B98">
        <w:rPr>
          <w:rFonts w:ascii="Courier New" w:eastAsia="Times New Roman" w:hAnsi="Courier New" w:cs="Courier New"/>
          <w:color w:val="000000"/>
          <w:kern w:val="0"/>
          <w:sz w:val="20"/>
          <w:szCs w:val="20"/>
          <w:bdr w:val="single" w:sz="6" w:space="0" w:color="EAEAEA" w:frame="1"/>
          <w:shd w:val="clear" w:color="auto" w:fill="F8F8F8"/>
          <w14:ligatures w14:val="none"/>
        </w:rPr>
        <w:t xml:space="preserve">: integer, -- ENR (separate track) </w:t>
      </w:r>
      <w:proofErr w:type="spellStart"/>
      <w:r w:rsidRPr="00065B98">
        <w:rPr>
          <w:rFonts w:ascii="Courier New" w:eastAsia="Times New Roman" w:hAnsi="Courier New" w:cs="Courier New"/>
          <w:color w:val="000000"/>
          <w:kern w:val="0"/>
          <w:sz w:val="20"/>
          <w:szCs w:val="20"/>
          <w:bdr w:val="single" w:sz="6" w:space="0" w:color="EAEAEA" w:frame="1"/>
          <w:shd w:val="clear" w:color="auto" w:fill="F8F8F8"/>
          <w14:ligatures w14:val="none"/>
        </w:rPr>
        <w:t>pbn_state</w:t>
      </w:r>
      <w:proofErr w:type="spellEnd"/>
      <w:r w:rsidRPr="00065B98">
        <w:rPr>
          <w:rFonts w:ascii="Courier New" w:eastAsia="Times New Roman" w:hAnsi="Courier New" w:cs="Courier New"/>
          <w:color w:val="000000"/>
          <w:kern w:val="0"/>
          <w:sz w:val="20"/>
          <w:szCs w:val="20"/>
          <w:bdr w:val="single" w:sz="6" w:space="0" w:color="EAEAEA" w:frame="1"/>
          <w:shd w:val="clear" w:color="auto" w:fill="F8F8F8"/>
          <w14:ligatures w14:val="none"/>
        </w:rPr>
        <w:t>: '</w:t>
      </w:r>
      <w:proofErr w:type="spellStart"/>
      <w:r w:rsidRPr="00065B98">
        <w:rPr>
          <w:rFonts w:ascii="Courier New" w:eastAsia="Times New Roman" w:hAnsi="Courier New" w:cs="Courier New"/>
          <w:color w:val="000000"/>
          <w:kern w:val="0"/>
          <w:sz w:val="20"/>
          <w:szCs w:val="20"/>
          <w:bdr w:val="single" w:sz="6" w:space="0" w:color="EAEAEA" w:frame="1"/>
          <w:shd w:val="clear" w:color="auto" w:fill="F8F8F8"/>
          <w14:ligatures w14:val="none"/>
        </w:rPr>
        <w:t>ocog_approved</w:t>
      </w:r>
      <w:proofErr w:type="spellEnd"/>
      <w:r w:rsidRPr="00065B98">
        <w:rPr>
          <w:rFonts w:ascii="Courier New" w:eastAsia="Times New Roman" w:hAnsi="Courier New" w:cs="Courier New"/>
          <w:color w:val="000000"/>
          <w:kern w:val="0"/>
          <w:sz w:val="20"/>
          <w:szCs w:val="20"/>
          <w:bdr w:val="single" w:sz="6" w:space="0" w:color="EAEAEA" w:frame="1"/>
          <w:shd w:val="clear" w:color="auto" w:fill="F8F8F8"/>
          <w14:ligatures w14:val="none"/>
        </w:rPr>
        <w:t xml:space="preserve">', </w:t>
      </w:r>
      <w:proofErr w:type="spellStart"/>
      <w:r w:rsidRPr="00065B98">
        <w:rPr>
          <w:rFonts w:ascii="Courier New" w:eastAsia="Times New Roman" w:hAnsi="Courier New" w:cs="Courier New"/>
          <w:color w:val="000000"/>
          <w:kern w:val="0"/>
          <w:sz w:val="20"/>
          <w:szCs w:val="20"/>
          <w:bdr w:val="single" w:sz="6" w:space="0" w:color="EAEAEA" w:frame="1"/>
          <w:shd w:val="clear" w:color="auto" w:fill="F8F8F8"/>
          <w14:ligatures w14:val="none"/>
        </w:rPr>
        <w:t>common_code</w:t>
      </w:r>
      <w:proofErr w:type="spellEnd"/>
      <w:r w:rsidRPr="00065B98">
        <w:rPr>
          <w:rFonts w:ascii="Courier New" w:eastAsia="Times New Roman" w:hAnsi="Courier New" w:cs="Courier New"/>
          <w:color w:val="000000"/>
          <w:kern w:val="0"/>
          <w:sz w:val="20"/>
          <w:szCs w:val="20"/>
          <w:bdr w:val="single" w:sz="6" w:space="0" w:color="EAEAEA" w:frame="1"/>
          <w:shd w:val="clear" w:color="auto" w:fill="F8F8F8"/>
          <w14:ligatures w14:val="none"/>
        </w:rPr>
        <w:t xml:space="preserve">: string | null, </w:t>
      </w:r>
      <w:proofErr w:type="spellStart"/>
      <w:r w:rsidRPr="00065B98">
        <w:rPr>
          <w:rFonts w:ascii="Courier New" w:eastAsia="Times New Roman" w:hAnsi="Courier New" w:cs="Courier New"/>
          <w:color w:val="000000"/>
          <w:kern w:val="0"/>
          <w:sz w:val="20"/>
          <w:szCs w:val="20"/>
          <w:bdr w:val="single" w:sz="6" w:space="0" w:color="EAEAEA" w:frame="1"/>
          <w:shd w:val="clear" w:color="auto" w:fill="F8F8F8"/>
          <w14:ligatures w14:val="none"/>
        </w:rPr>
        <w:t>games_edition</w:t>
      </w:r>
      <w:proofErr w:type="spellEnd"/>
      <w:r w:rsidRPr="00065B98">
        <w:rPr>
          <w:rFonts w:ascii="Courier New" w:eastAsia="Times New Roman" w:hAnsi="Courier New" w:cs="Courier New"/>
          <w:color w:val="000000"/>
          <w:kern w:val="0"/>
          <w:sz w:val="20"/>
          <w:szCs w:val="20"/>
          <w:bdr w:val="single" w:sz="6" w:space="0" w:color="EAEAEA" w:frame="1"/>
          <w:shd w:val="clear" w:color="auto" w:fill="F8F8F8"/>
          <w14:ligatures w14:val="none"/>
        </w:rPr>
        <w:t>: 'LA28' }</w:t>
      </w:r>
    </w:p>
    <w:p w14:paraId="78539522" w14:textId="77777777" w:rsidR="00065B98" w:rsidRPr="00065B98" w:rsidRDefault="00000000" w:rsidP="00065B98">
      <w:pPr>
        <w:spacing w:after="0" w:line="240" w:lineRule="auto"/>
        <w:rPr>
          <w:rFonts w:ascii="Helvetica" w:eastAsia="Times New Roman" w:hAnsi="Helvetica" w:cs="Times New Roman"/>
          <w:kern w:val="0"/>
          <w:sz w:val="21"/>
          <w:szCs w:val="21"/>
          <w14:ligatures w14:val="none"/>
        </w:rPr>
      </w:pPr>
      <w:r>
        <w:rPr>
          <w:rFonts w:ascii="Times New Roman" w:eastAsia="Times New Roman" w:hAnsi="Times New Roman" w:cs="Times New Roman"/>
          <w:noProof/>
          <w:kern w:val="0"/>
        </w:rPr>
        <w:pict w14:anchorId="0860C5A8">
          <v:rect id="_x0000_i1042" style="width:0;height:3pt" o:hralign="center" o:hrstd="t" o:hrnoshade="t" o:hr="t" fillcolor="#ccc" stroked="f"/>
        </w:pict>
      </w:r>
    </w:p>
    <w:p w14:paraId="398D2061" w14:textId="77777777" w:rsidR="00065B98" w:rsidRPr="00065B98" w:rsidRDefault="00065B98" w:rsidP="00065B98">
      <w:pPr>
        <w:pBdr>
          <w:bottom w:val="single" w:sz="6" w:space="0" w:color="CCCCCC"/>
        </w:pBdr>
        <w:shd w:val="clear" w:color="auto" w:fill="FFFFFF"/>
        <w:spacing w:before="300" w:after="150" w:line="240" w:lineRule="auto"/>
        <w:outlineLvl w:val="1"/>
        <w:rPr>
          <w:rFonts w:ascii="Helvetica" w:eastAsia="Times New Roman" w:hAnsi="Helvetica" w:cs="Times New Roman"/>
          <w:b/>
          <w:bCs/>
          <w:color w:val="000000"/>
          <w:kern w:val="0"/>
          <w:sz w:val="36"/>
          <w:szCs w:val="36"/>
          <w14:ligatures w14:val="none"/>
        </w:rPr>
      </w:pPr>
      <w:r w:rsidRPr="00065B98">
        <w:rPr>
          <w:rFonts w:ascii="Helvetica" w:eastAsia="Times New Roman" w:hAnsi="Helvetica" w:cs="Times New Roman"/>
          <w:b/>
          <w:bCs/>
          <w:color w:val="000000"/>
          <w:kern w:val="0"/>
          <w:sz w:val="36"/>
          <w:szCs w:val="36"/>
          <w14:ligatures w14:val="none"/>
        </w:rPr>
        <w:t>ENR Undertaking Design</w:t>
      </w:r>
    </w:p>
    <w:p w14:paraId="761FF9C9" w14:textId="77777777" w:rsidR="00065B98" w:rsidRPr="00065B98" w:rsidRDefault="00065B98" w:rsidP="00065B98">
      <w:pPr>
        <w:shd w:val="clear" w:color="auto" w:fill="FFFFFF"/>
        <w:spacing w:before="225" w:after="225"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Two parallel paths until legal review completes (target: April 30, 2026):</w:t>
      </w:r>
    </w:p>
    <w:p w14:paraId="43BE77F9" w14:textId="77777777" w:rsidR="00065B98" w:rsidRPr="00065B98" w:rsidRDefault="00065B98" w:rsidP="00065B98">
      <w:pPr>
        <w:shd w:val="clear" w:color="auto" w:fill="FFFFFF"/>
        <w:spacing w:before="225" w:after="225"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b/>
          <w:bCs/>
          <w:color w:val="000000"/>
          <w:kern w:val="0"/>
          <w:sz w:val="21"/>
          <w:szCs w:val="21"/>
          <w14:ligatures w14:val="none"/>
        </w:rPr>
        <w:t>Path A (typed name — build first):</w:t>
      </w:r>
      <w:r w:rsidRPr="00065B98">
        <w:rPr>
          <w:rFonts w:ascii="Helvetica" w:eastAsia="Times New Roman" w:hAnsi="Helvetica" w:cs="Times New Roman"/>
          <w:color w:val="000000"/>
          <w:kern w:val="0"/>
          <w:sz w:val="21"/>
          <w:szCs w:val="21"/>
          <w14:ligatures w14:val="none"/>
        </w:rPr>
        <w:t> Checkbox + typed full legal name + date. Timestamp + IP logged. PDF receipt emailed to signatory.</w:t>
      </w:r>
    </w:p>
    <w:p w14:paraId="7D0D7122" w14:textId="77777777" w:rsidR="00065B98" w:rsidRPr="00065B98" w:rsidRDefault="00065B98" w:rsidP="00065B98">
      <w:pPr>
        <w:shd w:val="clear" w:color="auto" w:fill="FFFFFF"/>
        <w:spacing w:before="225" w:after="225"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b/>
          <w:bCs/>
          <w:color w:val="000000"/>
          <w:kern w:val="0"/>
          <w:sz w:val="21"/>
          <w:szCs w:val="21"/>
          <w14:ligatures w14:val="none"/>
        </w:rPr>
        <w:t>Path B (</w:t>
      </w:r>
      <w:proofErr w:type="spellStart"/>
      <w:r w:rsidRPr="00065B98">
        <w:rPr>
          <w:rFonts w:ascii="Helvetica" w:eastAsia="Times New Roman" w:hAnsi="Helvetica" w:cs="Times New Roman"/>
          <w:b/>
          <w:bCs/>
          <w:color w:val="000000"/>
          <w:kern w:val="0"/>
          <w:sz w:val="21"/>
          <w:szCs w:val="21"/>
          <w14:ligatures w14:val="none"/>
        </w:rPr>
        <w:t>DocuSign</w:t>
      </w:r>
      <w:proofErr w:type="spellEnd"/>
      <w:r w:rsidRPr="00065B98">
        <w:rPr>
          <w:rFonts w:ascii="Helvetica" w:eastAsia="Times New Roman" w:hAnsi="Helvetica" w:cs="Times New Roman"/>
          <w:b/>
          <w:bCs/>
          <w:color w:val="000000"/>
          <w:kern w:val="0"/>
          <w:sz w:val="21"/>
          <w:szCs w:val="21"/>
          <w14:ligatures w14:val="none"/>
        </w:rPr>
        <w:t>-grade — additive):</w:t>
      </w:r>
      <w:r w:rsidRPr="00065B98">
        <w:rPr>
          <w:rFonts w:ascii="Helvetica" w:eastAsia="Times New Roman" w:hAnsi="Helvetica" w:cs="Times New Roman"/>
          <w:color w:val="000000"/>
          <w:kern w:val="0"/>
          <w:sz w:val="21"/>
          <w:szCs w:val="21"/>
          <w14:ligatures w14:val="none"/>
        </w:rPr>
        <w:t xml:space="preserve"> Required only if IOC </w:t>
      </w:r>
      <w:proofErr w:type="gramStart"/>
      <w:r w:rsidRPr="00065B98">
        <w:rPr>
          <w:rFonts w:ascii="Helvetica" w:eastAsia="Times New Roman" w:hAnsi="Helvetica" w:cs="Times New Roman"/>
          <w:color w:val="000000"/>
          <w:kern w:val="0"/>
          <w:sz w:val="21"/>
          <w:szCs w:val="21"/>
          <w14:ligatures w14:val="none"/>
        </w:rPr>
        <w:t>legal</w:t>
      </w:r>
      <w:proofErr w:type="gramEnd"/>
      <w:r w:rsidRPr="00065B98">
        <w:rPr>
          <w:rFonts w:ascii="Helvetica" w:eastAsia="Times New Roman" w:hAnsi="Helvetica" w:cs="Times New Roman"/>
          <w:color w:val="000000"/>
          <w:kern w:val="0"/>
          <w:sz w:val="21"/>
          <w:szCs w:val="21"/>
          <w14:ligatures w14:val="none"/>
        </w:rPr>
        <w:t xml:space="preserve"> determines typed-name is insufficient. ~3–4 weeks additional build time. Path A work is not discarded.</w:t>
      </w:r>
    </w:p>
    <w:p w14:paraId="07BA11DA" w14:textId="77777777" w:rsidR="00065B98" w:rsidRPr="00065B98" w:rsidRDefault="00000000" w:rsidP="00065B98">
      <w:pPr>
        <w:spacing w:after="0" w:line="240" w:lineRule="auto"/>
        <w:rPr>
          <w:rFonts w:ascii="Helvetica" w:eastAsia="Times New Roman" w:hAnsi="Helvetica" w:cs="Times New Roman"/>
          <w:kern w:val="0"/>
          <w:sz w:val="21"/>
          <w:szCs w:val="21"/>
          <w14:ligatures w14:val="none"/>
        </w:rPr>
      </w:pPr>
      <w:r>
        <w:rPr>
          <w:rFonts w:ascii="Times New Roman" w:eastAsia="Times New Roman" w:hAnsi="Times New Roman" w:cs="Times New Roman"/>
          <w:noProof/>
          <w:kern w:val="0"/>
        </w:rPr>
        <w:pict w14:anchorId="5FF873BD">
          <v:rect id="_x0000_i1043" style="width:0;height:3pt" o:hralign="center" o:hrstd="t" o:hrnoshade="t" o:hr="t" fillcolor="#ccc" stroked="f"/>
        </w:pict>
      </w:r>
    </w:p>
    <w:p w14:paraId="084B8C46" w14:textId="77777777" w:rsidR="00065B98" w:rsidRPr="00065B98" w:rsidRDefault="00065B98" w:rsidP="00065B98">
      <w:pPr>
        <w:pBdr>
          <w:bottom w:val="single" w:sz="6" w:space="0" w:color="CCCCCC"/>
        </w:pBdr>
        <w:shd w:val="clear" w:color="auto" w:fill="FFFFFF"/>
        <w:spacing w:before="300" w:after="150" w:line="240" w:lineRule="auto"/>
        <w:outlineLvl w:val="1"/>
        <w:rPr>
          <w:rFonts w:ascii="Helvetica" w:eastAsia="Times New Roman" w:hAnsi="Helvetica" w:cs="Times New Roman"/>
          <w:b/>
          <w:bCs/>
          <w:color w:val="000000"/>
          <w:kern w:val="0"/>
          <w:sz w:val="36"/>
          <w:szCs w:val="36"/>
          <w14:ligatures w14:val="none"/>
        </w:rPr>
      </w:pPr>
      <w:r w:rsidRPr="00065B98">
        <w:rPr>
          <w:rFonts w:ascii="Helvetica" w:eastAsia="Times New Roman" w:hAnsi="Helvetica" w:cs="Times New Roman"/>
          <w:b/>
          <w:bCs/>
          <w:color w:val="000000"/>
          <w:kern w:val="0"/>
          <w:sz w:val="36"/>
          <w:szCs w:val="36"/>
          <w14:ligatures w14:val="none"/>
        </w:rPr>
        <w:t>Games-to-Games Org Persistence</w:t>
      </w:r>
    </w:p>
    <w:p w14:paraId="5551161F" w14:textId="77777777" w:rsidR="00065B98" w:rsidRPr="00065B98" w:rsidRDefault="00065B98" w:rsidP="00065B98">
      <w:pPr>
        <w:shd w:val="clear" w:color="auto" w:fill="FFFFFF"/>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b/>
          <w:bCs/>
          <w:color w:val="000000"/>
          <w:kern w:val="0"/>
          <w:sz w:val="21"/>
          <w:szCs w:val="21"/>
          <w14:ligatures w14:val="none"/>
        </w:rPr>
        <w:t>In v0.1 / v1 scope.</w:t>
      </w:r>
      <w:r w:rsidRPr="00065B98">
        <w:rPr>
          <w:rFonts w:ascii="Helvetica" w:eastAsia="Times New Roman" w:hAnsi="Helvetica" w:cs="Times New Roman"/>
          <w:color w:val="000000"/>
          <w:kern w:val="0"/>
          <w:sz w:val="21"/>
          <w:szCs w:val="21"/>
          <w14:ligatures w14:val="none"/>
        </w:rPr>
        <w:t> </w:t>
      </w:r>
      <w:proofErr w:type="spellStart"/>
      <w:r w:rsidRPr="00065B98">
        <w:rPr>
          <w:rFonts w:ascii="Courier New" w:eastAsia="Times New Roman" w:hAnsi="Courier New" w:cs="Courier New"/>
          <w:color w:val="000000"/>
          <w:kern w:val="0"/>
          <w:sz w:val="20"/>
          <w:szCs w:val="20"/>
          <w:bdr w:val="single" w:sz="6" w:space="0" w:color="EAEAEA" w:frame="1"/>
          <w:shd w:val="clear" w:color="auto" w:fill="F8F8F8"/>
          <w14:ligatures w14:val="none"/>
        </w:rPr>
        <w:t>event_id</w:t>
      </w:r>
      <w:proofErr w:type="spellEnd"/>
      <w:r w:rsidRPr="00065B98">
        <w:rPr>
          <w:rFonts w:ascii="Helvetica" w:eastAsia="Times New Roman" w:hAnsi="Helvetica" w:cs="Times New Roman"/>
          <w:color w:val="000000"/>
          <w:kern w:val="0"/>
          <w:sz w:val="21"/>
          <w:szCs w:val="21"/>
          <w14:ligatures w14:val="none"/>
        </w:rPr>
        <w:t> scoping is required in the schema before any production data is entered.</w:t>
      </w:r>
    </w:p>
    <w:p w14:paraId="22CA820C" w14:textId="77777777" w:rsidR="00065B98" w:rsidRPr="00065B98" w:rsidRDefault="00065B98" w:rsidP="00065B98">
      <w:pPr>
        <w:shd w:val="clear" w:color="auto" w:fill="FFFFFF"/>
        <w:spacing w:after="0" w:line="240" w:lineRule="auto"/>
        <w:rPr>
          <w:rFonts w:ascii="Helvetica" w:eastAsia="Times New Roman" w:hAnsi="Helvetica" w:cs="Times New Roman"/>
          <w:color w:val="000000"/>
          <w:kern w:val="0"/>
          <w:sz w:val="21"/>
          <w:szCs w:val="21"/>
          <w14:ligatures w14:val="none"/>
        </w:rPr>
      </w:pPr>
      <w:proofErr w:type="spellStart"/>
      <w:r w:rsidRPr="00065B98">
        <w:rPr>
          <w:rFonts w:ascii="Helvetica" w:eastAsia="Times New Roman" w:hAnsi="Helvetica" w:cs="Times New Roman"/>
          <w:color w:val="000000"/>
          <w:kern w:val="0"/>
          <w:sz w:val="21"/>
          <w:szCs w:val="21"/>
          <w14:ligatures w14:val="none"/>
        </w:rPr>
        <w:t>Organisations</w:t>
      </w:r>
      <w:proofErr w:type="spellEnd"/>
      <w:r w:rsidRPr="00065B98">
        <w:rPr>
          <w:rFonts w:ascii="Helvetica" w:eastAsia="Times New Roman" w:hAnsi="Helvetica" w:cs="Times New Roman"/>
          <w:color w:val="000000"/>
          <w:kern w:val="0"/>
          <w:sz w:val="21"/>
          <w:szCs w:val="21"/>
          <w14:ligatures w14:val="none"/>
        </w:rPr>
        <w:t xml:space="preserve"> are first-class entities that outlive a single Games edition. All tables scoped to </w:t>
      </w:r>
      <w:proofErr w:type="spellStart"/>
      <w:r w:rsidRPr="00065B98">
        <w:rPr>
          <w:rFonts w:ascii="Courier New" w:eastAsia="Times New Roman" w:hAnsi="Courier New" w:cs="Courier New"/>
          <w:color w:val="000000"/>
          <w:kern w:val="0"/>
          <w:sz w:val="20"/>
          <w:szCs w:val="20"/>
          <w:bdr w:val="single" w:sz="6" w:space="0" w:color="EAEAEA" w:frame="1"/>
          <w:shd w:val="clear" w:color="auto" w:fill="F8F8F8"/>
          <w14:ligatures w14:val="none"/>
        </w:rPr>
        <w:t>event_id</w:t>
      </w:r>
      <w:proofErr w:type="spellEnd"/>
      <w:r w:rsidRPr="00065B98">
        <w:rPr>
          <w:rFonts w:ascii="Helvetica" w:eastAsia="Times New Roman" w:hAnsi="Helvetica" w:cs="Times New Roman"/>
          <w:color w:val="000000"/>
          <w:kern w:val="0"/>
          <w:sz w:val="21"/>
          <w:szCs w:val="21"/>
          <w14:ligatures w14:val="none"/>
        </w:rPr>
        <w:t>. Adding future events is a data operation, not a code change.</w:t>
      </w:r>
    </w:p>
    <w:p w14:paraId="4DEBD795"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r w:rsidRPr="00065B98">
        <w:rPr>
          <w:rFonts w:ascii="Courier New" w:eastAsia="Times New Roman" w:hAnsi="Courier New" w:cs="Courier New"/>
          <w:color w:val="000000"/>
          <w:kern w:val="0"/>
          <w:sz w:val="20"/>
          <w:szCs w:val="20"/>
          <w:bdr w:val="none" w:sz="0" w:space="0" w:color="auto" w:frame="1"/>
          <w14:ligatures w14:val="none"/>
        </w:rPr>
        <w:t>Organization</w:t>
      </w:r>
    </w:p>
    <w:p w14:paraId="6BBA4512"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r w:rsidRPr="00065B98">
        <w:rPr>
          <w:rFonts w:ascii="Courier New" w:eastAsia="Times New Roman" w:hAnsi="Courier New" w:cs="Courier New"/>
          <w:color w:val="000000"/>
          <w:kern w:val="0"/>
          <w:sz w:val="20"/>
          <w:szCs w:val="20"/>
          <w:bdr w:val="none" w:sz="0" w:space="0" w:color="auto" w:frame="1"/>
          <w14:ligatures w14:val="none"/>
        </w:rPr>
        <w:t xml:space="preserve">  id: </w:t>
      </w:r>
      <w:proofErr w:type="spellStart"/>
      <w:r w:rsidRPr="00065B98">
        <w:rPr>
          <w:rFonts w:ascii="Courier New" w:eastAsia="Times New Roman" w:hAnsi="Courier New" w:cs="Courier New"/>
          <w:color w:val="000000"/>
          <w:kern w:val="0"/>
          <w:sz w:val="20"/>
          <w:szCs w:val="20"/>
          <w:bdr w:val="none" w:sz="0" w:space="0" w:color="auto" w:frame="1"/>
          <w14:ligatures w14:val="none"/>
        </w:rPr>
        <w:t>uuid</w:t>
      </w:r>
      <w:proofErr w:type="spellEnd"/>
      <w:r w:rsidRPr="00065B98">
        <w:rPr>
          <w:rFonts w:ascii="Courier New" w:eastAsia="Times New Roman" w:hAnsi="Courier New" w:cs="Courier New"/>
          <w:color w:val="000000"/>
          <w:kern w:val="0"/>
          <w:sz w:val="20"/>
          <w:szCs w:val="20"/>
          <w:bdr w:val="none" w:sz="0" w:space="0" w:color="auto" w:frame="1"/>
          <w14:ligatures w14:val="none"/>
        </w:rPr>
        <w:t xml:space="preserve"> (stable across Games)</w:t>
      </w:r>
    </w:p>
    <w:p w14:paraId="63F8AA7D"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r w:rsidRPr="00065B98">
        <w:rPr>
          <w:rFonts w:ascii="Courier New" w:eastAsia="Times New Roman" w:hAnsi="Courier New" w:cs="Courier New"/>
          <w:color w:val="000000"/>
          <w:kern w:val="0"/>
          <w:sz w:val="20"/>
          <w:szCs w:val="20"/>
          <w:bdr w:val="none" w:sz="0" w:space="0" w:color="auto" w:frame="1"/>
          <w14:ligatures w14:val="none"/>
        </w:rPr>
        <w:t xml:space="preserve">  name, </w:t>
      </w:r>
      <w:proofErr w:type="spellStart"/>
      <w:r w:rsidRPr="00065B98">
        <w:rPr>
          <w:rFonts w:ascii="Courier New" w:eastAsia="Times New Roman" w:hAnsi="Courier New" w:cs="Courier New"/>
          <w:color w:val="000000"/>
          <w:kern w:val="0"/>
          <w:sz w:val="20"/>
          <w:szCs w:val="20"/>
          <w:bdr w:val="none" w:sz="0" w:space="0" w:color="auto" w:frame="1"/>
          <w14:ligatures w14:val="none"/>
        </w:rPr>
        <w:t>country_code</w:t>
      </w:r>
      <w:proofErr w:type="spellEnd"/>
      <w:r w:rsidRPr="00065B98">
        <w:rPr>
          <w:rFonts w:ascii="Courier New" w:eastAsia="Times New Roman" w:hAnsi="Courier New" w:cs="Courier New"/>
          <w:color w:val="000000"/>
          <w:kern w:val="0"/>
          <w:sz w:val="20"/>
          <w:szCs w:val="20"/>
          <w:bdr w:val="none" w:sz="0" w:space="0" w:color="auto" w:frame="1"/>
          <w14:ligatures w14:val="none"/>
        </w:rPr>
        <w:t xml:space="preserve">, </w:t>
      </w:r>
      <w:proofErr w:type="spellStart"/>
      <w:r w:rsidRPr="00065B98">
        <w:rPr>
          <w:rFonts w:ascii="Courier New" w:eastAsia="Times New Roman" w:hAnsi="Courier New" w:cs="Courier New"/>
          <w:color w:val="000000"/>
          <w:kern w:val="0"/>
          <w:sz w:val="20"/>
          <w:szCs w:val="20"/>
          <w:bdr w:val="none" w:sz="0" w:space="0" w:color="auto" w:frame="1"/>
          <w14:ligatures w14:val="none"/>
        </w:rPr>
        <w:t>primary_domain</w:t>
      </w:r>
      <w:proofErr w:type="spellEnd"/>
      <w:r w:rsidRPr="00065B98">
        <w:rPr>
          <w:rFonts w:ascii="Courier New" w:eastAsia="Times New Roman" w:hAnsi="Courier New" w:cs="Courier New"/>
          <w:color w:val="000000"/>
          <w:kern w:val="0"/>
          <w:sz w:val="20"/>
          <w:szCs w:val="20"/>
          <w:bdr w:val="none" w:sz="0" w:space="0" w:color="auto" w:frame="1"/>
          <w14:ligatures w14:val="none"/>
        </w:rPr>
        <w:t xml:space="preserve">, </w:t>
      </w:r>
      <w:proofErr w:type="spellStart"/>
      <w:r w:rsidRPr="00065B98">
        <w:rPr>
          <w:rFonts w:ascii="Courier New" w:eastAsia="Times New Roman" w:hAnsi="Courier New" w:cs="Courier New"/>
          <w:color w:val="000000"/>
          <w:kern w:val="0"/>
          <w:sz w:val="20"/>
          <w:szCs w:val="20"/>
          <w:bdr w:val="none" w:sz="0" w:space="0" w:color="auto" w:frame="1"/>
          <w14:ligatures w14:val="none"/>
        </w:rPr>
        <w:t>org_type</w:t>
      </w:r>
      <w:proofErr w:type="spellEnd"/>
    </w:p>
    <w:p w14:paraId="55B16D47"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r w:rsidRPr="00065B98">
        <w:rPr>
          <w:rFonts w:ascii="Courier New" w:eastAsia="Times New Roman" w:hAnsi="Courier New" w:cs="Courier New"/>
          <w:color w:val="000000"/>
          <w:kern w:val="0"/>
          <w:sz w:val="20"/>
          <w:szCs w:val="20"/>
          <w:bdr w:val="none" w:sz="0" w:space="0" w:color="auto" w:frame="1"/>
          <w14:ligatures w14:val="none"/>
        </w:rPr>
        <w:t xml:space="preserve">  </w:t>
      </w:r>
      <w:proofErr w:type="spellStart"/>
      <w:r w:rsidRPr="00065B98">
        <w:rPr>
          <w:rFonts w:ascii="Courier New" w:eastAsia="Times New Roman" w:hAnsi="Courier New" w:cs="Courier New"/>
          <w:color w:val="000000"/>
          <w:kern w:val="0"/>
          <w:sz w:val="20"/>
          <w:szCs w:val="20"/>
          <w:bdr w:val="none" w:sz="0" w:space="0" w:color="auto" w:frame="1"/>
          <w14:ligatures w14:val="none"/>
        </w:rPr>
        <w:t>event_id</w:t>
      </w:r>
      <w:proofErr w:type="spellEnd"/>
      <w:r w:rsidRPr="00065B98">
        <w:rPr>
          <w:rFonts w:ascii="Courier New" w:eastAsia="Times New Roman" w:hAnsi="Courier New" w:cs="Courier New"/>
          <w:color w:val="000000"/>
          <w:kern w:val="0"/>
          <w:sz w:val="20"/>
          <w:szCs w:val="20"/>
          <w:bdr w:val="none" w:sz="0" w:space="0" w:color="auto" w:frame="1"/>
          <w14:ligatures w14:val="none"/>
        </w:rPr>
        <w:t>: text (default 'LA28')</w:t>
      </w:r>
    </w:p>
    <w:p w14:paraId="12BA1DE7"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r w:rsidRPr="00065B98">
        <w:rPr>
          <w:rFonts w:ascii="Courier New" w:eastAsia="Times New Roman" w:hAnsi="Courier New" w:cs="Courier New"/>
          <w:color w:val="000000"/>
          <w:kern w:val="0"/>
          <w:sz w:val="20"/>
          <w:szCs w:val="20"/>
          <w:bdr w:val="none" w:sz="0" w:space="0" w:color="auto" w:frame="1"/>
          <w14:ligatures w14:val="none"/>
        </w:rPr>
        <w:t xml:space="preserve">  </w:t>
      </w:r>
      <w:proofErr w:type="spellStart"/>
      <w:r w:rsidRPr="00065B98">
        <w:rPr>
          <w:rFonts w:ascii="Courier New" w:eastAsia="Times New Roman" w:hAnsi="Courier New" w:cs="Courier New"/>
          <w:color w:val="000000"/>
          <w:kern w:val="0"/>
          <w:sz w:val="20"/>
          <w:szCs w:val="20"/>
          <w:bdr w:val="none" w:sz="0" w:space="0" w:color="auto" w:frame="1"/>
          <w14:ligatures w14:val="none"/>
        </w:rPr>
        <w:t>games_editions</w:t>
      </w:r>
      <w:proofErr w:type="spellEnd"/>
      <w:r w:rsidRPr="00065B98">
        <w:rPr>
          <w:rFonts w:ascii="Courier New" w:eastAsia="Times New Roman" w:hAnsi="Courier New" w:cs="Courier New"/>
          <w:color w:val="000000"/>
          <w:kern w:val="0"/>
          <w:sz w:val="20"/>
          <w:szCs w:val="20"/>
          <w:bdr w:val="none" w:sz="0" w:space="0" w:color="auto" w:frame="1"/>
          <w14:ligatures w14:val="none"/>
        </w:rPr>
        <w:t>: [</w:t>
      </w:r>
      <w:proofErr w:type="spellStart"/>
      <w:r w:rsidRPr="00065B98">
        <w:rPr>
          <w:rFonts w:ascii="Courier New" w:eastAsia="Times New Roman" w:hAnsi="Courier New" w:cs="Courier New"/>
          <w:color w:val="000000"/>
          <w:kern w:val="0"/>
          <w:sz w:val="20"/>
          <w:szCs w:val="20"/>
          <w:bdr w:val="none" w:sz="0" w:space="0" w:color="auto" w:frame="1"/>
          <w14:ligatures w14:val="none"/>
        </w:rPr>
        <w:t>edition_id</w:t>
      </w:r>
      <w:proofErr w:type="spellEnd"/>
      <w:r w:rsidRPr="00065B98">
        <w:rPr>
          <w:rFonts w:ascii="Courier New" w:eastAsia="Times New Roman" w:hAnsi="Courier New" w:cs="Courier New"/>
          <w:color w:val="000000"/>
          <w:kern w:val="0"/>
          <w:sz w:val="20"/>
          <w:szCs w:val="20"/>
          <w:bdr w:val="none" w:sz="0" w:space="0" w:color="auto" w:frame="1"/>
          <w14:ligatures w14:val="none"/>
        </w:rPr>
        <w:t>]</w:t>
      </w:r>
    </w:p>
    <w:p w14:paraId="0919E9FC"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r w:rsidRPr="00065B98">
        <w:rPr>
          <w:rFonts w:ascii="Courier New" w:eastAsia="Times New Roman" w:hAnsi="Courier New" w:cs="Courier New"/>
          <w:color w:val="000000"/>
          <w:kern w:val="0"/>
          <w:sz w:val="20"/>
          <w:szCs w:val="20"/>
          <w:bdr w:val="none" w:sz="0" w:space="0" w:color="auto" w:frame="1"/>
          <w14:ligatures w14:val="none"/>
        </w:rPr>
        <w:t xml:space="preserve">  </w:t>
      </w:r>
      <w:proofErr w:type="spellStart"/>
      <w:r w:rsidRPr="00065B98">
        <w:rPr>
          <w:rFonts w:ascii="Courier New" w:eastAsia="Times New Roman" w:hAnsi="Courier New" w:cs="Courier New"/>
          <w:color w:val="000000"/>
          <w:kern w:val="0"/>
          <w:sz w:val="20"/>
          <w:szCs w:val="20"/>
          <w:bdr w:val="none" w:sz="0" w:space="0" w:color="auto" w:frame="1"/>
          <w14:ligatures w14:val="none"/>
        </w:rPr>
        <w:t>common_code</w:t>
      </w:r>
      <w:proofErr w:type="spellEnd"/>
      <w:r w:rsidRPr="00065B98">
        <w:rPr>
          <w:rFonts w:ascii="Courier New" w:eastAsia="Times New Roman" w:hAnsi="Courier New" w:cs="Courier New"/>
          <w:color w:val="000000"/>
          <w:kern w:val="0"/>
          <w:sz w:val="20"/>
          <w:szCs w:val="20"/>
          <w:bdr w:val="none" w:sz="0" w:space="0" w:color="auto" w:frame="1"/>
          <w14:ligatures w14:val="none"/>
        </w:rPr>
        <w:t>: string | null</w:t>
      </w:r>
    </w:p>
    <w:p w14:paraId="42320B77"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14:ligatures w14:val="none"/>
        </w:rPr>
      </w:pPr>
      <w:r w:rsidRPr="00065B98">
        <w:rPr>
          <w:rFonts w:ascii="Courier New" w:eastAsia="Times New Roman" w:hAnsi="Courier New" w:cs="Courier New"/>
          <w:color w:val="000000"/>
          <w:kern w:val="0"/>
          <w:sz w:val="20"/>
          <w:szCs w:val="20"/>
          <w:bdr w:val="none" w:sz="0" w:space="0" w:color="auto" w:frame="1"/>
          <w14:ligatures w14:val="none"/>
        </w:rPr>
        <w:t xml:space="preserve">  status: </w:t>
      </w:r>
      <w:proofErr w:type="spellStart"/>
      <w:r w:rsidRPr="00065B98">
        <w:rPr>
          <w:rFonts w:ascii="Courier New" w:eastAsia="Times New Roman" w:hAnsi="Courier New" w:cs="Courier New"/>
          <w:color w:val="000000"/>
          <w:kern w:val="0"/>
          <w:sz w:val="20"/>
          <w:szCs w:val="20"/>
          <w:bdr w:val="none" w:sz="0" w:space="0" w:color="auto" w:frame="1"/>
          <w14:ligatures w14:val="none"/>
        </w:rPr>
        <w:t>enum</w:t>
      </w:r>
      <w:proofErr w:type="spellEnd"/>
      <w:r w:rsidRPr="00065B98">
        <w:rPr>
          <w:rFonts w:ascii="Courier New" w:eastAsia="Times New Roman" w:hAnsi="Courier New" w:cs="Courier New"/>
          <w:color w:val="000000"/>
          <w:kern w:val="0"/>
          <w:sz w:val="20"/>
          <w:szCs w:val="20"/>
          <w:bdr w:val="none" w:sz="0" w:space="0" w:color="auto" w:frame="1"/>
          <w14:ligatures w14:val="none"/>
        </w:rPr>
        <w:t xml:space="preserve"> (active | inactive | banned | </w:t>
      </w:r>
      <w:proofErr w:type="spellStart"/>
      <w:r w:rsidRPr="00065B98">
        <w:rPr>
          <w:rFonts w:ascii="Courier New" w:eastAsia="Times New Roman" w:hAnsi="Courier New" w:cs="Courier New"/>
          <w:color w:val="000000"/>
          <w:kern w:val="0"/>
          <w:sz w:val="20"/>
          <w:szCs w:val="20"/>
          <w:bdr w:val="none" w:sz="0" w:space="0" w:color="auto" w:frame="1"/>
          <w14:ligatures w14:val="none"/>
        </w:rPr>
        <w:t>pending_review</w:t>
      </w:r>
      <w:proofErr w:type="spellEnd"/>
      <w:r w:rsidRPr="00065B98">
        <w:rPr>
          <w:rFonts w:ascii="Courier New" w:eastAsia="Times New Roman" w:hAnsi="Courier New" w:cs="Courier New"/>
          <w:color w:val="000000"/>
          <w:kern w:val="0"/>
          <w:sz w:val="20"/>
          <w:szCs w:val="20"/>
          <w:bdr w:val="none" w:sz="0" w:space="0" w:color="auto" w:frame="1"/>
          <w14:ligatures w14:val="none"/>
        </w:rPr>
        <w:t>)</w:t>
      </w:r>
    </w:p>
    <w:p w14:paraId="14EEA06F" w14:textId="77777777" w:rsidR="00065B98" w:rsidRPr="00065B98" w:rsidRDefault="00065B98" w:rsidP="00065B98">
      <w:pPr>
        <w:shd w:val="clear" w:color="auto" w:fill="FFFFFF"/>
        <w:spacing w:after="0" w:line="240" w:lineRule="auto"/>
        <w:rPr>
          <w:rFonts w:ascii="Helvetica" w:eastAsia="Times New Roman" w:hAnsi="Helvetica" w:cs="Times New Roman"/>
          <w:color w:val="000000"/>
          <w:kern w:val="0"/>
          <w:sz w:val="21"/>
          <w:szCs w:val="21"/>
          <w14:ligatures w14:val="none"/>
        </w:rPr>
      </w:pPr>
      <w:proofErr w:type="spellStart"/>
      <w:r w:rsidRPr="00065B98">
        <w:rPr>
          <w:rFonts w:ascii="Courier New" w:eastAsia="Times New Roman" w:hAnsi="Courier New" w:cs="Courier New"/>
          <w:color w:val="000000"/>
          <w:kern w:val="0"/>
          <w:sz w:val="20"/>
          <w:szCs w:val="20"/>
          <w:bdr w:val="single" w:sz="6" w:space="0" w:color="EAEAEA" w:frame="1"/>
          <w:shd w:val="clear" w:color="auto" w:fill="F8F8F8"/>
          <w14:ligatures w14:val="none"/>
        </w:rPr>
        <w:t>event_id</w:t>
      </w:r>
      <w:proofErr w:type="spellEnd"/>
      <w:r w:rsidRPr="00065B98">
        <w:rPr>
          <w:rFonts w:ascii="Helvetica" w:eastAsia="Times New Roman" w:hAnsi="Helvetica" w:cs="Times New Roman"/>
          <w:color w:val="000000"/>
          <w:kern w:val="0"/>
          <w:sz w:val="21"/>
          <w:szCs w:val="21"/>
          <w14:ligatures w14:val="none"/>
        </w:rPr>
        <w:t> must be added to </w:t>
      </w:r>
      <w:r w:rsidRPr="00065B98">
        <w:rPr>
          <w:rFonts w:ascii="Courier New" w:eastAsia="Times New Roman" w:hAnsi="Courier New" w:cs="Courier New"/>
          <w:color w:val="000000"/>
          <w:kern w:val="0"/>
          <w:sz w:val="20"/>
          <w:szCs w:val="20"/>
          <w:bdr w:val="single" w:sz="6" w:space="0" w:color="EAEAEA" w:frame="1"/>
          <w:shd w:val="clear" w:color="auto" w:fill="F8F8F8"/>
          <w14:ligatures w14:val="none"/>
        </w:rPr>
        <w:t>organizations</w:t>
      </w:r>
      <w:r w:rsidRPr="00065B98">
        <w:rPr>
          <w:rFonts w:ascii="Helvetica" w:eastAsia="Times New Roman" w:hAnsi="Helvetica" w:cs="Times New Roman"/>
          <w:color w:val="000000"/>
          <w:kern w:val="0"/>
          <w:sz w:val="21"/>
          <w:szCs w:val="21"/>
          <w14:ligatures w14:val="none"/>
        </w:rPr>
        <w:t>, </w:t>
      </w:r>
      <w:r w:rsidRPr="00065B98">
        <w:rPr>
          <w:rFonts w:ascii="Courier New" w:eastAsia="Times New Roman" w:hAnsi="Courier New" w:cs="Courier New"/>
          <w:color w:val="000000"/>
          <w:kern w:val="0"/>
          <w:sz w:val="20"/>
          <w:szCs w:val="20"/>
          <w:bdr w:val="single" w:sz="6" w:space="0" w:color="EAEAEA" w:frame="1"/>
          <w:shd w:val="clear" w:color="auto" w:fill="F8F8F8"/>
          <w14:ligatures w14:val="none"/>
        </w:rPr>
        <w:t>applications</w:t>
      </w:r>
      <w:r w:rsidRPr="00065B98">
        <w:rPr>
          <w:rFonts w:ascii="Helvetica" w:eastAsia="Times New Roman" w:hAnsi="Helvetica" w:cs="Times New Roman"/>
          <w:color w:val="000000"/>
          <w:kern w:val="0"/>
          <w:sz w:val="21"/>
          <w:szCs w:val="21"/>
          <w14:ligatures w14:val="none"/>
        </w:rPr>
        <w:t>, </w:t>
      </w:r>
      <w:r w:rsidRPr="00065B98">
        <w:rPr>
          <w:rFonts w:ascii="Courier New" w:eastAsia="Times New Roman" w:hAnsi="Courier New" w:cs="Courier New"/>
          <w:color w:val="000000"/>
          <w:kern w:val="0"/>
          <w:sz w:val="20"/>
          <w:szCs w:val="20"/>
          <w:bdr w:val="single" w:sz="6" w:space="0" w:color="EAEAEA" w:frame="1"/>
          <w:shd w:val="clear" w:color="auto" w:fill="F8F8F8"/>
          <w14:ligatures w14:val="none"/>
        </w:rPr>
        <w:t>org_slot_allocations</w:t>
      </w:r>
      <w:r w:rsidRPr="00065B98">
        <w:rPr>
          <w:rFonts w:ascii="Helvetica" w:eastAsia="Times New Roman" w:hAnsi="Helvetica" w:cs="Times New Roman"/>
          <w:color w:val="000000"/>
          <w:kern w:val="0"/>
          <w:sz w:val="21"/>
          <w:szCs w:val="21"/>
          <w14:ligatures w14:val="none"/>
        </w:rPr>
        <w:t>, </w:t>
      </w:r>
      <w:r w:rsidRPr="00065B98">
        <w:rPr>
          <w:rFonts w:ascii="Courier New" w:eastAsia="Times New Roman" w:hAnsi="Courier New" w:cs="Courier New"/>
          <w:color w:val="000000"/>
          <w:kern w:val="0"/>
          <w:sz w:val="20"/>
          <w:szCs w:val="20"/>
          <w:bdr w:val="single" w:sz="6" w:space="0" w:color="EAEAEA" w:frame="1"/>
          <w:shd w:val="clear" w:color="auto" w:fill="F8F8F8"/>
          <w14:ligatures w14:val="none"/>
        </w:rPr>
        <w:t>enr_requests</w:t>
      </w:r>
      <w:r w:rsidRPr="00065B98">
        <w:rPr>
          <w:rFonts w:ascii="Helvetica" w:eastAsia="Times New Roman" w:hAnsi="Helvetica" w:cs="Times New Roman"/>
          <w:color w:val="000000"/>
          <w:kern w:val="0"/>
          <w:sz w:val="21"/>
          <w:szCs w:val="21"/>
          <w14:ligatures w14:val="none"/>
        </w:rPr>
        <w:t>, </w:t>
      </w:r>
      <w:r w:rsidRPr="00065B98">
        <w:rPr>
          <w:rFonts w:ascii="Courier New" w:eastAsia="Times New Roman" w:hAnsi="Courier New" w:cs="Courier New"/>
          <w:color w:val="000000"/>
          <w:kern w:val="0"/>
          <w:sz w:val="20"/>
          <w:szCs w:val="20"/>
          <w:bdr w:val="single" w:sz="6" w:space="0" w:color="EAEAEA" w:frame="1"/>
          <w:shd w:val="clear" w:color="auto" w:fill="F8F8F8"/>
          <w14:ligatures w14:val="none"/>
        </w:rPr>
        <w:t>noc_quotas</w:t>
      </w:r>
      <w:r w:rsidRPr="00065B98">
        <w:rPr>
          <w:rFonts w:ascii="Helvetica" w:eastAsia="Times New Roman" w:hAnsi="Helvetica" w:cs="Times New Roman"/>
          <w:color w:val="000000"/>
          <w:kern w:val="0"/>
          <w:sz w:val="21"/>
          <w:szCs w:val="21"/>
          <w14:ligatures w14:val="none"/>
        </w:rPr>
        <w:t>, and </w:t>
      </w:r>
      <w:proofErr w:type="spellStart"/>
      <w:r w:rsidRPr="00065B98">
        <w:rPr>
          <w:rFonts w:ascii="Courier New" w:eastAsia="Times New Roman" w:hAnsi="Courier New" w:cs="Courier New"/>
          <w:color w:val="000000"/>
          <w:kern w:val="0"/>
          <w:sz w:val="20"/>
          <w:szCs w:val="20"/>
          <w:bdr w:val="single" w:sz="6" w:space="0" w:color="EAEAEA" w:frame="1"/>
          <w:shd w:val="clear" w:color="auto" w:fill="F8F8F8"/>
          <w14:ligatures w14:val="none"/>
        </w:rPr>
        <w:t>enr_quotas</w:t>
      </w:r>
      <w:proofErr w:type="spellEnd"/>
      <w:r w:rsidRPr="00065B98">
        <w:rPr>
          <w:rFonts w:ascii="Helvetica" w:eastAsia="Times New Roman" w:hAnsi="Helvetica" w:cs="Times New Roman"/>
          <w:color w:val="000000"/>
          <w:kern w:val="0"/>
          <w:sz w:val="21"/>
          <w:szCs w:val="21"/>
          <w14:ligatures w14:val="none"/>
        </w:rPr>
        <w:t xml:space="preserve"> tables. The Sprint 1 </w:t>
      </w:r>
      <w:proofErr w:type="gramStart"/>
      <w:r w:rsidRPr="00065B98">
        <w:rPr>
          <w:rFonts w:ascii="Helvetica" w:eastAsia="Times New Roman" w:hAnsi="Helvetica" w:cs="Times New Roman"/>
          <w:color w:val="000000"/>
          <w:kern w:val="0"/>
          <w:sz w:val="21"/>
          <w:szCs w:val="21"/>
          <w14:ligatures w14:val="none"/>
        </w:rPr>
        <w:t>schema migration</w:t>
      </w:r>
      <w:proofErr w:type="gramEnd"/>
      <w:r w:rsidRPr="00065B98">
        <w:rPr>
          <w:rFonts w:ascii="Helvetica" w:eastAsia="Times New Roman" w:hAnsi="Helvetica" w:cs="Times New Roman"/>
          <w:color w:val="000000"/>
          <w:kern w:val="0"/>
          <w:sz w:val="21"/>
          <w:szCs w:val="21"/>
          <w14:ligatures w14:val="none"/>
        </w:rPr>
        <w:t xml:space="preserve"> must include this before any test data is seeded.</w:t>
      </w:r>
    </w:p>
    <w:p w14:paraId="218D91C0" w14:textId="77777777" w:rsidR="00065B98" w:rsidRPr="00065B98" w:rsidRDefault="00000000" w:rsidP="00065B98">
      <w:pPr>
        <w:spacing w:after="0" w:line="240" w:lineRule="auto"/>
        <w:rPr>
          <w:rFonts w:ascii="Helvetica" w:eastAsia="Times New Roman" w:hAnsi="Helvetica" w:cs="Times New Roman"/>
          <w:kern w:val="0"/>
          <w:sz w:val="21"/>
          <w:szCs w:val="21"/>
          <w14:ligatures w14:val="none"/>
        </w:rPr>
      </w:pPr>
      <w:r>
        <w:rPr>
          <w:rFonts w:ascii="Times New Roman" w:eastAsia="Times New Roman" w:hAnsi="Times New Roman" w:cs="Times New Roman"/>
          <w:noProof/>
          <w:kern w:val="0"/>
        </w:rPr>
        <w:pict w14:anchorId="506BB594">
          <v:rect id="_x0000_i1044" style="width:0;height:3pt" o:hralign="center" o:hrstd="t" o:hrnoshade="t" o:hr="t" fillcolor="#ccc" stroked="f"/>
        </w:pict>
      </w:r>
    </w:p>
    <w:p w14:paraId="4F1D3AE8" w14:textId="77777777" w:rsidR="00065B98" w:rsidRPr="00065B98" w:rsidRDefault="00065B98" w:rsidP="00065B98">
      <w:pPr>
        <w:pBdr>
          <w:bottom w:val="single" w:sz="6" w:space="0" w:color="CCCCCC"/>
        </w:pBdr>
        <w:shd w:val="clear" w:color="auto" w:fill="FFFFFF"/>
        <w:spacing w:before="300" w:after="150" w:line="240" w:lineRule="auto"/>
        <w:outlineLvl w:val="1"/>
        <w:rPr>
          <w:rFonts w:ascii="Helvetica" w:eastAsia="Times New Roman" w:hAnsi="Helvetica" w:cs="Times New Roman"/>
          <w:b/>
          <w:bCs/>
          <w:color w:val="000000"/>
          <w:kern w:val="0"/>
          <w:sz w:val="36"/>
          <w:szCs w:val="36"/>
          <w14:ligatures w14:val="none"/>
        </w:rPr>
      </w:pPr>
      <w:r w:rsidRPr="00065B98">
        <w:rPr>
          <w:rFonts w:ascii="Helvetica" w:eastAsia="Times New Roman" w:hAnsi="Helvetica" w:cs="Times New Roman"/>
          <w:b/>
          <w:bCs/>
          <w:color w:val="000000"/>
          <w:kern w:val="0"/>
          <w:sz w:val="36"/>
          <w:szCs w:val="36"/>
          <w14:ligatures w14:val="none"/>
        </w:rPr>
        <w:t>Development Timeline</w:t>
      </w:r>
    </w:p>
    <w:p w14:paraId="2F69AD0D"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r w:rsidRPr="00065B98">
        <w:rPr>
          <w:rFonts w:ascii="Courier New" w:eastAsia="Times New Roman" w:hAnsi="Courier New" w:cs="Courier New"/>
          <w:color w:val="000000"/>
          <w:kern w:val="0"/>
          <w:sz w:val="20"/>
          <w:szCs w:val="20"/>
          <w:bdr w:val="none" w:sz="0" w:space="0" w:color="auto" w:frame="1"/>
          <w14:ligatures w14:val="none"/>
        </w:rPr>
        <w:lastRenderedPageBreak/>
        <w:t>GATE 0 (deadline: April 1, 2026)</w:t>
      </w:r>
    </w:p>
    <w:p w14:paraId="04208C3D"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r w:rsidRPr="00065B98">
        <w:rPr>
          <w:rFonts w:ascii="Courier New" w:eastAsia="Times New Roman" w:hAnsi="Courier New" w:cs="Courier New"/>
          <w:color w:val="000000"/>
          <w:kern w:val="0"/>
          <w:sz w:val="20"/>
          <w:szCs w:val="20"/>
          <w:bdr w:val="none" w:sz="0" w:space="0" w:color="auto" w:frame="1"/>
          <w14:ligatures w14:val="none"/>
        </w:rPr>
        <w:t xml:space="preserve">  </w:t>
      </w:r>
      <w:proofErr w:type="gramStart"/>
      <w:r w:rsidRPr="00065B98">
        <w:rPr>
          <w:rFonts w:ascii="Courier New" w:eastAsia="Times New Roman" w:hAnsi="Courier New" w:cs="Courier New"/>
          <w:color w:val="000000"/>
          <w:kern w:val="0"/>
          <w:sz w:val="20"/>
          <w:szCs w:val="20"/>
          <w:bdr w:val="none" w:sz="0" w:space="0" w:color="auto" w:frame="1"/>
          <w14:ligatures w14:val="none"/>
        </w:rPr>
        <w:t>[ ]</w:t>
      </w:r>
      <w:proofErr w:type="gramEnd"/>
      <w:r w:rsidRPr="00065B98">
        <w:rPr>
          <w:rFonts w:ascii="Courier New" w:eastAsia="Times New Roman" w:hAnsi="Courier New" w:cs="Courier New"/>
          <w:color w:val="000000"/>
          <w:kern w:val="0"/>
          <w:sz w:val="20"/>
          <w:szCs w:val="20"/>
          <w:bdr w:val="none" w:sz="0" w:space="0" w:color="auto" w:frame="1"/>
          <w14:ligatures w14:val="none"/>
        </w:rPr>
        <w:t xml:space="preserve"> ACR API contract signed off</w:t>
      </w:r>
    </w:p>
    <w:p w14:paraId="6FB0C2B2"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r w:rsidRPr="00065B98">
        <w:rPr>
          <w:rFonts w:ascii="Courier New" w:eastAsia="Times New Roman" w:hAnsi="Courier New" w:cs="Courier New"/>
          <w:color w:val="000000"/>
          <w:kern w:val="0"/>
          <w:sz w:val="20"/>
          <w:szCs w:val="20"/>
          <w:bdr w:val="none" w:sz="0" w:space="0" w:color="auto" w:frame="1"/>
          <w14:ligatures w14:val="none"/>
        </w:rPr>
        <w:t xml:space="preserve">  </w:t>
      </w:r>
      <w:proofErr w:type="gramStart"/>
      <w:r w:rsidRPr="00065B98">
        <w:rPr>
          <w:rFonts w:ascii="Courier New" w:eastAsia="Times New Roman" w:hAnsi="Courier New" w:cs="Courier New"/>
          <w:color w:val="000000"/>
          <w:kern w:val="0"/>
          <w:sz w:val="20"/>
          <w:szCs w:val="20"/>
          <w:bdr w:val="none" w:sz="0" w:space="0" w:color="auto" w:frame="1"/>
          <w14:ligatures w14:val="none"/>
        </w:rPr>
        <w:t>[ ]</w:t>
      </w:r>
      <w:proofErr w:type="gramEnd"/>
      <w:r w:rsidRPr="00065B98">
        <w:rPr>
          <w:rFonts w:ascii="Courier New" w:eastAsia="Times New Roman" w:hAnsi="Courier New" w:cs="Courier New"/>
          <w:color w:val="000000"/>
          <w:kern w:val="0"/>
          <w:sz w:val="20"/>
          <w:szCs w:val="20"/>
          <w:bdr w:val="none" w:sz="0" w:space="0" w:color="auto" w:frame="1"/>
          <w14:ligatures w14:val="none"/>
        </w:rPr>
        <w:t xml:space="preserve"> Form field list received from IOC Media Ops</w:t>
      </w:r>
    </w:p>
    <w:p w14:paraId="6B2A0BE4"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r w:rsidRPr="00065B98">
        <w:rPr>
          <w:rFonts w:ascii="Courier New" w:eastAsia="Times New Roman" w:hAnsi="Courier New" w:cs="Courier New"/>
          <w:color w:val="000000"/>
          <w:kern w:val="0"/>
          <w:sz w:val="20"/>
          <w:szCs w:val="20"/>
          <w:bdr w:val="none" w:sz="0" w:space="0" w:color="auto" w:frame="1"/>
          <w14:ligatures w14:val="none"/>
        </w:rPr>
        <w:t xml:space="preserve">  If either gate is not cleared → timeline shifts 1:1</w:t>
      </w:r>
    </w:p>
    <w:p w14:paraId="471712F4"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p>
    <w:p w14:paraId="5B3EEE7C"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r w:rsidRPr="00065B98">
        <w:rPr>
          <w:rFonts w:ascii="Courier New" w:eastAsia="Times New Roman" w:hAnsi="Courier New" w:cs="Courier New"/>
          <w:color w:val="000000"/>
          <w:kern w:val="0"/>
          <w:sz w:val="20"/>
          <w:szCs w:val="20"/>
          <w:bdr w:val="none" w:sz="0" w:space="0" w:color="auto" w:frame="1"/>
          <w14:ligatures w14:val="none"/>
        </w:rPr>
        <w:t>Apr 1–25      Sprint 1: EoI form + NOC dashboard + OCOG/IOC visibility,</w:t>
      </w:r>
    </w:p>
    <w:p w14:paraId="184FEEB4"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r w:rsidRPr="00065B98">
        <w:rPr>
          <w:rFonts w:ascii="Courier New" w:eastAsia="Times New Roman" w:hAnsi="Courier New" w:cs="Courier New"/>
          <w:color w:val="000000"/>
          <w:kern w:val="0"/>
          <w:sz w:val="20"/>
          <w:szCs w:val="20"/>
          <w:bdr w:val="none" w:sz="0" w:space="0" w:color="auto" w:frame="1"/>
          <w14:ligatures w14:val="none"/>
        </w:rPr>
        <w:t xml:space="preserve">              </w:t>
      </w:r>
      <w:proofErr w:type="spellStart"/>
      <w:r w:rsidRPr="00065B98">
        <w:rPr>
          <w:rFonts w:ascii="Courier New" w:eastAsia="Times New Roman" w:hAnsi="Courier New" w:cs="Courier New"/>
          <w:color w:val="000000"/>
          <w:kern w:val="0"/>
          <w:sz w:val="20"/>
          <w:szCs w:val="20"/>
          <w:bdr w:val="none" w:sz="0" w:space="0" w:color="auto" w:frame="1"/>
          <w14:ligatures w14:val="none"/>
        </w:rPr>
        <w:t>PbN</w:t>
      </w:r>
      <w:proofErr w:type="spellEnd"/>
      <w:r w:rsidRPr="00065B98">
        <w:rPr>
          <w:rFonts w:ascii="Courier New" w:eastAsia="Times New Roman" w:hAnsi="Courier New" w:cs="Courier New"/>
          <w:color w:val="000000"/>
          <w:kern w:val="0"/>
          <w:sz w:val="20"/>
          <w:szCs w:val="20"/>
          <w:bdr w:val="none" w:sz="0" w:space="0" w:color="auto" w:frame="1"/>
          <w14:ligatures w14:val="none"/>
        </w:rPr>
        <w:t xml:space="preserve"> allocation + OCOG approval + ENR screens (all in v0.1),</w:t>
      </w:r>
    </w:p>
    <w:p w14:paraId="4D853932"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r w:rsidRPr="00065B98">
        <w:rPr>
          <w:rFonts w:ascii="Courier New" w:eastAsia="Times New Roman" w:hAnsi="Courier New" w:cs="Courier New"/>
          <w:color w:val="000000"/>
          <w:kern w:val="0"/>
          <w:sz w:val="20"/>
          <w:szCs w:val="20"/>
          <w:bdr w:val="none" w:sz="0" w:space="0" w:color="auto" w:frame="1"/>
          <w14:ligatures w14:val="none"/>
        </w:rPr>
        <w:t xml:space="preserve">              auth (3 roles), DB schema, </w:t>
      </w:r>
      <w:proofErr w:type="spellStart"/>
      <w:r w:rsidRPr="00065B98">
        <w:rPr>
          <w:rFonts w:ascii="Courier New" w:eastAsia="Times New Roman" w:hAnsi="Courier New" w:cs="Courier New"/>
          <w:color w:val="000000"/>
          <w:kern w:val="0"/>
          <w:sz w:val="20"/>
          <w:szCs w:val="20"/>
          <w:bdr w:val="none" w:sz="0" w:space="0" w:color="auto" w:frame="1"/>
          <w14:ligatures w14:val="none"/>
        </w:rPr>
        <w:t>AcrStubClient</w:t>
      </w:r>
      <w:proofErr w:type="spellEnd"/>
      <w:r w:rsidRPr="00065B98">
        <w:rPr>
          <w:rFonts w:ascii="Courier New" w:eastAsia="Times New Roman" w:hAnsi="Courier New" w:cs="Courier New"/>
          <w:color w:val="000000"/>
          <w:kern w:val="0"/>
          <w:sz w:val="20"/>
          <w:szCs w:val="20"/>
          <w:bdr w:val="none" w:sz="0" w:space="0" w:color="auto" w:frame="1"/>
          <w14:ligatures w14:val="none"/>
        </w:rPr>
        <w:t>, quota model.</w:t>
      </w:r>
    </w:p>
    <w:p w14:paraId="0AF009C9"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p>
    <w:p w14:paraId="35B41699"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r w:rsidRPr="00065B98">
        <w:rPr>
          <w:rFonts w:ascii="Courier New" w:eastAsia="Times New Roman" w:hAnsi="Courier New" w:cs="Courier New"/>
          <w:color w:val="000000"/>
          <w:kern w:val="0"/>
          <w:sz w:val="20"/>
          <w:szCs w:val="20"/>
          <w:bdr w:val="none" w:sz="0" w:space="0" w:color="auto" w:frame="1"/>
          <w14:ligatures w14:val="none"/>
        </w:rPr>
        <w:t>Apr 25–Jun 30 Hardening, capacity testing, security review, OCOG UAT.</w:t>
      </w:r>
    </w:p>
    <w:p w14:paraId="58D3B65C"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p>
    <w:p w14:paraId="4D07CBE6"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r w:rsidRPr="00065B98">
        <w:rPr>
          <w:rFonts w:ascii="Courier New" w:eastAsia="Times New Roman" w:hAnsi="Courier New" w:cs="Courier New"/>
          <w:color w:val="000000"/>
          <w:kern w:val="0"/>
          <w:sz w:val="20"/>
          <w:szCs w:val="20"/>
          <w:bdr w:val="none" w:sz="0" w:space="0" w:color="auto" w:frame="1"/>
          <w14:ligatures w14:val="none"/>
        </w:rPr>
        <w:t>Jun 1         ACR integration go/no-go gate.</w:t>
      </w:r>
    </w:p>
    <w:p w14:paraId="3F2626A6"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p>
    <w:p w14:paraId="35A57DF4"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r w:rsidRPr="00065B98">
        <w:rPr>
          <w:rFonts w:ascii="Courier New" w:eastAsia="Times New Roman" w:hAnsi="Courier New" w:cs="Courier New"/>
          <w:color w:val="000000"/>
          <w:kern w:val="0"/>
          <w:sz w:val="20"/>
          <w:szCs w:val="20"/>
          <w:bdr w:val="none" w:sz="0" w:space="0" w:color="auto" w:frame="1"/>
          <w14:ligatures w14:val="none"/>
        </w:rPr>
        <w:t xml:space="preserve">Jul 1–Aug </w:t>
      </w:r>
      <w:proofErr w:type="gramStart"/>
      <w:r w:rsidRPr="00065B98">
        <w:rPr>
          <w:rFonts w:ascii="Courier New" w:eastAsia="Times New Roman" w:hAnsi="Courier New" w:cs="Courier New"/>
          <w:color w:val="000000"/>
          <w:kern w:val="0"/>
          <w:sz w:val="20"/>
          <w:szCs w:val="20"/>
          <w:bdr w:val="none" w:sz="0" w:space="0" w:color="auto" w:frame="1"/>
          <w14:ligatures w14:val="none"/>
        </w:rPr>
        <w:t>10  Production</w:t>
      </w:r>
      <w:proofErr w:type="gramEnd"/>
      <w:r w:rsidRPr="00065B98">
        <w:rPr>
          <w:rFonts w:ascii="Courier New" w:eastAsia="Times New Roman" w:hAnsi="Courier New" w:cs="Courier New"/>
          <w:color w:val="000000"/>
          <w:kern w:val="0"/>
          <w:sz w:val="20"/>
          <w:szCs w:val="20"/>
          <w:bdr w:val="none" w:sz="0" w:space="0" w:color="auto" w:frame="1"/>
          <w14:ligatures w14:val="none"/>
        </w:rPr>
        <w:t xml:space="preserve"> deployment, final QA, NOC onboarding.</w:t>
      </w:r>
    </w:p>
    <w:p w14:paraId="28DDD6B4"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r w:rsidRPr="00065B98">
        <w:rPr>
          <w:rFonts w:ascii="Courier New" w:eastAsia="Times New Roman" w:hAnsi="Courier New" w:cs="Courier New"/>
          <w:color w:val="000000"/>
          <w:kern w:val="0"/>
          <w:sz w:val="20"/>
          <w:szCs w:val="20"/>
          <w:bdr w:val="none" w:sz="0" w:space="0" w:color="auto" w:frame="1"/>
          <w14:ligatures w14:val="none"/>
        </w:rPr>
        <w:t xml:space="preserve">              IOC imports quota totals from Excel.</w:t>
      </w:r>
    </w:p>
    <w:p w14:paraId="618281CB"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p>
    <w:p w14:paraId="66BA30BF"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r w:rsidRPr="00065B98">
        <w:rPr>
          <w:rFonts w:ascii="Courier New" w:eastAsia="Times New Roman" w:hAnsi="Courier New" w:cs="Courier New"/>
          <w:color w:val="000000"/>
          <w:kern w:val="0"/>
          <w:sz w:val="20"/>
          <w:szCs w:val="20"/>
          <w:bdr w:val="none" w:sz="0" w:space="0" w:color="auto" w:frame="1"/>
          <w14:ligatures w14:val="none"/>
        </w:rPr>
        <w:t>Aug 24        Portal goes live — EoI window opens.</w:t>
      </w:r>
    </w:p>
    <w:p w14:paraId="0FECEDBA"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r w:rsidRPr="00065B98">
        <w:rPr>
          <w:rFonts w:ascii="Courier New" w:eastAsia="Times New Roman" w:hAnsi="Courier New" w:cs="Courier New"/>
          <w:color w:val="000000"/>
          <w:kern w:val="0"/>
          <w:sz w:val="20"/>
          <w:szCs w:val="20"/>
          <w:bdr w:val="none" w:sz="0" w:space="0" w:color="auto" w:frame="1"/>
          <w14:ligatures w14:val="none"/>
        </w:rPr>
        <w:t xml:space="preserve">              </w:t>
      </w:r>
      <w:proofErr w:type="spellStart"/>
      <w:r w:rsidRPr="00065B98">
        <w:rPr>
          <w:rFonts w:ascii="Courier New" w:eastAsia="Times New Roman" w:hAnsi="Courier New" w:cs="Courier New"/>
          <w:color w:val="000000"/>
          <w:kern w:val="0"/>
          <w:sz w:val="20"/>
          <w:szCs w:val="20"/>
          <w:bdr w:val="none" w:sz="0" w:space="0" w:color="auto" w:frame="1"/>
          <w14:ligatures w14:val="none"/>
        </w:rPr>
        <w:t>PbN</w:t>
      </w:r>
      <w:proofErr w:type="spellEnd"/>
      <w:r w:rsidRPr="00065B98">
        <w:rPr>
          <w:rFonts w:ascii="Courier New" w:eastAsia="Times New Roman" w:hAnsi="Courier New" w:cs="Courier New"/>
          <w:color w:val="000000"/>
          <w:kern w:val="0"/>
          <w:sz w:val="20"/>
          <w:szCs w:val="20"/>
          <w:bdr w:val="none" w:sz="0" w:space="0" w:color="auto" w:frame="1"/>
          <w14:ligatures w14:val="none"/>
        </w:rPr>
        <w:t xml:space="preserve"> + ENR software live; </w:t>
      </w:r>
      <w:proofErr w:type="spellStart"/>
      <w:r w:rsidRPr="00065B98">
        <w:rPr>
          <w:rFonts w:ascii="Courier New" w:eastAsia="Times New Roman" w:hAnsi="Courier New" w:cs="Courier New"/>
          <w:color w:val="000000"/>
          <w:kern w:val="0"/>
          <w:sz w:val="20"/>
          <w:szCs w:val="20"/>
          <w:bdr w:val="none" w:sz="0" w:space="0" w:color="auto" w:frame="1"/>
          <w14:ligatures w14:val="none"/>
        </w:rPr>
        <w:t>PbN</w:t>
      </w:r>
      <w:proofErr w:type="spellEnd"/>
      <w:r w:rsidRPr="00065B98">
        <w:rPr>
          <w:rFonts w:ascii="Courier New" w:eastAsia="Times New Roman" w:hAnsi="Courier New" w:cs="Courier New"/>
          <w:color w:val="000000"/>
          <w:kern w:val="0"/>
          <w:sz w:val="20"/>
          <w:szCs w:val="20"/>
          <w:bdr w:val="none" w:sz="0" w:space="0" w:color="auto" w:frame="1"/>
          <w14:ligatures w14:val="none"/>
        </w:rPr>
        <w:t xml:space="preserve"> process launches Oct 5.</w:t>
      </w:r>
    </w:p>
    <w:p w14:paraId="0F689FFC"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p>
    <w:p w14:paraId="3BCE4EDA"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r w:rsidRPr="00065B98">
        <w:rPr>
          <w:rFonts w:ascii="Courier New" w:eastAsia="Times New Roman" w:hAnsi="Courier New" w:cs="Courier New"/>
          <w:color w:val="000000"/>
          <w:kern w:val="0"/>
          <w:sz w:val="20"/>
          <w:szCs w:val="20"/>
          <w:bdr w:val="none" w:sz="0" w:space="0" w:color="auto" w:frame="1"/>
          <w14:ligatures w14:val="none"/>
        </w:rPr>
        <w:t>Sep 1–25      v1.1: ACR real-time sync + ENR undertaking in-system.</w:t>
      </w:r>
    </w:p>
    <w:p w14:paraId="74B3E5E5"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r w:rsidRPr="00065B98">
        <w:rPr>
          <w:rFonts w:ascii="Courier New" w:eastAsia="Times New Roman" w:hAnsi="Courier New" w:cs="Courier New"/>
          <w:color w:val="000000"/>
          <w:kern w:val="0"/>
          <w:sz w:val="20"/>
          <w:szCs w:val="20"/>
          <w:bdr w:val="none" w:sz="0" w:space="0" w:color="auto" w:frame="1"/>
          <w14:ligatures w14:val="none"/>
        </w:rPr>
        <w:t xml:space="preserve">              (</w:t>
      </w:r>
      <w:proofErr w:type="spellStart"/>
      <w:r w:rsidRPr="00065B98">
        <w:rPr>
          <w:rFonts w:ascii="Courier New" w:eastAsia="Times New Roman" w:hAnsi="Courier New" w:cs="Courier New"/>
          <w:color w:val="000000"/>
          <w:kern w:val="0"/>
          <w:sz w:val="20"/>
          <w:szCs w:val="20"/>
          <w:bdr w:val="none" w:sz="0" w:space="0" w:color="auto" w:frame="1"/>
          <w14:ligatures w14:val="none"/>
        </w:rPr>
        <w:t>PbN</w:t>
      </w:r>
      <w:proofErr w:type="spellEnd"/>
      <w:r w:rsidRPr="00065B98">
        <w:rPr>
          <w:rFonts w:ascii="Courier New" w:eastAsia="Times New Roman" w:hAnsi="Courier New" w:cs="Courier New"/>
          <w:color w:val="000000"/>
          <w:kern w:val="0"/>
          <w:sz w:val="20"/>
          <w:szCs w:val="20"/>
          <w:bdr w:val="none" w:sz="0" w:space="0" w:color="auto" w:frame="1"/>
          <w14:ligatures w14:val="none"/>
        </w:rPr>
        <w:t xml:space="preserve"> software already shipped in v1; v1.1 adds ACR</w:t>
      </w:r>
    </w:p>
    <w:p w14:paraId="34878731"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r w:rsidRPr="00065B98">
        <w:rPr>
          <w:rFonts w:ascii="Courier New" w:eastAsia="Times New Roman" w:hAnsi="Courier New" w:cs="Courier New"/>
          <w:color w:val="000000"/>
          <w:kern w:val="0"/>
          <w:sz w:val="20"/>
          <w:szCs w:val="20"/>
          <w:bdr w:val="none" w:sz="0" w:space="0" w:color="auto" w:frame="1"/>
          <w14:ligatures w14:val="none"/>
        </w:rPr>
        <w:t xml:space="preserve">              integration before the </w:t>
      </w:r>
      <w:proofErr w:type="spellStart"/>
      <w:r w:rsidRPr="00065B98">
        <w:rPr>
          <w:rFonts w:ascii="Courier New" w:eastAsia="Times New Roman" w:hAnsi="Courier New" w:cs="Courier New"/>
          <w:color w:val="000000"/>
          <w:kern w:val="0"/>
          <w:sz w:val="20"/>
          <w:szCs w:val="20"/>
          <w:bdr w:val="none" w:sz="0" w:space="0" w:color="auto" w:frame="1"/>
          <w14:ligatures w14:val="none"/>
        </w:rPr>
        <w:t>PbN</w:t>
      </w:r>
      <w:proofErr w:type="spellEnd"/>
      <w:r w:rsidRPr="00065B98">
        <w:rPr>
          <w:rFonts w:ascii="Courier New" w:eastAsia="Times New Roman" w:hAnsi="Courier New" w:cs="Courier New"/>
          <w:color w:val="000000"/>
          <w:kern w:val="0"/>
          <w:sz w:val="20"/>
          <w:szCs w:val="20"/>
          <w:bdr w:val="none" w:sz="0" w:space="0" w:color="auto" w:frame="1"/>
          <w14:ligatures w14:val="none"/>
        </w:rPr>
        <w:t xml:space="preserve"> allocation process opens)</w:t>
      </w:r>
    </w:p>
    <w:p w14:paraId="4E5A2629"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p>
    <w:p w14:paraId="7376D80B"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r w:rsidRPr="00065B98">
        <w:rPr>
          <w:rFonts w:ascii="Courier New" w:eastAsia="Times New Roman" w:hAnsi="Courier New" w:cs="Courier New"/>
          <w:color w:val="000000"/>
          <w:kern w:val="0"/>
          <w:sz w:val="20"/>
          <w:szCs w:val="20"/>
          <w:bdr w:val="none" w:sz="0" w:space="0" w:color="auto" w:frame="1"/>
          <w14:ligatures w14:val="none"/>
        </w:rPr>
        <w:t>Oct 5         Press by Number process launches (v1.1 must be live).</w:t>
      </w:r>
    </w:p>
    <w:p w14:paraId="314B2671"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p>
    <w:p w14:paraId="2B0E8E0D"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r w:rsidRPr="00065B98">
        <w:rPr>
          <w:rFonts w:ascii="Courier New" w:eastAsia="Times New Roman" w:hAnsi="Courier New" w:cs="Courier New"/>
          <w:color w:val="000000"/>
          <w:kern w:val="0"/>
          <w:sz w:val="20"/>
          <w:szCs w:val="20"/>
          <w:bdr w:val="none" w:sz="0" w:space="0" w:color="auto" w:frame="1"/>
          <w14:ligatures w14:val="none"/>
        </w:rPr>
        <w:t>Oct 23        Portal closes for new EoI applications.</w:t>
      </w:r>
    </w:p>
    <w:p w14:paraId="686C49C2"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p>
    <w:p w14:paraId="1D568ACB"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r w:rsidRPr="00065B98">
        <w:rPr>
          <w:rFonts w:ascii="Courier New" w:eastAsia="Times New Roman" w:hAnsi="Courier New" w:cs="Courier New"/>
          <w:color w:val="000000"/>
          <w:kern w:val="0"/>
          <w:sz w:val="20"/>
          <w:szCs w:val="20"/>
          <w:bdr w:val="none" w:sz="0" w:space="0" w:color="auto" w:frame="1"/>
          <w14:ligatures w14:val="none"/>
        </w:rPr>
        <w:t xml:space="preserve">Dec 18, </w:t>
      </w:r>
      <w:proofErr w:type="gramStart"/>
      <w:r w:rsidRPr="00065B98">
        <w:rPr>
          <w:rFonts w:ascii="Courier New" w:eastAsia="Times New Roman" w:hAnsi="Courier New" w:cs="Courier New"/>
          <w:color w:val="000000"/>
          <w:kern w:val="0"/>
          <w:sz w:val="20"/>
          <w:szCs w:val="20"/>
          <w:bdr w:val="none" w:sz="0" w:space="0" w:color="auto" w:frame="1"/>
          <w14:ligatures w14:val="none"/>
        </w:rPr>
        <w:t>2026  Press</w:t>
      </w:r>
      <w:proofErr w:type="gramEnd"/>
      <w:r w:rsidRPr="00065B98">
        <w:rPr>
          <w:rFonts w:ascii="Courier New" w:eastAsia="Times New Roman" w:hAnsi="Courier New" w:cs="Courier New"/>
          <w:color w:val="000000"/>
          <w:kern w:val="0"/>
          <w:sz w:val="20"/>
          <w:szCs w:val="20"/>
          <w:bdr w:val="none" w:sz="0" w:space="0" w:color="auto" w:frame="1"/>
          <w14:ligatures w14:val="none"/>
        </w:rPr>
        <w:t xml:space="preserve"> by Number closes.</w:t>
      </w:r>
    </w:p>
    <w:p w14:paraId="1C175621"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p>
    <w:p w14:paraId="464FF54C"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r w:rsidRPr="00065B98">
        <w:rPr>
          <w:rFonts w:ascii="Courier New" w:eastAsia="Times New Roman" w:hAnsi="Courier New" w:cs="Courier New"/>
          <w:color w:val="000000"/>
          <w:kern w:val="0"/>
          <w:sz w:val="20"/>
          <w:szCs w:val="20"/>
          <w:bdr w:val="none" w:sz="0" w:space="0" w:color="auto" w:frame="1"/>
          <w14:ligatures w14:val="none"/>
        </w:rPr>
        <w:t xml:space="preserve">Oct 14, </w:t>
      </w:r>
      <w:proofErr w:type="gramStart"/>
      <w:r w:rsidRPr="00065B98">
        <w:rPr>
          <w:rFonts w:ascii="Courier New" w:eastAsia="Times New Roman" w:hAnsi="Courier New" w:cs="Courier New"/>
          <w:color w:val="000000"/>
          <w:kern w:val="0"/>
          <w:sz w:val="20"/>
          <w:szCs w:val="20"/>
          <w:bdr w:val="none" w:sz="0" w:space="0" w:color="auto" w:frame="1"/>
          <w14:ligatures w14:val="none"/>
        </w:rPr>
        <w:t>2027  Press</w:t>
      </w:r>
      <w:proofErr w:type="gramEnd"/>
      <w:r w:rsidRPr="00065B98">
        <w:rPr>
          <w:rFonts w:ascii="Courier New" w:eastAsia="Times New Roman" w:hAnsi="Courier New" w:cs="Courier New"/>
          <w:color w:val="000000"/>
          <w:kern w:val="0"/>
          <w:sz w:val="20"/>
          <w:szCs w:val="20"/>
          <w:bdr w:val="none" w:sz="0" w:space="0" w:color="auto" w:frame="1"/>
          <w14:ligatures w14:val="none"/>
        </w:rPr>
        <w:t xml:space="preserve"> by Name launches (via ACR system).</w:t>
      </w:r>
    </w:p>
    <w:p w14:paraId="04823F20"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p>
    <w:p w14:paraId="13BC724A"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r w:rsidRPr="00065B98">
        <w:rPr>
          <w:rFonts w:ascii="Courier New" w:eastAsia="Times New Roman" w:hAnsi="Courier New" w:cs="Courier New"/>
          <w:color w:val="000000"/>
          <w:kern w:val="0"/>
          <w:sz w:val="20"/>
          <w:szCs w:val="20"/>
          <w:bdr w:val="none" w:sz="0" w:space="0" w:color="auto" w:frame="1"/>
          <w14:ligatures w14:val="none"/>
        </w:rPr>
        <w:t xml:space="preserve">Feb 14, </w:t>
      </w:r>
      <w:proofErr w:type="gramStart"/>
      <w:r w:rsidRPr="00065B98">
        <w:rPr>
          <w:rFonts w:ascii="Courier New" w:eastAsia="Times New Roman" w:hAnsi="Courier New" w:cs="Courier New"/>
          <w:color w:val="000000"/>
          <w:kern w:val="0"/>
          <w:sz w:val="20"/>
          <w:szCs w:val="20"/>
          <w:bdr w:val="none" w:sz="0" w:space="0" w:color="auto" w:frame="1"/>
          <w14:ligatures w14:val="none"/>
        </w:rPr>
        <w:t>2028  Press</w:t>
      </w:r>
      <w:proofErr w:type="gramEnd"/>
      <w:r w:rsidRPr="00065B98">
        <w:rPr>
          <w:rFonts w:ascii="Courier New" w:eastAsia="Times New Roman" w:hAnsi="Courier New" w:cs="Courier New"/>
          <w:color w:val="000000"/>
          <w:kern w:val="0"/>
          <w:sz w:val="20"/>
          <w:szCs w:val="20"/>
          <w:bdr w:val="none" w:sz="0" w:space="0" w:color="auto" w:frame="1"/>
          <w14:ligatures w14:val="none"/>
        </w:rPr>
        <w:t xml:space="preserve"> by Name closes.</w:t>
      </w:r>
    </w:p>
    <w:p w14:paraId="3F79352F"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bdr w:val="none" w:sz="0" w:space="0" w:color="auto" w:frame="1"/>
          <w14:ligatures w14:val="none"/>
        </w:rPr>
      </w:pPr>
    </w:p>
    <w:p w14:paraId="27FA1DAC" w14:textId="77777777" w:rsidR="00065B98" w:rsidRPr="00065B98" w:rsidRDefault="00065B98" w:rsidP="00065B98">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kern w:val="0"/>
          <w:sz w:val="20"/>
          <w:szCs w:val="20"/>
          <w14:ligatures w14:val="none"/>
        </w:rPr>
      </w:pPr>
      <w:r w:rsidRPr="00065B98">
        <w:rPr>
          <w:rFonts w:ascii="Courier New" w:eastAsia="Times New Roman" w:hAnsi="Courier New" w:cs="Courier New"/>
          <w:color w:val="000000"/>
          <w:kern w:val="0"/>
          <w:sz w:val="20"/>
          <w:szCs w:val="20"/>
          <w:bdr w:val="none" w:sz="0" w:space="0" w:color="auto" w:frame="1"/>
          <w14:ligatures w14:val="none"/>
        </w:rPr>
        <w:t>Summer 2028   LA28 Olympic Games.</w:t>
      </w:r>
    </w:p>
    <w:p w14:paraId="415121E8" w14:textId="77777777" w:rsidR="00065B98" w:rsidRPr="00065B98" w:rsidRDefault="00000000" w:rsidP="00065B98">
      <w:pPr>
        <w:spacing w:after="0" w:line="240" w:lineRule="auto"/>
        <w:rPr>
          <w:rFonts w:ascii="Helvetica" w:eastAsia="Times New Roman" w:hAnsi="Helvetica" w:cs="Times New Roman"/>
          <w:kern w:val="0"/>
          <w:sz w:val="21"/>
          <w:szCs w:val="21"/>
          <w14:ligatures w14:val="none"/>
        </w:rPr>
      </w:pPr>
      <w:r>
        <w:rPr>
          <w:rFonts w:ascii="Times New Roman" w:eastAsia="Times New Roman" w:hAnsi="Times New Roman" w:cs="Times New Roman"/>
          <w:noProof/>
          <w:kern w:val="0"/>
        </w:rPr>
        <w:pict w14:anchorId="55953459">
          <v:rect id="_x0000_i1045" style="width:0;height:3pt" o:hralign="center" o:hrstd="t" o:hrnoshade="t" o:hr="t" fillcolor="#ccc" stroked="f"/>
        </w:pict>
      </w:r>
    </w:p>
    <w:p w14:paraId="608E93A0" w14:textId="77777777" w:rsidR="00065B98" w:rsidRPr="00065B98" w:rsidRDefault="00065B98" w:rsidP="00065B98">
      <w:pPr>
        <w:pBdr>
          <w:bottom w:val="single" w:sz="6" w:space="0" w:color="CCCCCC"/>
        </w:pBdr>
        <w:shd w:val="clear" w:color="auto" w:fill="FFFFFF"/>
        <w:spacing w:before="300" w:after="150" w:line="240" w:lineRule="auto"/>
        <w:outlineLvl w:val="1"/>
        <w:rPr>
          <w:rFonts w:ascii="Helvetica" w:eastAsia="Times New Roman" w:hAnsi="Helvetica" w:cs="Times New Roman"/>
          <w:b/>
          <w:bCs/>
          <w:color w:val="000000"/>
          <w:kern w:val="0"/>
          <w:sz w:val="36"/>
          <w:szCs w:val="36"/>
          <w14:ligatures w14:val="none"/>
        </w:rPr>
      </w:pPr>
      <w:r w:rsidRPr="00065B98">
        <w:rPr>
          <w:rFonts w:ascii="Helvetica" w:eastAsia="Times New Roman" w:hAnsi="Helvetica" w:cs="Times New Roman"/>
          <w:b/>
          <w:bCs/>
          <w:color w:val="000000"/>
          <w:kern w:val="0"/>
          <w:sz w:val="36"/>
          <w:szCs w:val="36"/>
          <w14:ligatures w14:val="none"/>
        </w:rPr>
        <w:t>Success Criteria</w:t>
      </w:r>
    </w:p>
    <w:p w14:paraId="58C252DD" w14:textId="77777777" w:rsidR="00065B98" w:rsidRPr="00065B98" w:rsidRDefault="00065B98" w:rsidP="00065B98">
      <w:pPr>
        <w:numPr>
          <w:ilvl w:val="0"/>
          <w:numId w:val="6"/>
        </w:numPr>
        <w:shd w:val="clear" w:color="auto" w:fill="FFFFFF"/>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Portal live at www.olympics.com by August 24, 2026</w:t>
      </w:r>
    </w:p>
    <w:p w14:paraId="31F1DE26" w14:textId="3C82161A" w:rsidR="00065B98" w:rsidRPr="00065B98" w:rsidRDefault="00065B98" w:rsidP="00065B98">
      <w:pPr>
        <w:numPr>
          <w:ilvl w:val="0"/>
          <w:numId w:val="6"/>
        </w:numPr>
        <w:shd w:val="clear" w:color="auto" w:fill="FFFFFF"/>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206 NOCs can log in</w:t>
      </w:r>
      <w:ins w:id="156" w:author="Emma MORRIS" w:date="2026-04-02T15:46:00Z" w16du:dateUtc="2026-04-02T13:46:00Z">
        <w:r w:rsidR="003428CA">
          <w:rPr>
            <w:rFonts w:ascii="Helvetica" w:eastAsia="Times New Roman" w:hAnsi="Helvetica" w:cs="Times New Roman"/>
            <w:color w:val="000000"/>
            <w:kern w:val="0"/>
            <w:sz w:val="21"/>
            <w:szCs w:val="21"/>
            <w14:ligatures w14:val="none"/>
          </w:rPr>
          <w:t xml:space="preserve"> – this needs to be managed very smoothly with no </w:t>
        </w:r>
        <w:r w:rsidR="00401D86">
          <w:rPr>
            <w:rFonts w:ascii="Helvetica" w:eastAsia="Times New Roman" w:hAnsi="Helvetica" w:cs="Times New Roman"/>
            <w:color w:val="000000"/>
            <w:kern w:val="0"/>
            <w:sz w:val="21"/>
            <w:szCs w:val="21"/>
            <w14:ligatures w14:val="none"/>
          </w:rPr>
          <w:t>log in issues</w:t>
        </w:r>
      </w:ins>
      <w:ins w:id="157" w:author="Emma MORRIS" w:date="2026-04-02T15:47:00Z" w16du:dateUtc="2026-04-02T13:47:00Z">
        <w:r w:rsidR="00401D86">
          <w:rPr>
            <w:rFonts w:ascii="Helvetica" w:eastAsia="Times New Roman" w:hAnsi="Helvetica" w:cs="Times New Roman"/>
            <w:color w:val="000000"/>
            <w:kern w:val="0"/>
            <w:sz w:val="21"/>
            <w:szCs w:val="21"/>
            <w14:ligatures w14:val="none"/>
          </w:rPr>
          <w:t xml:space="preserve"> (remember that many small NOCs will need to use the </w:t>
        </w:r>
        <w:proofErr w:type="gramStart"/>
        <w:r w:rsidR="00401D86">
          <w:rPr>
            <w:rFonts w:ascii="Helvetica" w:eastAsia="Times New Roman" w:hAnsi="Helvetica" w:cs="Times New Roman"/>
            <w:color w:val="000000"/>
            <w:kern w:val="0"/>
            <w:sz w:val="21"/>
            <w:szCs w:val="21"/>
            <w14:ligatures w14:val="none"/>
          </w:rPr>
          <w:t>system</w:t>
        </w:r>
        <w:proofErr w:type="gramEnd"/>
        <w:r w:rsidR="00401D86">
          <w:rPr>
            <w:rFonts w:ascii="Helvetica" w:eastAsia="Times New Roman" w:hAnsi="Helvetica" w:cs="Times New Roman"/>
            <w:color w:val="000000"/>
            <w:kern w:val="0"/>
            <w:sz w:val="21"/>
            <w:szCs w:val="21"/>
            <w14:ligatures w14:val="none"/>
          </w:rPr>
          <w:t xml:space="preserve"> so it needs to be simple</w:t>
        </w:r>
        <w:proofErr w:type="gramStart"/>
        <w:r w:rsidR="00401D86">
          <w:rPr>
            <w:rFonts w:ascii="Helvetica" w:eastAsia="Times New Roman" w:hAnsi="Helvetica" w:cs="Times New Roman"/>
            <w:color w:val="000000"/>
            <w:kern w:val="0"/>
            <w:sz w:val="21"/>
            <w:szCs w:val="21"/>
            <w14:ligatures w14:val="none"/>
          </w:rPr>
          <w:t xml:space="preserve">) </w:t>
        </w:r>
      </w:ins>
      <w:r w:rsidRPr="00065B98">
        <w:rPr>
          <w:rFonts w:ascii="Helvetica" w:eastAsia="Times New Roman" w:hAnsi="Helvetica" w:cs="Times New Roman"/>
          <w:color w:val="000000"/>
          <w:kern w:val="0"/>
          <w:sz w:val="21"/>
          <w:szCs w:val="21"/>
          <w14:ligatures w14:val="none"/>
        </w:rPr>
        <w:t>,</w:t>
      </w:r>
      <w:proofErr w:type="gramEnd"/>
      <w:r w:rsidRPr="00065B98">
        <w:rPr>
          <w:rFonts w:ascii="Helvetica" w:eastAsia="Times New Roman" w:hAnsi="Helvetica" w:cs="Times New Roman"/>
          <w:color w:val="000000"/>
          <w:kern w:val="0"/>
          <w:sz w:val="21"/>
          <w:szCs w:val="21"/>
          <w14:ligatures w14:val="none"/>
        </w:rPr>
        <w:t xml:space="preserve"> review EoI applications, and manage their </w:t>
      </w:r>
      <w:proofErr w:type="spellStart"/>
      <w:r w:rsidRPr="00065B98">
        <w:rPr>
          <w:rFonts w:ascii="Helvetica" w:eastAsia="Times New Roman" w:hAnsi="Helvetica" w:cs="Times New Roman"/>
          <w:color w:val="000000"/>
          <w:kern w:val="0"/>
          <w:sz w:val="21"/>
          <w:szCs w:val="21"/>
          <w14:ligatures w14:val="none"/>
        </w:rPr>
        <w:t>PbN</w:t>
      </w:r>
      <w:proofErr w:type="spellEnd"/>
      <w:r w:rsidRPr="00065B98">
        <w:rPr>
          <w:rFonts w:ascii="Helvetica" w:eastAsia="Times New Roman" w:hAnsi="Helvetica" w:cs="Times New Roman"/>
          <w:color w:val="000000"/>
          <w:kern w:val="0"/>
          <w:sz w:val="21"/>
          <w:szCs w:val="21"/>
          <w14:ligatures w14:val="none"/>
        </w:rPr>
        <w:t xml:space="preserve"> allocations</w:t>
      </w:r>
    </w:p>
    <w:p w14:paraId="26E426EE" w14:textId="377B3F6A" w:rsidR="00065B98" w:rsidRPr="00065B98" w:rsidRDefault="00065B98" w:rsidP="00065B98">
      <w:pPr>
        <w:numPr>
          <w:ilvl w:val="0"/>
          <w:numId w:val="6"/>
        </w:numPr>
        <w:shd w:val="clear" w:color="auto" w:fill="FFFFFF"/>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OCOG</w:t>
      </w:r>
      <w:ins w:id="158" w:author="Emma MORRIS" w:date="2026-04-02T10:30:00Z" w16du:dateUtc="2026-04-02T08:30:00Z">
        <w:r w:rsidR="007937B0">
          <w:rPr>
            <w:rFonts w:ascii="Helvetica" w:eastAsia="Times New Roman" w:hAnsi="Helvetica" w:cs="Times New Roman"/>
            <w:color w:val="000000"/>
            <w:kern w:val="0"/>
            <w:sz w:val="21"/>
            <w:szCs w:val="21"/>
            <w14:ligatures w14:val="none"/>
          </w:rPr>
          <w:t xml:space="preserve"> /IOC</w:t>
        </w:r>
      </w:ins>
      <w:r w:rsidRPr="00065B98">
        <w:rPr>
          <w:rFonts w:ascii="Helvetica" w:eastAsia="Times New Roman" w:hAnsi="Helvetica" w:cs="Times New Roman"/>
          <w:color w:val="000000"/>
          <w:kern w:val="0"/>
          <w:sz w:val="21"/>
          <w:szCs w:val="21"/>
          <w14:ligatures w14:val="none"/>
        </w:rPr>
        <w:t xml:space="preserve"> can formally approve </w:t>
      </w:r>
      <w:proofErr w:type="spellStart"/>
      <w:r w:rsidRPr="00065B98">
        <w:rPr>
          <w:rFonts w:ascii="Helvetica" w:eastAsia="Times New Roman" w:hAnsi="Helvetica" w:cs="Times New Roman"/>
          <w:color w:val="000000"/>
          <w:kern w:val="0"/>
          <w:sz w:val="21"/>
          <w:szCs w:val="21"/>
          <w14:ligatures w14:val="none"/>
        </w:rPr>
        <w:t>PbN</w:t>
      </w:r>
      <w:proofErr w:type="spellEnd"/>
      <w:r w:rsidRPr="00065B98">
        <w:rPr>
          <w:rFonts w:ascii="Helvetica" w:eastAsia="Times New Roman" w:hAnsi="Helvetica" w:cs="Times New Roman"/>
          <w:color w:val="000000"/>
          <w:kern w:val="0"/>
          <w:sz w:val="21"/>
          <w:szCs w:val="21"/>
          <w14:ligatures w14:val="none"/>
        </w:rPr>
        <w:t xml:space="preserve"> allocations across all NOCs</w:t>
      </w:r>
    </w:p>
    <w:p w14:paraId="19B64B1C" w14:textId="77777777" w:rsidR="00065B98" w:rsidRPr="00065B98" w:rsidRDefault="00065B98" w:rsidP="00065B98">
      <w:pPr>
        <w:numPr>
          <w:ilvl w:val="0"/>
          <w:numId w:val="6"/>
        </w:numPr>
        <w:shd w:val="clear" w:color="auto" w:fill="FFFFFF"/>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 xml:space="preserve">IOC has real-time read-only visibility on EoI and </w:t>
      </w:r>
      <w:proofErr w:type="spellStart"/>
      <w:r w:rsidRPr="00065B98">
        <w:rPr>
          <w:rFonts w:ascii="Helvetica" w:eastAsia="Times New Roman" w:hAnsi="Helvetica" w:cs="Times New Roman"/>
          <w:color w:val="000000"/>
          <w:kern w:val="0"/>
          <w:sz w:val="21"/>
          <w:szCs w:val="21"/>
          <w14:ligatures w14:val="none"/>
        </w:rPr>
        <w:t>PbN</w:t>
      </w:r>
      <w:proofErr w:type="spellEnd"/>
      <w:r w:rsidRPr="00065B98">
        <w:rPr>
          <w:rFonts w:ascii="Helvetica" w:eastAsia="Times New Roman" w:hAnsi="Helvetica" w:cs="Times New Roman"/>
          <w:color w:val="000000"/>
          <w:kern w:val="0"/>
          <w:sz w:val="21"/>
          <w:szCs w:val="21"/>
          <w14:ligatures w14:val="none"/>
        </w:rPr>
        <w:t>; manages ENR from holdback pool</w:t>
      </w:r>
    </w:p>
    <w:p w14:paraId="016C3210" w14:textId="77777777" w:rsidR="00065B98" w:rsidRPr="00065B98" w:rsidRDefault="00065B98" w:rsidP="00065B98">
      <w:pPr>
        <w:numPr>
          <w:ilvl w:val="0"/>
          <w:numId w:val="6"/>
        </w:numPr>
        <w:shd w:val="clear" w:color="auto" w:fill="FFFFFF"/>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lastRenderedPageBreak/>
        <w:t>Zero quota overruns — NOC cannot allocate more slots in any category than their IOC-assigned totals for that category</w:t>
      </w:r>
    </w:p>
    <w:p w14:paraId="2EC94ED4" w14:textId="77777777" w:rsidR="00065B98" w:rsidRPr="00065B98" w:rsidRDefault="00065B98" w:rsidP="00065B98">
      <w:pPr>
        <w:numPr>
          <w:ilvl w:val="0"/>
          <w:numId w:val="6"/>
        </w:numPr>
        <w:shd w:val="clear" w:color="auto" w:fill="FFFFFF"/>
        <w:spacing w:after="0" w:line="240" w:lineRule="auto"/>
        <w:rPr>
          <w:rFonts w:ascii="Helvetica" w:eastAsia="Times New Roman" w:hAnsi="Helvetica" w:cs="Times New Roman"/>
          <w:color w:val="000000"/>
          <w:kern w:val="0"/>
          <w:sz w:val="21"/>
          <w:szCs w:val="21"/>
          <w14:ligatures w14:val="none"/>
        </w:rPr>
      </w:pPr>
      <w:proofErr w:type="spellStart"/>
      <w:r w:rsidRPr="00065B98">
        <w:rPr>
          <w:rFonts w:ascii="Helvetica" w:eastAsia="Times New Roman" w:hAnsi="Helvetica" w:cs="Times New Roman"/>
          <w:color w:val="000000"/>
          <w:kern w:val="0"/>
          <w:sz w:val="21"/>
          <w:szCs w:val="21"/>
          <w14:ligatures w14:val="none"/>
        </w:rPr>
        <w:t>PbN</w:t>
      </w:r>
      <w:proofErr w:type="spellEnd"/>
      <w:r w:rsidRPr="00065B98">
        <w:rPr>
          <w:rFonts w:ascii="Helvetica" w:eastAsia="Times New Roman" w:hAnsi="Helvetica" w:cs="Times New Roman"/>
          <w:color w:val="000000"/>
          <w:kern w:val="0"/>
          <w:sz w:val="21"/>
          <w:szCs w:val="21"/>
          <w14:ligatures w14:val="none"/>
        </w:rPr>
        <w:t xml:space="preserve"> output to ACR: per-category slots (E/Es/EP/EPs/ET/EC/NOC E) + ENR per org, OCOG-approved, zero manual cleanup; IOC-Direct orgs included</w:t>
      </w:r>
    </w:p>
    <w:p w14:paraId="7BE1EBA3" w14:textId="77777777" w:rsidR="00065B98" w:rsidRPr="00065B98" w:rsidRDefault="00065B98" w:rsidP="00065B98">
      <w:pPr>
        <w:numPr>
          <w:ilvl w:val="0"/>
          <w:numId w:val="6"/>
        </w:numPr>
        <w:shd w:val="clear" w:color="auto" w:fill="FFFFFF"/>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All PII handling compliant with GDPR</w:t>
      </w:r>
    </w:p>
    <w:p w14:paraId="2519C2A4" w14:textId="5F861026" w:rsidR="00065B98" w:rsidRDefault="00065B98" w:rsidP="00065B98">
      <w:pPr>
        <w:numPr>
          <w:ilvl w:val="0"/>
          <w:numId w:val="6"/>
        </w:numPr>
        <w:shd w:val="clear" w:color="auto" w:fill="FFFFFF"/>
        <w:spacing w:after="0" w:line="240" w:lineRule="auto"/>
        <w:rPr>
          <w:ins w:id="159" w:author="Emma MORRIS" w:date="2026-04-02T15:48:00Z" w16du:dateUtc="2026-04-02T13:48:00Z"/>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 xml:space="preserve">System tested and signed off by April </w:t>
      </w:r>
      <w:proofErr w:type="gramStart"/>
      <w:r w:rsidRPr="00065B98">
        <w:rPr>
          <w:rFonts w:ascii="Helvetica" w:eastAsia="Times New Roman" w:hAnsi="Helvetica" w:cs="Times New Roman"/>
          <w:color w:val="000000"/>
          <w:kern w:val="0"/>
          <w:sz w:val="21"/>
          <w:szCs w:val="21"/>
          <w14:ligatures w14:val="none"/>
        </w:rPr>
        <w:t>2026</w:t>
      </w:r>
      <w:ins w:id="160" w:author="Emma MORRIS" w:date="2026-04-02T15:47:00Z" w16du:dateUtc="2026-04-02T13:47:00Z">
        <w:r w:rsidR="00DA7C28">
          <w:rPr>
            <w:rFonts w:ascii="Helvetica" w:eastAsia="Times New Roman" w:hAnsi="Helvetica" w:cs="Times New Roman"/>
            <w:color w:val="000000"/>
            <w:kern w:val="0"/>
            <w:sz w:val="21"/>
            <w:szCs w:val="21"/>
            <w14:ligatures w14:val="none"/>
          </w:rPr>
          <w:t xml:space="preserve">  -</w:t>
        </w:r>
        <w:proofErr w:type="gramEnd"/>
        <w:r w:rsidR="00DA7C28">
          <w:rPr>
            <w:rFonts w:ascii="Helvetica" w:eastAsia="Times New Roman" w:hAnsi="Helvetica" w:cs="Times New Roman"/>
            <w:color w:val="000000"/>
            <w:kern w:val="0"/>
            <w:sz w:val="21"/>
            <w:szCs w:val="21"/>
            <w14:ligatures w14:val="none"/>
          </w:rPr>
          <w:t xml:space="preserve"> I think April might be too early as we need to test with a small number of NOCs </w:t>
        </w:r>
      </w:ins>
    </w:p>
    <w:p w14:paraId="05C35498" w14:textId="1DB77EDF" w:rsidR="005F1580" w:rsidRPr="00065B98" w:rsidRDefault="005F1580" w:rsidP="00065B98">
      <w:pPr>
        <w:numPr>
          <w:ilvl w:val="0"/>
          <w:numId w:val="6"/>
        </w:numPr>
        <w:shd w:val="clear" w:color="auto" w:fill="FFFFFF"/>
        <w:spacing w:after="0" w:line="240" w:lineRule="auto"/>
        <w:rPr>
          <w:rFonts w:ascii="Helvetica" w:eastAsia="Times New Roman" w:hAnsi="Helvetica" w:cs="Times New Roman"/>
          <w:color w:val="000000"/>
          <w:kern w:val="0"/>
          <w:sz w:val="21"/>
          <w:szCs w:val="21"/>
          <w14:ligatures w14:val="none"/>
        </w:rPr>
      </w:pPr>
      <w:ins w:id="161" w:author="Emma MORRIS" w:date="2026-04-02T15:48:00Z" w16du:dateUtc="2026-04-02T13:48:00Z">
        <w:r>
          <w:rPr>
            <w:rFonts w:ascii="Helvetica" w:eastAsia="Times New Roman" w:hAnsi="Helvetica" w:cs="Times New Roman"/>
            <w:color w:val="000000"/>
            <w:kern w:val="0"/>
            <w:sz w:val="21"/>
            <w:szCs w:val="21"/>
            <w14:ligatures w14:val="none"/>
          </w:rPr>
          <w:t>Will the system be in French – think this is a necessity</w:t>
        </w:r>
      </w:ins>
    </w:p>
    <w:p w14:paraId="684CD761" w14:textId="77777777" w:rsidR="00065B98" w:rsidRPr="00065B98" w:rsidRDefault="00000000" w:rsidP="00065B98">
      <w:pPr>
        <w:spacing w:after="0" w:line="240" w:lineRule="auto"/>
        <w:rPr>
          <w:rFonts w:ascii="Helvetica" w:eastAsia="Times New Roman" w:hAnsi="Helvetica" w:cs="Times New Roman"/>
          <w:kern w:val="0"/>
          <w:sz w:val="21"/>
          <w:szCs w:val="21"/>
          <w14:ligatures w14:val="none"/>
        </w:rPr>
      </w:pPr>
      <w:r>
        <w:rPr>
          <w:rFonts w:ascii="Times New Roman" w:eastAsia="Times New Roman" w:hAnsi="Times New Roman" w:cs="Times New Roman"/>
          <w:noProof/>
          <w:kern w:val="0"/>
        </w:rPr>
        <w:pict w14:anchorId="3D4672B6">
          <v:rect id="_x0000_i1046" style="width:0;height:3pt" o:hralign="center" o:hrstd="t" o:hrnoshade="t" o:hr="t" fillcolor="#ccc" stroked="f"/>
        </w:pict>
      </w:r>
    </w:p>
    <w:p w14:paraId="66EFA137" w14:textId="349C8643" w:rsidR="00065B98" w:rsidRPr="00065B98" w:rsidRDefault="00065B98" w:rsidP="00065B98">
      <w:pPr>
        <w:pBdr>
          <w:bottom w:val="single" w:sz="6" w:space="0" w:color="CCCCCC"/>
        </w:pBdr>
        <w:shd w:val="clear" w:color="auto" w:fill="FFFFFF"/>
        <w:spacing w:before="300" w:after="150" w:line="240" w:lineRule="auto"/>
        <w:outlineLvl w:val="1"/>
        <w:rPr>
          <w:rFonts w:ascii="Helvetica" w:eastAsia="Times New Roman" w:hAnsi="Helvetica" w:cs="Times New Roman"/>
          <w:b/>
          <w:bCs/>
          <w:color w:val="000000"/>
          <w:kern w:val="0"/>
          <w:sz w:val="36"/>
          <w:szCs w:val="36"/>
          <w14:ligatures w14:val="none"/>
        </w:rPr>
      </w:pPr>
      <w:r w:rsidRPr="00065B98">
        <w:rPr>
          <w:rFonts w:ascii="Helvetica" w:eastAsia="Times New Roman" w:hAnsi="Helvetica" w:cs="Times New Roman"/>
          <w:b/>
          <w:bCs/>
          <w:color w:val="000000"/>
          <w:kern w:val="0"/>
          <w:sz w:val="36"/>
          <w:szCs w:val="36"/>
          <w14:ligatures w14:val="none"/>
        </w:rPr>
        <w:t>Open Questions</w:t>
      </w:r>
      <w:ins w:id="162" w:author="Emma MORRIS" w:date="2026-04-02T15:53:00Z" w16du:dateUtc="2026-04-02T13:53:00Z">
        <w:r w:rsidR="00B565AE">
          <w:rPr>
            <w:rFonts w:ascii="Helvetica" w:eastAsia="Times New Roman" w:hAnsi="Helvetica" w:cs="Times New Roman"/>
            <w:b/>
            <w:bCs/>
            <w:color w:val="000000"/>
            <w:kern w:val="0"/>
            <w:sz w:val="36"/>
            <w:szCs w:val="36"/>
            <w14:ligatures w14:val="none"/>
          </w:rPr>
          <w:t xml:space="preserve"> </w:t>
        </w:r>
        <w:r w:rsidR="00B565AE" w:rsidRPr="005F7341">
          <w:rPr>
            <w:rFonts w:ascii="Helvetica" w:eastAsia="Times New Roman" w:hAnsi="Helvetica" w:cs="Times New Roman"/>
            <w:b/>
            <w:bCs/>
            <w:color w:val="000000"/>
            <w:kern w:val="0"/>
            <w:sz w:val="22"/>
            <w:szCs w:val="22"/>
            <w14:ligatures w14:val="none"/>
            <w:rPrChange w:id="163" w:author="Emma MORRIS" w:date="2026-04-02T15:54:00Z" w16du:dateUtc="2026-04-02T13:54:00Z">
              <w:rPr>
                <w:rFonts w:ascii="Helvetica" w:eastAsia="Times New Roman" w:hAnsi="Helvetica" w:cs="Times New Roman"/>
                <w:b/>
                <w:bCs/>
                <w:color w:val="000000"/>
                <w:kern w:val="0"/>
                <w:sz w:val="36"/>
                <w:szCs w:val="36"/>
                <w14:ligatures w14:val="none"/>
              </w:rPr>
            </w:rPrChange>
          </w:rPr>
          <w:t>– timelines need to be dis</w:t>
        </w:r>
        <w:r w:rsidR="005F7341" w:rsidRPr="005F7341">
          <w:rPr>
            <w:rFonts w:ascii="Helvetica" w:eastAsia="Times New Roman" w:hAnsi="Helvetica" w:cs="Times New Roman"/>
            <w:b/>
            <w:bCs/>
            <w:color w:val="000000"/>
            <w:kern w:val="0"/>
            <w:sz w:val="22"/>
            <w:szCs w:val="22"/>
            <w14:ligatures w14:val="none"/>
            <w:rPrChange w:id="164" w:author="Emma MORRIS" w:date="2026-04-02T15:54:00Z" w16du:dateUtc="2026-04-02T13:54:00Z">
              <w:rPr>
                <w:rFonts w:ascii="Helvetica" w:eastAsia="Times New Roman" w:hAnsi="Helvetica" w:cs="Times New Roman"/>
                <w:b/>
                <w:bCs/>
                <w:color w:val="000000"/>
                <w:kern w:val="0"/>
                <w:sz w:val="36"/>
                <w:szCs w:val="36"/>
                <w14:ligatures w14:val="none"/>
              </w:rPr>
            </w:rPrChange>
          </w:rPr>
          <w:t>cussed</w:t>
        </w:r>
      </w:ins>
      <w:ins w:id="165" w:author="Emma MORRIS" w:date="2026-04-02T15:54:00Z" w16du:dateUtc="2026-04-02T13:54:00Z">
        <w:r w:rsidR="005F7341" w:rsidRPr="005F7341">
          <w:rPr>
            <w:rFonts w:ascii="Helvetica" w:eastAsia="Times New Roman" w:hAnsi="Helvetica" w:cs="Times New Roman"/>
            <w:b/>
            <w:bCs/>
            <w:color w:val="000000"/>
            <w:kern w:val="0"/>
            <w:sz w:val="22"/>
            <w:szCs w:val="22"/>
            <w14:ligatures w14:val="none"/>
            <w:rPrChange w:id="166" w:author="Emma MORRIS" w:date="2026-04-02T15:54:00Z" w16du:dateUtc="2026-04-02T13:54:00Z">
              <w:rPr>
                <w:rFonts w:ascii="Helvetica" w:eastAsia="Times New Roman" w:hAnsi="Helvetica" w:cs="Times New Roman"/>
                <w:b/>
                <w:bCs/>
                <w:color w:val="000000"/>
                <w:kern w:val="0"/>
                <w:sz w:val="36"/>
                <w:szCs w:val="36"/>
                <w14:ligatures w14:val="none"/>
              </w:rPr>
            </w:rPrChange>
          </w:rPr>
          <w:t xml:space="preserve"> with LA28</w:t>
        </w:r>
        <w:r w:rsidR="005F7341">
          <w:rPr>
            <w:rFonts w:ascii="Helvetica" w:eastAsia="Times New Roman" w:hAnsi="Helvetica" w:cs="Times New Roman"/>
            <w:b/>
            <w:bCs/>
            <w:color w:val="000000"/>
            <w:kern w:val="0"/>
            <w:sz w:val="22"/>
            <w:szCs w:val="22"/>
            <w14:ligatures w14:val="none"/>
          </w:rPr>
          <w:t xml:space="preserve"> – seem very close</w:t>
        </w:r>
        <w:r w:rsidR="00782923">
          <w:rPr>
            <w:rFonts w:ascii="Helvetica" w:eastAsia="Times New Roman" w:hAnsi="Helvetica" w:cs="Times New Roman"/>
            <w:b/>
            <w:bCs/>
            <w:color w:val="000000"/>
            <w:kern w:val="0"/>
            <w:sz w:val="22"/>
            <w:szCs w:val="22"/>
            <w14:ligatures w14:val="none"/>
          </w:rPr>
          <w:t xml:space="preserve"> realistically</w:t>
        </w:r>
      </w:ins>
    </w:p>
    <w:tbl>
      <w:tblPr>
        <w:tblW w:w="0" w:type="auto"/>
        <w:shd w:val="clear" w:color="auto" w:fill="FFFFFF"/>
        <w:tblCellMar>
          <w:left w:w="0" w:type="dxa"/>
          <w:right w:w="0" w:type="dxa"/>
        </w:tblCellMar>
        <w:tblLook w:val="04A0" w:firstRow="1" w:lastRow="0" w:firstColumn="1" w:lastColumn="0" w:noHBand="0" w:noVBand="1"/>
      </w:tblPr>
      <w:tblGrid>
        <w:gridCol w:w="624"/>
        <w:gridCol w:w="2594"/>
        <w:gridCol w:w="1549"/>
        <w:gridCol w:w="1379"/>
        <w:gridCol w:w="3198"/>
      </w:tblGrid>
      <w:tr w:rsidR="00065B98" w:rsidRPr="00065B98" w14:paraId="2B550A88"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1208BA49" w14:textId="77777777" w:rsidR="00065B98" w:rsidRPr="00065B98" w:rsidRDefault="00065B98" w:rsidP="00065B98">
            <w:pPr>
              <w:spacing w:after="0" w:line="240" w:lineRule="auto"/>
              <w:jc w:val="center"/>
              <w:rPr>
                <w:rFonts w:ascii="Helvetica" w:eastAsia="Times New Roman" w:hAnsi="Helvetica" w:cs="Times New Roman"/>
                <w:b/>
                <w:bCs/>
                <w:color w:val="000000"/>
                <w:kern w:val="0"/>
                <w:sz w:val="21"/>
                <w:szCs w:val="21"/>
                <w14:ligatures w14:val="none"/>
              </w:rPr>
            </w:pPr>
            <w:r w:rsidRPr="00065B98">
              <w:rPr>
                <w:rFonts w:ascii="Helvetica" w:eastAsia="Times New Roman" w:hAnsi="Helvetica" w:cs="Times New Roman"/>
                <w:b/>
                <w:bCs/>
                <w:color w:val="000000"/>
                <w:kern w:val="0"/>
                <w:sz w:val="21"/>
                <w:szCs w:val="21"/>
                <w14:ligatures w14:val="none"/>
              </w:rPr>
              <w:t>#</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73DF4D4C" w14:textId="77777777" w:rsidR="00065B98" w:rsidRPr="00065B98" w:rsidRDefault="00065B98" w:rsidP="00065B98">
            <w:pPr>
              <w:spacing w:after="0" w:line="240" w:lineRule="auto"/>
              <w:jc w:val="center"/>
              <w:rPr>
                <w:rFonts w:ascii="Helvetica" w:eastAsia="Times New Roman" w:hAnsi="Helvetica" w:cs="Times New Roman"/>
                <w:b/>
                <w:bCs/>
                <w:color w:val="000000"/>
                <w:kern w:val="0"/>
                <w:sz w:val="21"/>
                <w:szCs w:val="21"/>
                <w14:ligatures w14:val="none"/>
              </w:rPr>
            </w:pPr>
            <w:r w:rsidRPr="00065B98">
              <w:rPr>
                <w:rFonts w:ascii="Helvetica" w:eastAsia="Times New Roman" w:hAnsi="Helvetica" w:cs="Times New Roman"/>
                <w:b/>
                <w:bCs/>
                <w:color w:val="000000"/>
                <w:kern w:val="0"/>
                <w:sz w:val="21"/>
                <w:szCs w:val="21"/>
                <w14:ligatures w14:val="none"/>
              </w:rPr>
              <w:t>Question</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58A54116" w14:textId="77777777" w:rsidR="00065B98" w:rsidRPr="00065B98" w:rsidRDefault="00065B98" w:rsidP="00065B98">
            <w:pPr>
              <w:spacing w:after="0" w:line="240" w:lineRule="auto"/>
              <w:jc w:val="center"/>
              <w:rPr>
                <w:rFonts w:ascii="Helvetica" w:eastAsia="Times New Roman" w:hAnsi="Helvetica" w:cs="Times New Roman"/>
                <w:b/>
                <w:bCs/>
                <w:color w:val="000000"/>
                <w:kern w:val="0"/>
                <w:sz w:val="21"/>
                <w:szCs w:val="21"/>
                <w14:ligatures w14:val="none"/>
              </w:rPr>
            </w:pPr>
            <w:r w:rsidRPr="00065B98">
              <w:rPr>
                <w:rFonts w:ascii="Helvetica" w:eastAsia="Times New Roman" w:hAnsi="Helvetica" w:cs="Times New Roman"/>
                <w:b/>
                <w:bCs/>
                <w:color w:val="000000"/>
                <w:kern w:val="0"/>
                <w:sz w:val="21"/>
                <w:szCs w:val="21"/>
                <w14:ligatures w14:val="none"/>
              </w:rPr>
              <w:t>Owner</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56BED929" w14:textId="77777777" w:rsidR="00065B98" w:rsidRPr="00065B98" w:rsidRDefault="00065B98" w:rsidP="00065B98">
            <w:pPr>
              <w:spacing w:after="0" w:line="240" w:lineRule="auto"/>
              <w:jc w:val="center"/>
              <w:rPr>
                <w:rFonts w:ascii="Helvetica" w:eastAsia="Times New Roman" w:hAnsi="Helvetica" w:cs="Times New Roman"/>
                <w:b/>
                <w:bCs/>
                <w:color w:val="000000"/>
                <w:kern w:val="0"/>
                <w:sz w:val="21"/>
                <w:szCs w:val="21"/>
                <w14:ligatures w14:val="none"/>
              </w:rPr>
            </w:pPr>
            <w:r w:rsidRPr="00065B98">
              <w:rPr>
                <w:rFonts w:ascii="Helvetica" w:eastAsia="Times New Roman" w:hAnsi="Helvetica" w:cs="Times New Roman"/>
                <w:b/>
                <w:bCs/>
                <w:color w:val="000000"/>
                <w:kern w:val="0"/>
                <w:sz w:val="21"/>
                <w:szCs w:val="21"/>
                <w14:ligatures w14:val="none"/>
              </w:rPr>
              <w:t>Deadline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729DD082" w14:textId="77777777" w:rsidR="00065B98" w:rsidRPr="00065B98" w:rsidRDefault="00065B98" w:rsidP="00065B98">
            <w:pPr>
              <w:spacing w:after="0" w:line="240" w:lineRule="auto"/>
              <w:jc w:val="center"/>
              <w:rPr>
                <w:rFonts w:ascii="Helvetica" w:eastAsia="Times New Roman" w:hAnsi="Helvetica" w:cs="Times New Roman"/>
                <w:b/>
                <w:bCs/>
                <w:color w:val="000000"/>
                <w:kern w:val="0"/>
                <w:sz w:val="21"/>
                <w:szCs w:val="21"/>
                <w14:ligatures w14:val="none"/>
              </w:rPr>
            </w:pPr>
            <w:r w:rsidRPr="00065B98">
              <w:rPr>
                <w:rFonts w:ascii="Helvetica" w:eastAsia="Times New Roman" w:hAnsi="Helvetica" w:cs="Times New Roman"/>
                <w:b/>
                <w:bCs/>
                <w:color w:val="000000"/>
                <w:kern w:val="0"/>
                <w:sz w:val="21"/>
                <w:szCs w:val="21"/>
                <w14:ligatures w14:val="none"/>
              </w:rPr>
              <w:t>Status</w:t>
            </w:r>
          </w:p>
        </w:tc>
      </w:tr>
      <w:tr w:rsidR="00065B98" w:rsidRPr="00065B98" w14:paraId="1BFDC70B"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7881CE42"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1</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26D2A56D"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April 2026 milestone — UAT with stub data or production-ready?</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7A210C34" w14:textId="742E023C"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 xml:space="preserve">IOC + </w:t>
            </w:r>
            <w:ins w:id="167" w:author="Emma MORRIS" w:date="2026-04-02T15:49:00Z" w16du:dateUtc="2026-04-02T13:49:00Z">
              <w:r w:rsidR="00E06929">
                <w:rPr>
                  <w:rFonts w:ascii="Helvetica" w:eastAsia="Times New Roman" w:hAnsi="Helvetica" w:cs="Times New Roman"/>
                  <w:color w:val="000000"/>
                  <w:kern w:val="0"/>
                  <w:sz w:val="21"/>
                  <w:szCs w:val="21"/>
                  <w14:ligatures w14:val="none"/>
                </w:rPr>
                <w:t>LA28</w:t>
              </w:r>
              <w:r w:rsidR="008B4862">
                <w:rPr>
                  <w:rFonts w:ascii="Helvetica" w:eastAsia="Times New Roman" w:hAnsi="Helvetica" w:cs="Times New Roman"/>
                  <w:color w:val="000000"/>
                  <w:kern w:val="0"/>
                  <w:sz w:val="21"/>
                  <w:szCs w:val="21"/>
                  <w14:ligatures w14:val="none"/>
                </w:rPr>
                <w:t xml:space="preserve"> </w:t>
              </w:r>
            </w:ins>
            <w:r w:rsidRPr="00065B98">
              <w:rPr>
                <w:rFonts w:ascii="Helvetica" w:eastAsia="Times New Roman" w:hAnsi="Helvetica" w:cs="Times New Roman"/>
                <w:color w:val="000000"/>
                <w:kern w:val="0"/>
                <w:sz w:val="21"/>
                <w:szCs w:val="21"/>
                <w14:ligatures w14:val="none"/>
              </w:rPr>
              <w:t>D.TEC</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60DE1D47"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 xml:space="preserve">April 1, </w:t>
            </w:r>
            <w:commentRangeStart w:id="168"/>
            <w:r w:rsidRPr="00065B98">
              <w:rPr>
                <w:rFonts w:ascii="Helvetica" w:eastAsia="Times New Roman" w:hAnsi="Helvetica" w:cs="Times New Roman"/>
                <w:color w:val="000000"/>
                <w:kern w:val="0"/>
                <w:sz w:val="21"/>
                <w:szCs w:val="21"/>
                <w14:ligatures w14:val="none"/>
              </w:rPr>
              <w:t>2026</w:t>
            </w:r>
            <w:commentRangeEnd w:id="168"/>
            <w:r w:rsidR="00D432D6">
              <w:rPr>
                <w:rStyle w:val="CommentReference"/>
              </w:rPr>
              <w:commentReference w:id="168"/>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44160655"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commentRangeStart w:id="169"/>
            <w:r w:rsidRPr="00065B98">
              <w:rPr>
                <w:rFonts w:ascii="Helvetica" w:eastAsia="Times New Roman" w:hAnsi="Helvetica" w:cs="Times New Roman"/>
                <w:color w:val="000000"/>
                <w:kern w:val="0"/>
                <w:sz w:val="21"/>
                <w:szCs w:val="21"/>
                <w14:ligatures w14:val="none"/>
              </w:rPr>
              <w:t>UNCONFIRMED</w:t>
            </w:r>
            <w:commentRangeEnd w:id="169"/>
            <w:r w:rsidR="00E06929">
              <w:rPr>
                <w:rStyle w:val="CommentReference"/>
              </w:rPr>
              <w:commentReference w:id="169"/>
            </w:r>
          </w:p>
        </w:tc>
      </w:tr>
      <w:tr w:rsidR="00065B98" w:rsidRPr="00065B98" w14:paraId="528C0300" w14:textId="77777777">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71C9B481"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2</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621EABF4"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ENR undertaking legal mechanism — Path A or Path B?</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4DB7897B"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IOC Legal</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1522055C"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April 30, 2026</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55344D72"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NOT STARTED</w:t>
            </w:r>
          </w:p>
        </w:tc>
      </w:tr>
      <w:tr w:rsidR="00065B98" w:rsidRPr="00065B98" w14:paraId="01E67DBD"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605C091D"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45D68FE0"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Infrastructure owner + hosting platform</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535A6542" w14:textId="3E7AB982"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IOC /</w:t>
            </w:r>
            <w:del w:id="170" w:author="Emma MORRIS" w:date="2026-04-02T15:48:00Z" w16du:dateUtc="2026-04-02T13:48:00Z">
              <w:r w:rsidRPr="00065B98" w:rsidDel="008B4862">
                <w:rPr>
                  <w:rFonts w:ascii="Helvetica" w:eastAsia="Times New Roman" w:hAnsi="Helvetica" w:cs="Times New Roman"/>
                  <w:color w:val="000000"/>
                  <w:kern w:val="0"/>
                  <w:sz w:val="21"/>
                  <w:szCs w:val="21"/>
                  <w14:ligatures w14:val="none"/>
                </w:rPr>
                <w:delText xml:space="preserve"> </w:delText>
              </w:r>
            </w:del>
            <w:ins w:id="171" w:author="Emma MORRIS" w:date="2026-04-02T10:31:00Z" w16du:dateUtc="2026-04-02T08:31:00Z">
              <w:r w:rsidR="00E71C09">
                <w:rPr>
                  <w:rFonts w:ascii="Helvetica" w:eastAsia="Times New Roman" w:hAnsi="Helvetica" w:cs="Times New Roman"/>
                  <w:color w:val="000000"/>
                  <w:kern w:val="0"/>
                  <w:sz w:val="21"/>
                  <w:szCs w:val="21"/>
                  <w14:ligatures w14:val="none"/>
                </w:rPr>
                <w:t>/</w:t>
              </w:r>
            </w:ins>
            <w:r w:rsidRPr="00065B98">
              <w:rPr>
                <w:rFonts w:ascii="Helvetica" w:eastAsia="Times New Roman" w:hAnsi="Helvetica" w:cs="Times New Roman"/>
                <w:color w:val="000000"/>
                <w:kern w:val="0"/>
                <w:sz w:val="21"/>
                <w:szCs w:val="21"/>
                <w14:ligatures w14:val="none"/>
              </w:rPr>
              <w:t>D.TEC</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4DEB697F"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April 15, 2026</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5B3B02C7"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UNASSIGNED</w:t>
            </w:r>
          </w:p>
        </w:tc>
      </w:tr>
      <w:tr w:rsidR="00065B98" w:rsidRPr="00065B98" w14:paraId="2023479B" w14:textId="77777777">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02726F4A"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4</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7B242321"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ACR integration go/no-go</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34649123"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IOC + LA28 + ACR system</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1120A9FC"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June 1, 2026</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2D25D9DA"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UNASSIGNED</w:t>
            </w:r>
          </w:p>
        </w:tc>
      </w:tr>
      <w:tr w:rsidR="00065B98" w:rsidRPr="00065B98" w14:paraId="352A7D21"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047EBCC2"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5</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0D1C21D7"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Data handoff contract (field-level spec)</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0B4AF3E6"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D.TEC</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557B7A46"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May 1, 2026</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7D0EA059"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UNASSIGNED</w:t>
            </w:r>
          </w:p>
        </w:tc>
      </w:tr>
      <w:tr w:rsidR="00065B98" w:rsidRPr="00065B98" w14:paraId="2443A604" w14:textId="77777777">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3A0F2C23"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6</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731D09B0"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RACI: IOC / LA28 / D.TEC ownership</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3C099003"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IOC</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55E68C4B"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April 1, 2026</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08A104D9"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MISSING</w:t>
            </w:r>
          </w:p>
        </w:tc>
      </w:tr>
      <w:tr w:rsidR="00065B98" w:rsidRPr="00065B98" w14:paraId="48AAFEFC"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5244AF3C"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7</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30036B16"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GDPR / EU data residency confirmation</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0E30001D"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IOC Legal</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62811932"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May 1, 2026</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0DB08A01"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 xml:space="preserve">RESOLVED — v0.1 US/Railway with no PII. v1 on D.TEC/DGP EU infra. Formal legal sign-off </w:t>
            </w:r>
            <w:proofErr w:type="gramStart"/>
            <w:r w:rsidRPr="00065B98">
              <w:rPr>
                <w:rFonts w:ascii="Helvetica" w:eastAsia="Times New Roman" w:hAnsi="Helvetica" w:cs="Times New Roman"/>
                <w:color w:val="000000"/>
                <w:kern w:val="0"/>
                <w:sz w:val="21"/>
                <w:szCs w:val="21"/>
                <w14:ligatures w14:val="none"/>
              </w:rPr>
              <w:t>still</w:t>
            </w:r>
            <w:proofErr w:type="gramEnd"/>
            <w:r w:rsidRPr="00065B98">
              <w:rPr>
                <w:rFonts w:ascii="Helvetica" w:eastAsia="Times New Roman" w:hAnsi="Helvetica" w:cs="Times New Roman"/>
                <w:color w:val="000000"/>
                <w:kern w:val="0"/>
                <w:sz w:val="21"/>
                <w:szCs w:val="21"/>
                <w14:ligatures w14:val="none"/>
              </w:rPr>
              <w:t xml:space="preserve"> needed before v1 launch.</w:t>
            </w:r>
          </w:p>
        </w:tc>
      </w:tr>
      <w:tr w:rsidR="00065B98" w:rsidRPr="00065B98" w14:paraId="0D3ED6BB" w14:textId="77777777">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6304F358"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8</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4FF86317"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IOC SSO integration feasibility + timeline</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06FE4752"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IOC IT + D.TEC</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6402BFB9"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April 15, 2026</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5881F91E"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UNASSIGNED</w:t>
            </w:r>
          </w:p>
        </w:tc>
      </w:tr>
      <w:tr w:rsidR="00065B98" w:rsidRPr="00065B98" w14:paraId="2F09C23D"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3EC08DD0"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9</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7C0D4225"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Quota: two-step separation enforced for all NOC sizes?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23AF80A0" w14:textId="1BB629A0"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 xml:space="preserve">IOC </w:t>
            </w:r>
            <w:commentRangeStart w:id="172"/>
            <w:r w:rsidRPr="00065B98">
              <w:rPr>
                <w:rFonts w:ascii="Helvetica" w:eastAsia="Times New Roman" w:hAnsi="Helvetica" w:cs="Times New Roman"/>
                <w:color w:val="000000"/>
                <w:kern w:val="0"/>
                <w:sz w:val="21"/>
                <w:szCs w:val="21"/>
                <w14:ligatures w14:val="none"/>
              </w:rPr>
              <w:t>OIS</w:t>
            </w:r>
            <w:commentRangeEnd w:id="172"/>
            <w:r w:rsidR="00C01DCE">
              <w:rPr>
                <w:rStyle w:val="CommentReference"/>
              </w:rPr>
              <w:commentReference w:id="172"/>
            </w:r>
            <w:ins w:id="173" w:author="Emma MORRIS" w:date="2026-04-02T15:50:00Z" w16du:dateUtc="2026-04-02T13:50:00Z">
              <w:r w:rsidR="00C01DCE">
                <w:rPr>
                  <w:rFonts w:ascii="Helvetica" w:eastAsia="Times New Roman" w:hAnsi="Helvetica" w:cs="Times New Roman"/>
                  <w:color w:val="000000"/>
                  <w:kern w:val="0"/>
                  <w:sz w:val="21"/>
                  <w:szCs w:val="21"/>
                  <w14:ligatures w14:val="none"/>
                </w:rPr>
                <w:t xml:space="preserve"> </w:t>
              </w:r>
            </w:ins>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1EE64548"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TBD</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02FC95C1"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OPEN</w:t>
            </w:r>
          </w:p>
        </w:tc>
      </w:tr>
      <w:tr w:rsidR="00065B98" w:rsidRPr="00065B98" w14:paraId="195F50AD" w14:textId="77777777">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246D6FB0"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10</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15626F08"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Quota assignees beyond NOCs — IFs, INOs, others?</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7C4A534E" w14:textId="6DC45F86"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IOC OIS</w:t>
            </w:r>
            <w:ins w:id="174" w:author="Emma MORRIS" w:date="2026-04-02T15:58:00Z" w16du:dateUtc="2026-04-02T13:58:00Z">
              <w:r w:rsidR="008D3480">
                <w:rPr>
                  <w:rFonts w:ascii="Helvetica" w:eastAsia="Times New Roman" w:hAnsi="Helvetica" w:cs="Times New Roman"/>
                  <w:color w:val="000000"/>
                  <w:kern w:val="0"/>
                  <w:sz w:val="21"/>
                  <w:szCs w:val="21"/>
                  <w14:ligatures w14:val="none"/>
                </w:rPr>
                <w:t xml:space="preserve"> /OCOG</w:t>
              </w:r>
            </w:ins>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4A6AC987"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TBD</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7DC212FC"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 xml:space="preserve">PARTIALLY RESOLVED — IFs resolved (Decision #19). IOC-Direct resolved (Decision </w:t>
            </w:r>
            <w:r w:rsidRPr="00065B98">
              <w:rPr>
                <w:rFonts w:ascii="Helvetica" w:eastAsia="Times New Roman" w:hAnsi="Helvetica" w:cs="Times New Roman"/>
                <w:color w:val="000000"/>
                <w:kern w:val="0"/>
                <w:sz w:val="21"/>
                <w:szCs w:val="21"/>
                <w14:ligatures w14:val="none"/>
              </w:rPr>
              <w:lastRenderedPageBreak/>
              <w:t xml:space="preserve">#26). INOs and other edge cases </w:t>
            </w:r>
            <w:proofErr w:type="gramStart"/>
            <w:r w:rsidRPr="00065B98">
              <w:rPr>
                <w:rFonts w:ascii="Helvetica" w:eastAsia="Times New Roman" w:hAnsi="Helvetica" w:cs="Times New Roman"/>
                <w:color w:val="000000"/>
                <w:kern w:val="0"/>
                <w:sz w:val="21"/>
                <w:szCs w:val="21"/>
                <w14:ligatures w14:val="none"/>
              </w:rPr>
              <w:t>still</w:t>
            </w:r>
            <w:proofErr w:type="gramEnd"/>
            <w:r w:rsidRPr="00065B98">
              <w:rPr>
                <w:rFonts w:ascii="Helvetica" w:eastAsia="Times New Roman" w:hAnsi="Helvetica" w:cs="Times New Roman"/>
                <w:color w:val="000000"/>
                <w:kern w:val="0"/>
                <w:sz w:val="21"/>
                <w:szCs w:val="21"/>
                <w14:ligatures w14:val="none"/>
              </w:rPr>
              <w:t xml:space="preserve"> open.</w:t>
            </w:r>
          </w:p>
        </w:tc>
      </w:tr>
      <w:tr w:rsidR="00065B98" w:rsidRPr="00065B98" w14:paraId="3A36E605"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78A6AB60"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lastRenderedPageBreak/>
              <w:t>11</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2D097A5C"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Quota amendment workflow — can IOC adjust NOC totals after import?</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5FA7F842" w14:textId="1DEE0421"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IOC OIS</w:t>
            </w:r>
            <w:ins w:id="175" w:author="Emma MORRIS" w:date="2026-04-02T15:58:00Z" w16du:dateUtc="2026-04-02T13:58:00Z">
              <w:r w:rsidR="007A4BF8">
                <w:rPr>
                  <w:rFonts w:ascii="Helvetica" w:eastAsia="Times New Roman" w:hAnsi="Helvetica" w:cs="Times New Roman"/>
                  <w:color w:val="000000"/>
                  <w:kern w:val="0"/>
                  <w:sz w:val="21"/>
                  <w:szCs w:val="21"/>
                  <w14:ligatures w14:val="none"/>
                </w:rPr>
                <w:t xml:space="preserve"> /OCOG</w:t>
              </w:r>
            </w:ins>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49EBD7D7"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TBD</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77C4211A"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 xml:space="preserve">RESOLVED — Yes, for v0.1. Both import and in-app </w:t>
            </w:r>
            <w:proofErr w:type="gramStart"/>
            <w:r w:rsidRPr="00065B98">
              <w:rPr>
                <w:rFonts w:ascii="Helvetica" w:eastAsia="Times New Roman" w:hAnsi="Helvetica" w:cs="Times New Roman"/>
                <w:color w:val="000000"/>
                <w:kern w:val="0"/>
                <w:sz w:val="21"/>
                <w:szCs w:val="21"/>
                <w14:ligatures w14:val="none"/>
              </w:rPr>
              <w:t>edit</w:t>
            </w:r>
            <w:proofErr w:type="gramEnd"/>
            <w:r w:rsidRPr="00065B98">
              <w:rPr>
                <w:rFonts w:ascii="Helvetica" w:eastAsia="Times New Roman" w:hAnsi="Helvetica" w:cs="Times New Roman"/>
                <w:color w:val="000000"/>
                <w:kern w:val="0"/>
                <w:sz w:val="21"/>
                <w:szCs w:val="21"/>
                <w14:ligatures w14:val="none"/>
              </w:rPr>
              <w:t xml:space="preserve"> supported. See Decision #20.</w:t>
            </w:r>
          </w:p>
        </w:tc>
      </w:tr>
      <w:tr w:rsidR="00065B98" w:rsidRPr="00065B98" w14:paraId="1E39D169" w14:textId="77777777">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67232628"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12</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4A7BAC4A"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Prior Games quota data import — IOC OIS to provide Paris 2024 / Tokyo 2020 source data</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058D71F9"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IOC OIS</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1E59FDD4"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June 2026</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7D6B7379"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RESOLVED — Generate test fixture data for dev/UAT now. Load real IOC OIS data before July 2026 quota-setting window.</w:t>
            </w:r>
          </w:p>
        </w:tc>
      </w:tr>
      <w:tr w:rsidR="00065B98" w:rsidRPr="00065B98" w14:paraId="12872C5D"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2B236490"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13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07D5C3BB"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 xml:space="preserve">Common Codes </w:t>
            </w:r>
            <w:proofErr w:type="gramStart"/>
            <w:r w:rsidRPr="00065B98">
              <w:rPr>
                <w:rFonts w:ascii="Helvetica" w:eastAsia="Times New Roman" w:hAnsi="Helvetica" w:cs="Times New Roman"/>
                <w:color w:val="000000"/>
                <w:kern w:val="0"/>
                <w:sz w:val="21"/>
                <w:szCs w:val="21"/>
                <w14:ligatures w14:val="none"/>
              </w:rPr>
              <w:t>lookup</w:t>
            </w:r>
            <w:proofErr w:type="gramEnd"/>
            <w:r w:rsidRPr="00065B98">
              <w:rPr>
                <w:rFonts w:ascii="Helvetica" w:eastAsia="Times New Roman" w:hAnsi="Helvetica" w:cs="Times New Roman"/>
                <w:color w:val="000000"/>
                <w:kern w:val="0"/>
                <w:sz w:val="21"/>
                <w:szCs w:val="21"/>
                <w14:ligatures w14:val="none"/>
              </w:rPr>
              <w:t xml:space="preserve"> API at submission time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2EC28120"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D.TEC Common Codes team</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76E07832"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May 1, 2026</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1C70129F"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OPEN</w:t>
            </w:r>
          </w:p>
        </w:tc>
      </w:tr>
      <w:tr w:rsidR="00065B98" w:rsidRPr="00065B98" w14:paraId="5510DF10" w14:textId="77777777">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66BDB404"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14</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16AFDB31"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 xml:space="preserve">ENR </w:t>
            </w:r>
            <w:proofErr w:type="spellStart"/>
            <w:r w:rsidRPr="00065B98">
              <w:rPr>
                <w:rFonts w:ascii="Helvetica" w:eastAsia="Times New Roman" w:hAnsi="Helvetica" w:cs="Times New Roman"/>
                <w:color w:val="000000"/>
                <w:kern w:val="0"/>
                <w:sz w:val="21"/>
                <w:szCs w:val="21"/>
                <w14:ligatures w14:val="none"/>
              </w:rPr>
              <w:t>prioritised</w:t>
            </w:r>
            <w:proofErr w:type="spellEnd"/>
            <w:r w:rsidRPr="00065B98">
              <w:rPr>
                <w:rFonts w:ascii="Helvetica" w:eastAsia="Times New Roman" w:hAnsi="Helvetica" w:cs="Times New Roman"/>
                <w:color w:val="000000"/>
                <w:kern w:val="0"/>
                <w:sz w:val="21"/>
                <w:szCs w:val="21"/>
                <w14:ligatures w14:val="none"/>
              </w:rPr>
              <w:t xml:space="preserve"> list — does IOC grant partial allocations or all-or-nothing per org?</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7378A331"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IOC OIS</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76197812"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TBD</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4A2052AF"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 xml:space="preserve">RESOLVED — Per-org partial allocation. IOC approves a </w:t>
            </w:r>
            <w:commentRangeStart w:id="176"/>
            <w:r w:rsidRPr="00065B98">
              <w:rPr>
                <w:rFonts w:ascii="Helvetica" w:eastAsia="Times New Roman" w:hAnsi="Helvetica" w:cs="Times New Roman"/>
                <w:color w:val="000000"/>
                <w:kern w:val="0"/>
                <w:sz w:val="21"/>
                <w:szCs w:val="21"/>
                <w14:ligatures w14:val="none"/>
              </w:rPr>
              <w:t>percentage</w:t>
            </w:r>
            <w:commentRangeEnd w:id="176"/>
            <w:r w:rsidR="006A6E3B">
              <w:rPr>
                <w:rStyle w:val="CommentReference"/>
              </w:rPr>
              <w:commentReference w:id="176"/>
            </w:r>
            <w:r w:rsidRPr="00065B98">
              <w:rPr>
                <w:rFonts w:ascii="Helvetica" w:eastAsia="Times New Roman" w:hAnsi="Helvetica" w:cs="Times New Roman"/>
                <w:color w:val="000000"/>
                <w:kern w:val="0"/>
                <w:sz w:val="21"/>
                <w:szCs w:val="21"/>
                <w14:ligatures w14:val="none"/>
              </w:rPr>
              <w:t xml:space="preserve"> of each NOC's request. Outcomes: Granted / Partial grant / Denied. See Decision #21.</w:t>
            </w:r>
          </w:p>
        </w:tc>
      </w:tr>
      <w:tr w:rsidR="00065B98" w:rsidRPr="00065B98" w14:paraId="00AA476F"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034A3A57"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15</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51ACC0B2"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IFs — same role as NOCs for their sport's quota/</w:t>
            </w:r>
            <w:proofErr w:type="spellStart"/>
            <w:r w:rsidRPr="00065B98">
              <w:rPr>
                <w:rFonts w:ascii="Helvetica" w:eastAsia="Times New Roman" w:hAnsi="Helvetica" w:cs="Times New Roman"/>
                <w:color w:val="000000"/>
                <w:kern w:val="0"/>
                <w:sz w:val="21"/>
                <w:szCs w:val="21"/>
                <w14:ligatures w14:val="none"/>
              </w:rPr>
              <w:t>PbN</w:t>
            </w:r>
            <w:proofErr w:type="spellEnd"/>
            <w:r w:rsidRPr="00065B98">
              <w:rPr>
                <w:rFonts w:ascii="Helvetica" w:eastAsia="Times New Roman" w:hAnsi="Helvetica" w:cs="Times New Roman"/>
                <w:color w:val="000000"/>
                <w:kern w:val="0"/>
                <w:sz w:val="21"/>
                <w:szCs w:val="21"/>
                <w14:ligatures w14:val="none"/>
              </w:rPr>
              <w:t xml:space="preserve"> workflow?</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6B694322"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IOC OIS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4041515C"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TBD</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24DB0061"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RESOLVED — Yes. Same screens as NOC. No public EoI queue — invited-org flow only. See Decision #19.</w:t>
            </w:r>
          </w:p>
        </w:tc>
      </w:tr>
      <w:tr w:rsidR="00065B98" w:rsidRPr="00065B98" w14:paraId="6B251BC3" w14:textId="77777777">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1F8317A9"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16</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032F79ED"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 xml:space="preserve">Cross-NOC </w:t>
            </w:r>
            <w:proofErr w:type="spellStart"/>
            <w:r w:rsidRPr="00065B98">
              <w:rPr>
                <w:rFonts w:ascii="Helvetica" w:eastAsia="Times New Roman" w:hAnsi="Helvetica" w:cs="Times New Roman"/>
                <w:color w:val="000000"/>
                <w:kern w:val="0"/>
                <w:sz w:val="21"/>
                <w:szCs w:val="21"/>
                <w14:ligatures w14:val="none"/>
              </w:rPr>
              <w:t>dedup</w:t>
            </w:r>
            <w:proofErr w:type="spellEnd"/>
            <w:r w:rsidRPr="00065B98">
              <w:rPr>
                <w:rFonts w:ascii="Helvetica" w:eastAsia="Times New Roman" w:hAnsi="Helvetica" w:cs="Times New Roman"/>
                <w:color w:val="000000"/>
                <w:kern w:val="0"/>
                <w:sz w:val="21"/>
                <w:szCs w:val="21"/>
                <w14:ligatures w14:val="none"/>
              </w:rPr>
              <w:t xml:space="preserve"> for EoI — provisionally eliminated. What (if anything) should be flagged to IOC or OCOG when the same org appears in multiple NOC queues?</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4F653BAC" w14:textId="74D1F19B"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IOC OIS</w:t>
            </w:r>
            <w:ins w:id="177" w:author="Emma MORRIS" w:date="2026-04-02T15:59:00Z" w16du:dateUtc="2026-04-02T13:59:00Z">
              <w:r w:rsidR="00DB3BE1">
                <w:rPr>
                  <w:rFonts w:ascii="Helvetica" w:eastAsia="Times New Roman" w:hAnsi="Helvetica" w:cs="Times New Roman"/>
                  <w:color w:val="000000"/>
                  <w:kern w:val="0"/>
                  <w:sz w:val="21"/>
                  <w:szCs w:val="21"/>
                  <w14:ligatures w14:val="none"/>
                </w:rPr>
                <w:t>/OCOG</w:t>
              </w:r>
            </w:ins>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79AF0B04"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TBD</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4B46833A"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OPEN</w:t>
            </w:r>
          </w:p>
        </w:tc>
      </w:tr>
      <w:tr w:rsidR="00065B98" w:rsidRPr="00065B98" w14:paraId="2B681B56"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09A703ED"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17</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674E46C7"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IOC-Direct reserved list change-management: what approval gate applies if the IOC wants to add or remove an org from the reserved list after EoI has opened?</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40FE3C86"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IOC OIS + OCOG</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7464C0A9"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TBD</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58400762"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OPEN</w:t>
            </w:r>
          </w:p>
        </w:tc>
      </w:tr>
      <w:tr w:rsidR="00065B98" w:rsidRPr="00065B98" w14:paraId="5FC2E57D" w14:textId="77777777">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53ED78D3"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18</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58411489"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 xml:space="preserve">NOC E (Press Attaché) slot request mechanism: does the NOC nominate press </w:t>
            </w:r>
            <w:r w:rsidRPr="00065B98">
              <w:rPr>
                <w:rFonts w:ascii="Helvetica" w:eastAsia="Times New Roman" w:hAnsi="Helvetica" w:cs="Times New Roman"/>
                <w:color w:val="000000"/>
                <w:kern w:val="0"/>
                <w:sz w:val="21"/>
                <w:szCs w:val="21"/>
                <w14:ligatures w14:val="none"/>
              </w:rPr>
              <w:lastRenderedPageBreak/>
              <w:t xml:space="preserve">attachés via a dedicated screen, or as part of the </w:t>
            </w:r>
            <w:proofErr w:type="spellStart"/>
            <w:r w:rsidRPr="00065B98">
              <w:rPr>
                <w:rFonts w:ascii="Helvetica" w:eastAsia="Times New Roman" w:hAnsi="Helvetica" w:cs="Times New Roman"/>
                <w:color w:val="000000"/>
                <w:kern w:val="0"/>
                <w:sz w:val="21"/>
                <w:szCs w:val="21"/>
                <w14:ligatures w14:val="none"/>
              </w:rPr>
              <w:t>PbN</w:t>
            </w:r>
            <w:proofErr w:type="spellEnd"/>
            <w:r w:rsidRPr="00065B98">
              <w:rPr>
                <w:rFonts w:ascii="Helvetica" w:eastAsia="Times New Roman" w:hAnsi="Helvetica" w:cs="Times New Roman"/>
                <w:color w:val="000000"/>
                <w:kern w:val="0"/>
                <w:sz w:val="21"/>
                <w:szCs w:val="21"/>
                <w14:ligatures w14:val="none"/>
              </w:rPr>
              <w:t xml:space="preserve"> allocation table with a separate category column?</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53BDBC76" w14:textId="2EBDC61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lastRenderedPageBreak/>
              <w:t>IOC OIS</w:t>
            </w:r>
            <w:ins w:id="178" w:author="Emma MORRIS" w:date="2026-04-02T15:59:00Z" w16du:dateUtc="2026-04-02T13:59:00Z">
              <w:r w:rsidR="00DB3BE1">
                <w:rPr>
                  <w:rFonts w:ascii="Helvetica" w:eastAsia="Times New Roman" w:hAnsi="Helvetica" w:cs="Times New Roman"/>
                  <w:color w:val="000000"/>
                  <w:kern w:val="0"/>
                  <w:sz w:val="21"/>
                  <w:szCs w:val="21"/>
                  <w14:ligatures w14:val="none"/>
                </w:rPr>
                <w:t xml:space="preserve"> /OCOG</w:t>
              </w:r>
            </w:ins>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30F3DBE7"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TBD</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1647E903"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OPEN</w:t>
            </w:r>
          </w:p>
        </w:tc>
      </w:tr>
      <w:tr w:rsidR="00065B98" w:rsidRPr="00065B98" w14:paraId="73A24ECA"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52EADE9A"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19</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176A8CE5"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Es / EPs sport declaration: when an applicant selects sport-specific category, do they enter the sport name as free text or pick from an IOC sport taxonomy list?</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6DABE396" w14:textId="3B7B83CB"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IOC OIS</w:t>
            </w:r>
            <w:ins w:id="179" w:author="Emma MORRIS" w:date="2026-04-02T15:59:00Z" w16du:dateUtc="2026-04-02T13:59:00Z">
              <w:r w:rsidR="00A72165">
                <w:rPr>
                  <w:rFonts w:ascii="Helvetica" w:eastAsia="Times New Roman" w:hAnsi="Helvetica" w:cs="Times New Roman"/>
                  <w:color w:val="000000"/>
                  <w:kern w:val="0"/>
                  <w:sz w:val="21"/>
                  <w:szCs w:val="21"/>
                  <w14:ligatures w14:val="none"/>
                </w:rPr>
                <w:t xml:space="preserve"> /OCOG</w:t>
              </w:r>
            </w:ins>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7646ECBF"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TBD</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19F553F3"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OPEN</w:t>
            </w:r>
          </w:p>
        </w:tc>
      </w:tr>
    </w:tbl>
    <w:p w14:paraId="34B5A075" w14:textId="77777777" w:rsidR="00065B98" w:rsidRPr="00065B98" w:rsidRDefault="00000000" w:rsidP="00065B98">
      <w:pPr>
        <w:spacing w:after="0" w:line="240" w:lineRule="auto"/>
        <w:rPr>
          <w:rFonts w:ascii="Helvetica" w:eastAsia="Times New Roman" w:hAnsi="Helvetica" w:cs="Times New Roman"/>
          <w:kern w:val="0"/>
          <w:sz w:val="21"/>
          <w:szCs w:val="21"/>
          <w14:ligatures w14:val="none"/>
        </w:rPr>
      </w:pPr>
      <w:r>
        <w:rPr>
          <w:rFonts w:ascii="Times New Roman" w:eastAsia="Times New Roman" w:hAnsi="Times New Roman" w:cs="Times New Roman"/>
          <w:noProof/>
          <w:kern w:val="0"/>
        </w:rPr>
        <w:pict w14:anchorId="5846AA5A">
          <v:rect id="_x0000_i1047" alt="" style="width:468pt;height:.05pt;mso-width-percent:0;mso-height-percent:0;mso-width-percent:0;mso-height-percent:0" o:hralign="center" o:hrstd="t" o:hrnoshade="t" o:hr="t" fillcolor="#ccc" stroked="f"/>
        </w:pict>
      </w:r>
    </w:p>
    <w:p w14:paraId="36D972C2" w14:textId="77777777" w:rsidR="00065B98" w:rsidRPr="00065B98" w:rsidRDefault="00065B98" w:rsidP="00065B98">
      <w:pPr>
        <w:pBdr>
          <w:bottom w:val="single" w:sz="6" w:space="0" w:color="CCCCCC"/>
        </w:pBdr>
        <w:shd w:val="clear" w:color="auto" w:fill="FFFFFF"/>
        <w:spacing w:before="300" w:after="150" w:line="240" w:lineRule="auto"/>
        <w:outlineLvl w:val="1"/>
        <w:rPr>
          <w:rFonts w:ascii="Helvetica" w:eastAsia="Times New Roman" w:hAnsi="Helvetica" w:cs="Times New Roman"/>
          <w:b/>
          <w:bCs/>
          <w:color w:val="000000"/>
          <w:kern w:val="0"/>
          <w:sz w:val="36"/>
          <w:szCs w:val="36"/>
          <w14:ligatures w14:val="none"/>
        </w:rPr>
      </w:pPr>
      <w:r w:rsidRPr="00065B98">
        <w:rPr>
          <w:rFonts w:ascii="Helvetica" w:eastAsia="Times New Roman" w:hAnsi="Helvetica" w:cs="Times New Roman"/>
          <w:b/>
          <w:bCs/>
          <w:color w:val="000000"/>
          <w:kern w:val="0"/>
          <w:sz w:val="36"/>
          <w:szCs w:val="36"/>
          <w14:ligatures w14:val="none"/>
        </w:rPr>
        <w:t>Critical Risks</w:t>
      </w:r>
    </w:p>
    <w:tbl>
      <w:tblPr>
        <w:tblW w:w="0" w:type="auto"/>
        <w:shd w:val="clear" w:color="auto" w:fill="FFFFFF"/>
        <w:tblCellMar>
          <w:left w:w="0" w:type="dxa"/>
          <w:right w:w="0" w:type="dxa"/>
        </w:tblCellMar>
        <w:tblLook w:val="04A0" w:firstRow="1" w:lastRow="0" w:firstColumn="1" w:lastColumn="0" w:noHBand="0" w:noVBand="1"/>
      </w:tblPr>
      <w:tblGrid>
        <w:gridCol w:w="507"/>
        <w:gridCol w:w="4097"/>
        <w:gridCol w:w="1208"/>
        <w:gridCol w:w="3532"/>
      </w:tblGrid>
      <w:tr w:rsidR="00065B98" w:rsidRPr="00065B98" w14:paraId="7D2BE3EE"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4F14568A" w14:textId="77777777" w:rsidR="00065B98" w:rsidRPr="00065B98" w:rsidRDefault="00065B98" w:rsidP="00065B98">
            <w:pPr>
              <w:spacing w:after="0" w:line="240" w:lineRule="auto"/>
              <w:jc w:val="center"/>
              <w:rPr>
                <w:rFonts w:ascii="Helvetica" w:eastAsia="Times New Roman" w:hAnsi="Helvetica" w:cs="Times New Roman"/>
                <w:b/>
                <w:bCs/>
                <w:color w:val="000000"/>
                <w:kern w:val="0"/>
                <w:sz w:val="21"/>
                <w:szCs w:val="21"/>
                <w14:ligatures w14:val="none"/>
              </w:rPr>
            </w:pPr>
            <w:r w:rsidRPr="00065B98">
              <w:rPr>
                <w:rFonts w:ascii="Helvetica" w:eastAsia="Times New Roman" w:hAnsi="Helvetica" w:cs="Times New Roman"/>
                <w:b/>
                <w:bCs/>
                <w:color w:val="000000"/>
                <w:kern w:val="0"/>
                <w:sz w:val="21"/>
                <w:szCs w:val="21"/>
                <w14:ligatures w14:val="none"/>
              </w:rPr>
              <w:t>#</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5A48D2B5" w14:textId="77777777" w:rsidR="00065B98" w:rsidRPr="00065B98" w:rsidRDefault="00065B98" w:rsidP="00065B98">
            <w:pPr>
              <w:spacing w:after="0" w:line="240" w:lineRule="auto"/>
              <w:jc w:val="center"/>
              <w:rPr>
                <w:rFonts w:ascii="Helvetica" w:eastAsia="Times New Roman" w:hAnsi="Helvetica" w:cs="Times New Roman"/>
                <w:b/>
                <w:bCs/>
                <w:color w:val="000000"/>
                <w:kern w:val="0"/>
                <w:sz w:val="21"/>
                <w:szCs w:val="21"/>
                <w14:ligatures w14:val="none"/>
              </w:rPr>
            </w:pPr>
            <w:r w:rsidRPr="00065B98">
              <w:rPr>
                <w:rFonts w:ascii="Helvetica" w:eastAsia="Times New Roman" w:hAnsi="Helvetica" w:cs="Times New Roman"/>
                <w:b/>
                <w:bCs/>
                <w:color w:val="000000"/>
                <w:kern w:val="0"/>
                <w:sz w:val="21"/>
                <w:szCs w:val="21"/>
                <w14:ligatures w14:val="none"/>
              </w:rPr>
              <w:t>Risk</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36C85D25" w14:textId="77777777" w:rsidR="00065B98" w:rsidRPr="00065B98" w:rsidRDefault="00065B98" w:rsidP="00065B98">
            <w:pPr>
              <w:spacing w:after="0" w:line="240" w:lineRule="auto"/>
              <w:jc w:val="center"/>
              <w:rPr>
                <w:rFonts w:ascii="Helvetica" w:eastAsia="Times New Roman" w:hAnsi="Helvetica" w:cs="Times New Roman"/>
                <w:b/>
                <w:bCs/>
                <w:color w:val="000000"/>
                <w:kern w:val="0"/>
                <w:sz w:val="21"/>
                <w:szCs w:val="21"/>
                <w14:ligatures w14:val="none"/>
              </w:rPr>
            </w:pPr>
            <w:r w:rsidRPr="00065B98">
              <w:rPr>
                <w:rFonts w:ascii="Helvetica" w:eastAsia="Times New Roman" w:hAnsi="Helvetica" w:cs="Times New Roman"/>
                <w:b/>
                <w:bCs/>
                <w:color w:val="000000"/>
                <w:kern w:val="0"/>
                <w:sz w:val="21"/>
                <w:szCs w:val="21"/>
                <w14:ligatures w14:val="none"/>
              </w:rPr>
              <w:t>Severity</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3FAA23CA" w14:textId="77777777" w:rsidR="00065B98" w:rsidRPr="00065B98" w:rsidRDefault="00065B98" w:rsidP="00065B98">
            <w:pPr>
              <w:spacing w:after="0" w:line="240" w:lineRule="auto"/>
              <w:jc w:val="center"/>
              <w:rPr>
                <w:rFonts w:ascii="Helvetica" w:eastAsia="Times New Roman" w:hAnsi="Helvetica" w:cs="Times New Roman"/>
                <w:b/>
                <w:bCs/>
                <w:color w:val="000000"/>
                <w:kern w:val="0"/>
                <w:sz w:val="21"/>
                <w:szCs w:val="21"/>
                <w14:ligatures w14:val="none"/>
              </w:rPr>
            </w:pPr>
            <w:r w:rsidRPr="00065B98">
              <w:rPr>
                <w:rFonts w:ascii="Helvetica" w:eastAsia="Times New Roman" w:hAnsi="Helvetica" w:cs="Times New Roman"/>
                <w:b/>
                <w:bCs/>
                <w:color w:val="000000"/>
                <w:kern w:val="0"/>
                <w:sz w:val="21"/>
                <w:szCs w:val="21"/>
                <w14:ligatures w14:val="none"/>
              </w:rPr>
              <w:t>Mitigation</w:t>
            </w:r>
          </w:p>
        </w:tc>
      </w:tr>
      <w:tr w:rsidR="00065B98" w:rsidRPr="00065B98" w14:paraId="486747DB"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17D422B7"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1</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404486B2"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April 2026 deadline — D.TEC alignment not confirmed</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1FF027B1"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Critical</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5B2F80A6"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Triage this week</w:t>
            </w:r>
          </w:p>
        </w:tc>
      </w:tr>
      <w:tr w:rsidR="00065B98" w:rsidRPr="00065B98" w14:paraId="5EDFC923" w14:textId="77777777">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3D3C7772"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2</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53BF36EA"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ACR API contract not defined</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69AA9B6D"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Critical</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51199E6E"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Pre-build stub from best-guess schema</w:t>
            </w:r>
          </w:p>
        </w:tc>
      </w:tr>
      <w:tr w:rsidR="00065B98" w:rsidRPr="00065B98" w14:paraId="09D7E324"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4A342220"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4D0DFA5E"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ENR undertaking legal mechanism unclear</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2C4AD2B3"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High</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4D81DBBE"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Legal review by end of April</w:t>
            </w:r>
          </w:p>
        </w:tc>
      </w:tr>
      <w:tr w:rsidR="00065B98" w:rsidRPr="00065B98" w14:paraId="7416CC02" w14:textId="77777777">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3A318AC2"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4</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19A5148A" w14:textId="77777777" w:rsidR="00065B98" w:rsidRPr="0072328A" w:rsidRDefault="00065B98" w:rsidP="00065B98">
            <w:pPr>
              <w:spacing w:after="0" w:line="240" w:lineRule="auto"/>
              <w:rPr>
                <w:rFonts w:ascii="Helvetica" w:eastAsia="Times New Roman" w:hAnsi="Helvetica" w:cs="Times New Roman"/>
                <w:color w:val="000000"/>
                <w:kern w:val="0"/>
                <w:sz w:val="21"/>
                <w:szCs w:val="21"/>
                <w:lang w:val="it-IT"/>
                <w14:ligatures w14:val="none"/>
              </w:rPr>
            </w:pPr>
            <w:r w:rsidRPr="0072328A">
              <w:rPr>
                <w:rFonts w:ascii="Helvetica" w:eastAsia="Times New Roman" w:hAnsi="Helvetica" w:cs="Times New Roman"/>
                <w:color w:val="000000"/>
                <w:kern w:val="0"/>
                <w:sz w:val="21"/>
                <w:szCs w:val="21"/>
                <w:lang w:val="it-IT"/>
                <w14:ligatures w14:val="none"/>
              </w:rPr>
              <w:t>No RACI (IOC/LA28/D.TEC)</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6D11A05C"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High</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5841EC65"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RACI call required this week</w:t>
            </w:r>
          </w:p>
        </w:tc>
      </w:tr>
      <w:tr w:rsidR="00065B98" w:rsidRPr="00065B98" w14:paraId="02349E97"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299D6974"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5</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16E3633B"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proofErr w:type="spellStart"/>
            <w:r w:rsidRPr="00065B98">
              <w:rPr>
                <w:rFonts w:ascii="Helvetica" w:eastAsia="Times New Roman" w:hAnsi="Helvetica" w:cs="Times New Roman"/>
                <w:color w:val="000000"/>
                <w:kern w:val="0"/>
                <w:sz w:val="21"/>
                <w:szCs w:val="21"/>
                <w14:ligatures w14:val="none"/>
              </w:rPr>
              <w:t>PbN</w:t>
            </w:r>
            <w:proofErr w:type="spellEnd"/>
            <w:r w:rsidRPr="00065B98">
              <w:rPr>
                <w:rFonts w:ascii="Helvetica" w:eastAsia="Times New Roman" w:hAnsi="Helvetica" w:cs="Times New Roman"/>
                <w:color w:val="000000"/>
                <w:kern w:val="0"/>
                <w:sz w:val="21"/>
                <w:szCs w:val="21"/>
                <w14:ligatures w14:val="none"/>
              </w:rPr>
              <w:t xml:space="preserve"> </w:t>
            </w:r>
            <w:r w:rsidRPr="00065B98">
              <w:rPr>
                <w:rFonts w:ascii="Times New Roman" w:eastAsia="Times New Roman" w:hAnsi="Times New Roman" w:cs="Times New Roman"/>
                <w:color w:val="000000"/>
                <w:kern w:val="0"/>
                <w:sz w:val="21"/>
                <w:szCs w:val="21"/>
                <w14:ligatures w14:val="none"/>
              </w:rPr>
              <w:t>→</w:t>
            </w:r>
            <w:r w:rsidRPr="00065B98">
              <w:rPr>
                <w:rFonts w:ascii="Helvetica" w:eastAsia="Times New Roman" w:hAnsi="Helvetica" w:cs="Times New Roman"/>
                <w:color w:val="000000"/>
                <w:kern w:val="0"/>
                <w:sz w:val="21"/>
                <w:szCs w:val="21"/>
                <w14:ligatures w14:val="none"/>
              </w:rPr>
              <w:t xml:space="preserve"> ACR integration blocked by ACR readiness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2C628AFA"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High</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5B7A69AB"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 xml:space="preserve">Fallback: CSV </w:t>
            </w:r>
            <w:proofErr w:type="gramStart"/>
            <w:r w:rsidRPr="00065B98">
              <w:rPr>
                <w:rFonts w:ascii="Helvetica" w:eastAsia="Times New Roman" w:hAnsi="Helvetica" w:cs="Times New Roman"/>
                <w:color w:val="000000"/>
                <w:kern w:val="0"/>
                <w:sz w:val="21"/>
                <w:szCs w:val="21"/>
                <w14:ligatures w14:val="none"/>
              </w:rPr>
              <w:t>export</w:t>
            </w:r>
            <w:proofErr w:type="gramEnd"/>
            <w:r w:rsidRPr="00065B98">
              <w:rPr>
                <w:rFonts w:ascii="Helvetica" w:eastAsia="Times New Roman" w:hAnsi="Helvetica" w:cs="Times New Roman"/>
                <w:color w:val="000000"/>
                <w:kern w:val="0"/>
                <w:sz w:val="21"/>
                <w:szCs w:val="21"/>
                <w14:ligatures w14:val="none"/>
              </w:rPr>
              <w:t xml:space="preserve"> (June 1 gate)</w:t>
            </w:r>
          </w:p>
        </w:tc>
      </w:tr>
      <w:tr w:rsidR="00065B98" w:rsidRPr="00065B98" w14:paraId="627574B9" w14:textId="77777777">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37B4B5B0"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6</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2AAAE893"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GDPR / data residency for EU applicants</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79A90C64"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Medium</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654D52FC"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Confirm by May</w:t>
            </w:r>
          </w:p>
        </w:tc>
      </w:tr>
      <w:tr w:rsidR="00065B98" w:rsidRPr="00065B98" w14:paraId="7B5DE500"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4F0BBB9E"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7</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10297125"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AI translations for Olympic Charter language (FR)</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20E65CA1"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Medium</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407C4B34"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Human review step before go-live</w:t>
            </w:r>
          </w:p>
        </w:tc>
      </w:tr>
      <w:tr w:rsidR="00065B98" w:rsidRPr="00065B98" w14:paraId="1CB5DEBE" w14:textId="77777777">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5C272C68"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8</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65DF71EA"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Historical quota data unavailable for July import</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4821F992"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Low</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5A702E87"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proofErr w:type="gramStart"/>
            <w:r w:rsidRPr="00065B98">
              <w:rPr>
                <w:rFonts w:ascii="Helvetica" w:eastAsia="Times New Roman" w:hAnsi="Helvetica" w:cs="Times New Roman"/>
                <w:color w:val="000000"/>
                <w:kern w:val="0"/>
                <w:sz w:val="21"/>
                <w:szCs w:val="21"/>
                <w14:ligatures w14:val="none"/>
              </w:rPr>
              <w:t>Graceful</w:t>
            </w:r>
            <w:proofErr w:type="gramEnd"/>
            <w:r w:rsidRPr="00065B98">
              <w:rPr>
                <w:rFonts w:ascii="Helvetica" w:eastAsia="Times New Roman" w:hAnsi="Helvetica" w:cs="Times New Roman"/>
                <w:color w:val="000000"/>
                <w:kern w:val="0"/>
                <w:sz w:val="21"/>
                <w:szCs w:val="21"/>
                <w14:ligatures w14:val="none"/>
              </w:rPr>
              <w:t xml:space="preserve"> empty state; IOC OIS to confirm by June</w:t>
            </w:r>
          </w:p>
        </w:tc>
      </w:tr>
    </w:tbl>
    <w:p w14:paraId="082ECF81" w14:textId="77777777" w:rsidR="00065B98" w:rsidRPr="00065B98" w:rsidRDefault="00000000" w:rsidP="00065B98">
      <w:pPr>
        <w:spacing w:after="0" w:line="240" w:lineRule="auto"/>
        <w:rPr>
          <w:rFonts w:ascii="Helvetica" w:eastAsia="Times New Roman" w:hAnsi="Helvetica" w:cs="Times New Roman"/>
          <w:kern w:val="0"/>
          <w:sz w:val="21"/>
          <w:szCs w:val="21"/>
          <w14:ligatures w14:val="none"/>
        </w:rPr>
      </w:pPr>
      <w:r>
        <w:rPr>
          <w:rFonts w:ascii="Times New Roman" w:eastAsia="Times New Roman" w:hAnsi="Times New Roman" w:cs="Times New Roman"/>
          <w:noProof/>
          <w:kern w:val="0"/>
        </w:rPr>
        <w:pict w14:anchorId="30BF9F4A">
          <v:rect id="_x0000_i1048" style="width:0;height:3pt" o:hralign="center" o:hrstd="t" o:hrnoshade="t" o:hr="t" fillcolor="#ccc" stroked="f"/>
        </w:pict>
      </w:r>
    </w:p>
    <w:p w14:paraId="06DB4F59" w14:textId="77777777" w:rsidR="00065B98" w:rsidRPr="00065B98" w:rsidRDefault="00065B98" w:rsidP="00065B98">
      <w:pPr>
        <w:pBdr>
          <w:bottom w:val="single" w:sz="6" w:space="0" w:color="CCCCCC"/>
        </w:pBdr>
        <w:shd w:val="clear" w:color="auto" w:fill="FFFFFF"/>
        <w:spacing w:before="300" w:after="150" w:line="240" w:lineRule="auto"/>
        <w:outlineLvl w:val="1"/>
        <w:rPr>
          <w:rFonts w:ascii="Helvetica" w:eastAsia="Times New Roman" w:hAnsi="Helvetica" w:cs="Times New Roman"/>
          <w:b/>
          <w:bCs/>
          <w:color w:val="000000"/>
          <w:kern w:val="0"/>
          <w:sz w:val="36"/>
          <w:szCs w:val="36"/>
          <w14:ligatures w14:val="none"/>
        </w:rPr>
      </w:pPr>
      <w:r w:rsidRPr="00065B98">
        <w:rPr>
          <w:rFonts w:ascii="Helvetica" w:eastAsia="Times New Roman" w:hAnsi="Helvetica" w:cs="Times New Roman"/>
          <w:b/>
          <w:bCs/>
          <w:color w:val="000000"/>
          <w:kern w:val="0"/>
          <w:sz w:val="36"/>
          <w:szCs w:val="36"/>
          <w14:ligatures w14:val="none"/>
        </w:rPr>
        <w:t>Test Plan</w:t>
      </w:r>
    </w:p>
    <w:p w14:paraId="267FC7C0" w14:textId="77777777" w:rsidR="00065B98" w:rsidRPr="00065B98" w:rsidRDefault="00065B98" w:rsidP="00065B98">
      <w:pPr>
        <w:shd w:val="clear" w:color="auto" w:fill="FFFFFF"/>
        <w:spacing w:before="300" w:after="150" w:line="240" w:lineRule="auto"/>
        <w:outlineLvl w:val="2"/>
        <w:rPr>
          <w:rFonts w:ascii="Helvetica" w:eastAsia="Times New Roman" w:hAnsi="Helvetica" w:cs="Times New Roman"/>
          <w:b/>
          <w:bCs/>
          <w:color w:val="000000"/>
          <w:kern w:val="0"/>
          <w:sz w:val="27"/>
          <w:szCs w:val="27"/>
          <w14:ligatures w14:val="none"/>
        </w:rPr>
      </w:pPr>
      <w:r w:rsidRPr="00065B98">
        <w:rPr>
          <w:rFonts w:ascii="Helvetica" w:eastAsia="Times New Roman" w:hAnsi="Helvetica" w:cs="Times New Roman"/>
          <w:b/>
          <w:bCs/>
          <w:color w:val="000000"/>
          <w:kern w:val="0"/>
          <w:sz w:val="27"/>
          <w:szCs w:val="27"/>
          <w14:ligatures w14:val="none"/>
        </w:rPr>
        <w:t>Routes / screens</w:t>
      </w:r>
    </w:p>
    <w:tbl>
      <w:tblPr>
        <w:tblW w:w="0" w:type="auto"/>
        <w:shd w:val="clear" w:color="auto" w:fill="FFFFFF"/>
        <w:tblCellMar>
          <w:left w:w="0" w:type="dxa"/>
          <w:right w:w="0" w:type="dxa"/>
        </w:tblCellMar>
        <w:tblLook w:val="04A0" w:firstRow="1" w:lastRow="0" w:firstColumn="1" w:lastColumn="0" w:noHBand="0" w:noVBand="1"/>
      </w:tblPr>
      <w:tblGrid>
        <w:gridCol w:w="2461"/>
        <w:gridCol w:w="1761"/>
        <w:gridCol w:w="5122"/>
      </w:tblGrid>
      <w:tr w:rsidR="00065B98" w:rsidRPr="00065B98" w14:paraId="24AF9092"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0F1ECFFE" w14:textId="77777777" w:rsidR="00065B98" w:rsidRPr="00065B98" w:rsidRDefault="00065B98" w:rsidP="00065B98">
            <w:pPr>
              <w:spacing w:after="0" w:line="240" w:lineRule="auto"/>
              <w:jc w:val="center"/>
              <w:rPr>
                <w:rFonts w:ascii="Helvetica" w:eastAsia="Times New Roman" w:hAnsi="Helvetica" w:cs="Times New Roman"/>
                <w:b/>
                <w:bCs/>
                <w:color w:val="000000"/>
                <w:kern w:val="0"/>
                <w:sz w:val="21"/>
                <w:szCs w:val="21"/>
                <w14:ligatures w14:val="none"/>
              </w:rPr>
            </w:pPr>
            <w:r w:rsidRPr="00065B98">
              <w:rPr>
                <w:rFonts w:ascii="Helvetica" w:eastAsia="Times New Roman" w:hAnsi="Helvetica" w:cs="Times New Roman"/>
                <w:b/>
                <w:bCs/>
                <w:color w:val="000000"/>
                <w:kern w:val="0"/>
                <w:sz w:val="21"/>
                <w:szCs w:val="21"/>
                <w14:ligatures w14:val="none"/>
              </w:rPr>
              <w:lastRenderedPageBreak/>
              <w:t>Screen</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2C1E0271" w14:textId="77777777" w:rsidR="00065B98" w:rsidRPr="00065B98" w:rsidRDefault="00065B98" w:rsidP="00065B98">
            <w:pPr>
              <w:spacing w:after="0" w:line="240" w:lineRule="auto"/>
              <w:jc w:val="center"/>
              <w:rPr>
                <w:rFonts w:ascii="Helvetica" w:eastAsia="Times New Roman" w:hAnsi="Helvetica" w:cs="Times New Roman"/>
                <w:b/>
                <w:bCs/>
                <w:color w:val="000000"/>
                <w:kern w:val="0"/>
                <w:sz w:val="21"/>
                <w:szCs w:val="21"/>
                <w14:ligatures w14:val="none"/>
              </w:rPr>
            </w:pPr>
            <w:r w:rsidRPr="00065B98">
              <w:rPr>
                <w:rFonts w:ascii="Helvetica" w:eastAsia="Times New Roman" w:hAnsi="Helvetica" w:cs="Times New Roman"/>
                <w:b/>
                <w:bCs/>
                <w:color w:val="000000"/>
                <w:kern w:val="0"/>
                <w:sz w:val="21"/>
                <w:szCs w:val="21"/>
                <w14:ligatures w14:val="none"/>
              </w:rPr>
              <w:t>Primary user</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16506140" w14:textId="77777777" w:rsidR="00065B98" w:rsidRPr="00065B98" w:rsidRDefault="00065B98" w:rsidP="00065B98">
            <w:pPr>
              <w:spacing w:after="0" w:line="240" w:lineRule="auto"/>
              <w:jc w:val="center"/>
              <w:rPr>
                <w:rFonts w:ascii="Helvetica" w:eastAsia="Times New Roman" w:hAnsi="Helvetica" w:cs="Times New Roman"/>
                <w:b/>
                <w:bCs/>
                <w:color w:val="000000"/>
                <w:kern w:val="0"/>
                <w:sz w:val="21"/>
                <w:szCs w:val="21"/>
                <w14:ligatures w14:val="none"/>
              </w:rPr>
            </w:pPr>
            <w:r w:rsidRPr="00065B98">
              <w:rPr>
                <w:rFonts w:ascii="Helvetica" w:eastAsia="Times New Roman" w:hAnsi="Helvetica" w:cs="Times New Roman"/>
                <w:b/>
                <w:bCs/>
                <w:color w:val="000000"/>
                <w:kern w:val="0"/>
                <w:sz w:val="21"/>
                <w:szCs w:val="21"/>
                <w14:ligatures w14:val="none"/>
              </w:rPr>
              <w:t>What to test</w:t>
            </w:r>
          </w:p>
        </w:tc>
      </w:tr>
      <w:tr w:rsidR="00065B98" w:rsidRPr="00065B98" w14:paraId="05A4190A"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7E49ECFA"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Courier New" w:eastAsia="Times New Roman" w:hAnsi="Courier New" w:cs="Courier New"/>
                <w:color w:val="000000"/>
                <w:kern w:val="0"/>
                <w:sz w:val="20"/>
                <w:szCs w:val="20"/>
                <w:bdr w:val="single" w:sz="6" w:space="0" w:color="EAEAEA" w:frame="1"/>
                <w:shd w:val="clear" w:color="auto" w:fill="F8F8F8"/>
                <w14:ligatures w14:val="none"/>
              </w:rPr>
              <w:t>/</w:t>
            </w:r>
            <w:proofErr w:type="gramStart"/>
            <w:r w:rsidRPr="00065B98">
              <w:rPr>
                <w:rFonts w:ascii="Courier New" w:eastAsia="Times New Roman" w:hAnsi="Courier New" w:cs="Courier New"/>
                <w:color w:val="000000"/>
                <w:kern w:val="0"/>
                <w:sz w:val="20"/>
                <w:szCs w:val="20"/>
                <w:bdr w:val="single" w:sz="6" w:space="0" w:color="EAEAEA" w:frame="1"/>
                <w:shd w:val="clear" w:color="auto" w:fill="F8F8F8"/>
                <w14:ligatures w14:val="none"/>
              </w:rPr>
              <w:t>apply</w:t>
            </w:r>
            <w:proofErr w:type="gramEnd"/>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75153F02"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Applicant</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4B1F2A3C"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 xml:space="preserve">Email verification, form validation, E-category multi-select (E/Es/EP/EPs/ET/EC), submission, </w:t>
            </w:r>
            <w:proofErr w:type="spellStart"/>
            <w:r w:rsidRPr="00065B98">
              <w:rPr>
                <w:rFonts w:ascii="Helvetica" w:eastAsia="Times New Roman" w:hAnsi="Helvetica" w:cs="Times New Roman"/>
                <w:color w:val="000000"/>
                <w:kern w:val="0"/>
                <w:sz w:val="21"/>
                <w:szCs w:val="21"/>
                <w14:ligatures w14:val="none"/>
              </w:rPr>
              <w:t>dedup</w:t>
            </w:r>
            <w:proofErr w:type="spellEnd"/>
            <w:r w:rsidRPr="00065B98">
              <w:rPr>
                <w:rFonts w:ascii="Helvetica" w:eastAsia="Times New Roman" w:hAnsi="Helvetica" w:cs="Times New Roman"/>
                <w:color w:val="000000"/>
                <w:kern w:val="0"/>
                <w:sz w:val="21"/>
                <w:szCs w:val="21"/>
                <w14:ligatures w14:val="none"/>
              </w:rPr>
              <w:t>, IOC-Direct block</w:t>
            </w:r>
          </w:p>
        </w:tc>
      </w:tr>
      <w:tr w:rsidR="00065B98" w:rsidRPr="00065B98" w14:paraId="5A7716D2" w14:textId="77777777">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036154ED"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Courier New" w:eastAsia="Times New Roman" w:hAnsi="Courier New" w:cs="Courier New"/>
                <w:color w:val="000000"/>
                <w:kern w:val="0"/>
                <w:sz w:val="20"/>
                <w:szCs w:val="20"/>
                <w:bdr w:val="single" w:sz="6" w:space="0" w:color="EAEAEA" w:frame="1"/>
                <w:shd w:val="clear" w:color="auto" w:fill="F8F8F8"/>
                <w14:ligatures w14:val="none"/>
              </w:rPr>
              <w:t>/apply/form</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4803B5BB"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Applicant</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515F9229"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 xml:space="preserve">Token validation, resubmission pre-fill, country/NOC </w:t>
            </w:r>
            <w:proofErr w:type="spellStart"/>
            <w:r w:rsidRPr="00065B98">
              <w:rPr>
                <w:rFonts w:ascii="Helvetica" w:eastAsia="Times New Roman" w:hAnsi="Helvetica" w:cs="Times New Roman"/>
                <w:color w:val="000000"/>
                <w:kern w:val="0"/>
                <w:sz w:val="21"/>
                <w:szCs w:val="21"/>
                <w14:ligatures w14:val="none"/>
              </w:rPr>
              <w:t>datalist</w:t>
            </w:r>
            <w:proofErr w:type="spellEnd"/>
          </w:p>
        </w:tc>
      </w:tr>
      <w:tr w:rsidR="00065B98" w:rsidRPr="00065B98" w14:paraId="53A43D8D"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25B34DA8"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Courier New" w:eastAsia="Times New Roman" w:hAnsi="Courier New" w:cs="Courier New"/>
                <w:color w:val="000000"/>
                <w:kern w:val="0"/>
                <w:sz w:val="20"/>
                <w:szCs w:val="20"/>
                <w:bdr w:val="single" w:sz="6" w:space="0" w:color="EAEAEA" w:frame="1"/>
                <w:shd w:val="clear" w:color="auto" w:fill="F8F8F8"/>
                <w14:ligatures w14:val="none"/>
              </w:rPr>
              <w:t>/invite/[token]</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6AB6F7ED"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Applicant (invited)</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08522D65"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Pre-filled org details, link expiry</w:t>
            </w:r>
          </w:p>
        </w:tc>
      </w:tr>
      <w:tr w:rsidR="00065B98" w:rsidRPr="00065B98" w14:paraId="73DAA4A6" w14:textId="77777777">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5EDA3D76"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Courier New" w:eastAsia="Times New Roman" w:hAnsi="Courier New" w:cs="Courier New"/>
                <w:color w:val="000000"/>
                <w:kern w:val="0"/>
                <w:sz w:val="20"/>
                <w:szCs w:val="20"/>
                <w:bdr w:val="single" w:sz="6" w:space="0" w:color="EAEAEA" w:frame="1"/>
                <w:shd w:val="clear" w:color="auto" w:fill="F8F8F8"/>
                <w14:ligatures w14:val="none"/>
              </w:rPr>
              <w:t>/admin/noc</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7574BFA4"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NOC admin</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1AE8E660"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EoI queue, approve/return/reject, filter, CSV export</w:t>
            </w:r>
          </w:p>
        </w:tc>
      </w:tr>
      <w:tr w:rsidR="00065B98" w:rsidRPr="00065B98" w14:paraId="70B80FA6"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25EB61DA"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Courier New" w:eastAsia="Times New Roman" w:hAnsi="Courier New" w:cs="Courier New"/>
                <w:color w:val="000000"/>
                <w:kern w:val="0"/>
                <w:sz w:val="20"/>
                <w:szCs w:val="20"/>
                <w:bdr w:val="single" w:sz="6" w:space="0" w:color="EAEAEA" w:frame="1"/>
                <w:shd w:val="clear" w:color="auto" w:fill="F8F8F8"/>
                <w14:ligatures w14:val="none"/>
              </w:rPr>
              <w:t>/</w:t>
            </w:r>
            <w:proofErr w:type="gramStart"/>
            <w:r w:rsidRPr="00065B98">
              <w:rPr>
                <w:rFonts w:ascii="Courier New" w:eastAsia="Times New Roman" w:hAnsi="Courier New" w:cs="Courier New"/>
                <w:color w:val="000000"/>
                <w:kern w:val="0"/>
                <w:sz w:val="20"/>
                <w:szCs w:val="20"/>
                <w:bdr w:val="single" w:sz="6" w:space="0" w:color="EAEAEA" w:frame="1"/>
                <w:shd w:val="clear" w:color="auto" w:fill="F8F8F8"/>
                <w14:ligatures w14:val="none"/>
              </w:rPr>
              <w:t>admin</w:t>
            </w:r>
            <w:proofErr w:type="gramEnd"/>
            <w:r w:rsidRPr="00065B98">
              <w:rPr>
                <w:rFonts w:ascii="Courier New" w:eastAsia="Times New Roman" w:hAnsi="Courier New" w:cs="Courier New"/>
                <w:color w:val="000000"/>
                <w:kern w:val="0"/>
                <w:sz w:val="20"/>
                <w:szCs w:val="20"/>
                <w:bdr w:val="single" w:sz="6" w:space="0" w:color="EAEAEA" w:frame="1"/>
                <w:shd w:val="clear" w:color="auto" w:fill="F8F8F8"/>
                <w14:ligatures w14:val="none"/>
              </w:rPr>
              <w:t>/noc/[id]</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5215B11A"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NOC admin</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2538022C"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 xml:space="preserve">Application </w:t>
            </w:r>
            <w:proofErr w:type="gramStart"/>
            <w:r w:rsidRPr="00065B98">
              <w:rPr>
                <w:rFonts w:ascii="Helvetica" w:eastAsia="Times New Roman" w:hAnsi="Helvetica" w:cs="Times New Roman"/>
                <w:color w:val="000000"/>
                <w:kern w:val="0"/>
                <w:sz w:val="21"/>
                <w:szCs w:val="21"/>
                <w14:ligatures w14:val="none"/>
              </w:rPr>
              <w:t>detail</w:t>
            </w:r>
            <w:proofErr w:type="gramEnd"/>
            <w:r w:rsidRPr="00065B98">
              <w:rPr>
                <w:rFonts w:ascii="Helvetica" w:eastAsia="Times New Roman" w:hAnsi="Helvetica" w:cs="Times New Roman"/>
                <w:color w:val="000000"/>
                <w:kern w:val="0"/>
                <w:sz w:val="21"/>
                <w:szCs w:val="21"/>
                <w14:ligatures w14:val="none"/>
              </w:rPr>
              <w:t>, audit history, action forms</w:t>
            </w:r>
          </w:p>
        </w:tc>
      </w:tr>
      <w:tr w:rsidR="00065B98" w:rsidRPr="00065B98" w14:paraId="2FF5A838" w14:textId="77777777">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603D3FF3"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Courier New" w:eastAsia="Times New Roman" w:hAnsi="Courier New" w:cs="Courier New"/>
                <w:color w:val="000000"/>
                <w:kern w:val="0"/>
                <w:sz w:val="20"/>
                <w:szCs w:val="20"/>
                <w:bdr w:val="single" w:sz="6" w:space="0" w:color="EAEAEA" w:frame="1"/>
                <w:shd w:val="clear" w:color="auto" w:fill="F8F8F8"/>
                <w14:ligatures w14:val="none"/>
              </w:rPr>
              <w:t>/admin/noc/</w:t>
            </w:r>
            <w:proofErr w:type="spellStart"/>
            <w:r w:rsidRPr="00065B98">
              <w:rPr>
                <w:rFonts w:ascii="Courier New" w:eastAsia="Times New Roman" w:hAnsi="Courier New" w:cs="Courier New"/>
                <w:color w:val="000000"/>
                <w:kern w:val="0"/>
                <w:sz w:val="20"/>
                <w:szCs w:val="20"/>
                <w:bdr w:val="single" w:sz="6" w:space="0" w:color="EAEAEA" w:frame="1"/>
                <w:shd w:val="clear" w:color="auto" w:fill="F8F8F8"/>
                <w14:ligatures w14:val="none"/>
              </w:rPr>
              <w:t>enr</w:t>
            </w:r>
            <w:proofErr w:type="spellEnd"/>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28CB35A7"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NOC admin</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16D6227C"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ENR request list, priority ordering, submit to IOC</w:t>
            </w:r>
          </w:p>
        </w:tc>
      </w:tr>
      <w:tr w:rsidR="00065B98" w:rsidRPr="00065B98" w14:paraId="37C4B816"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7E433685"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Courier New" w:eastAsia="Times New Roman" w:hAnsi="Courier New" w:cs="Courier New"/>
                <w:color w:val="000000"/>
                <w:kern w:val="0"/>
                <w:sz w:val="20"/>
                <w:szCs w:val="20"/>
                <w:bdr w:val="single" w:sz="6" w:space="0" w:color="EAEAEA" w:frame="1"/>
                <w:shd w:val="clear" w:color="auto" w:fill="F8F8F8"/>
                <w14:ligatures w14:val="none"/>
              </w:rPr>
              <w:t>/admin/noc/</w:t>
            </w:r>
            <w:proofErr w:type="spellStart"/>
            <w:r w:rsidRPr="00065B98">
              <w:rPr>
                <w:rFonts w:ascii="Courier New" w:eastAsia="Times New Roman" w:hAnsi="Courier New" w:cs="Courier New"/>
                <w:color w:val="000000"/>
                <w:kern w:val="0"/>
                <w:sz w:val="20"/>
                <w:szCs w:val="20"/>
                <w:bdr w:val="single" w:sz="6" w:space="0" w:color="EAEAEA" w:frame="1"/>
                <w:shd w:val="clear" w:color="auto" w:fill="F8F8F8"/>
                <w14:ligatures w14:val="none"/>
              </w:rPr>
              <w:t>pbn</w:t>
            </w:r>
            <w:proofErr w:type="spellEnd"/>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738F85C6"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NOC admin</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640BE7B3"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Per-category slot allocation per org (E/Es/EP/EPs/ET/EC/NOC E), quota header, submit to OCOG</w:t>
            </w:r>
          </w:p>
        </w:tc>
      </w:tr>
      <w:tr w:rsidR="00065B98" w:rsidRPr="00065B98" w14:paraId="1DD85D9C" w14:textId="77777777">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10D6F9B7"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Courier New" w:eastAsia="Times New Roman" w:hAnsi="Courier New" w:cs="Courier New"/>
                <w:color w:val="000000"/>
                <w:kern w:val="0"/>
                <w:sz w:val="20"/>
                <w:szCs w:val="20"/>
                <w:bdr w:val="single" w:sz="6" w:space="0" w:color="EAEAEA" w:frame="1"/>
                <w:shd w:val="clear" w:color="auto" w:fill="F8F8F8"/>
                <w14:ligatures w14:val="none"/>
              </w:rPr>
              <w:t>/admin/</w:t>
            </w:r>
            <w:proofErr w:type="spellStart"/>
            <w:r w:rsidRPr="00065B98">
              <w:rPr>
                <w:rFonts w:ascii="Courier New" w:eastAsia="Times New Roman" w:hAnsi="Courier New" w:cs="Courier New"/>
                <w:color w:val="000000"/>
                <w:kern w:val="0"/>
                <w:sz w:val="20"/>
                <w:szCs w:val="20"/>
                <w:bdr w:val="single" w:sz="6" w:space="0" w:color="EAEAEA" w:frame="1"/>
                <w:shd w:val="clear" w:color="auto" w:fill="F8F8F8"/>
                <w14:ligatures w14:val="none"/>
              </w:rPr>
              <w:t>ocog</w:t>
            </w:r>
            <w:proofErr w:type="spellEnd"/>
            <w:r w:rsidRPr="00065B98">
              <w:rPr>
                <w:rFonts w:ascii="Courier New" w:eastAsia="Times New Roman" w:hAnsi="Courier New" w:cs="Courier New"/>
                <w:color w:val="000000"/>
                <w:kern w:val="0"/>
                <w:sz w:val="20"/>
                <w:szCs w:val="20"/>
                <w:bdr w:val="single" w:sz="6" w:space="0" w:color="EAEAEA" w:frame="1"/>
                <w:shd w:val="clear" w:color="auto" w:fill="F8F8F8"/>
                <w14:ligatures w14:val="none"/>
              </w:rPr>
              <w:t>/</w:t>
            </w:r>
            <w:proofErr w:type="spellStart"/>
            <w:r w:rsidRPr="00065B98">
              <w:rPr>
                <w:rFonts w:ascii="Courier New" w:eastAsia="Times New Roman" w:hAnsi="Courier New" w:cs="Courier New"/>
                <w:color w:val="000000"/>
                <w:kern w:val="0"/>
                <w:sz w:val="20"/>
                <w:szCs w:val="20"/>
                <w:bdr w:val="single" w:sz="6" w:space="0" w:color="EAEAEA" w:frame="1"/>
                <w:shd w:val="clear" w:color="auto" w:fill="F8F8F8"/>
                <w14:ligatures w14:val="none"/>
              </w:rPr>
              <w:t>pbn</w:t>
            </w:r>
            <w:proofErr w:type="spellEnd"/>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22368D2A"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OCOG admin</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21D25A21"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 xml:space="preserve">Cross-NOC </w:t>
            </w:r>
            <w:proofErr w:type="spellStart"/>
            <w:r w:rsidRPr="00065B98">
              <w:rPr>
                <w:rFonts w:ascii="Helvetica" w:eastAsia="Times New Roman" w:hAnsi="Helvetica" w:cs="Times New Roman"/>
                <w:color w:val="000000"/>
                <w:kern w:val="0"/>
                <w:sz w:val="21"/>
                <w:szCs w:val="21"/>
                <w14:ligatures w14:val="none"/>
              </w:rPr>
              <w:t>PbN</w:t>
            </w:r>
            <w:proofErr w:type="spellEnd"/>
            <w:r w:rsidRPr="00065B98">
              <w:rPr>
                <w:rFonts w:ascii="Helvetica" w:eastAsia="Times New Roman" w:hAnsi="Helvetica" w:cs="Times New Roman"/>
                <w:color w:val="000000"/>
                <w:kern w:val="0"/>
                <w:sz w:val="21"/>
                <w:szCs w:val="21"/>
                <w14:ligatures w14:val="none"/>
              </w:rPr>
              <w:t xml:space="preserve"> review, approve/adjust, state transitions</w:t>
            </w:r>
          </w:p>
        </w:tc>
      </w:tr>
      <w:tr w:rsidR="00065B98" w:rsidRPr="00065B98" w14:paraId="7B09941B"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108BF74D"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Courier New" w:eastAsia="Times New Roman" w:hAnsi="Courier New" w:cs="Courier New"/>
                <w:color w:val="000000"/>
                <w:kern w:val="0"/>
                <w:sz w:val="20"/>
                <w:szCs w:val="20"/>
                <w:bdr w:val="single" w:sz="6" w:space="0" w:color="EAEAEA" w:frame="1"/>
                <w:shd w:val="clear" w:color="auto" w:fill="F8F8F8"/>
                <w14:ligatures w14:val="none"/>
              </w:rPr>
              <w:t>/admin/</w:t>
            </w:r>
            <w:proofErr w:type="spellStart"/>
            <w:r w:rsidRPr="00065B98">
              <w:rPr>
                <w:rFonts w:ascii="Courier New" w:eastAsia="Times New Roman" w:hAnsi="Courier New" w:cs="Courier New"/>
                <w:color w:val="000000"/>
                <w:kern w:val="0"/>
                <w:sz w:val="20"/>
                <w:szCs w:val="20"/>
                <w:bdr w:val="single" w:sz="6" w:space="0" w:color="EAEAEA" w:frame="1"/>
                <w:shd w:val="clear" w:color="auto" w:fill="F8F8F8"/>
                <w14:ligatures w14:val="none"/>
              </w:rPr>
              <w:t>ioc</w:t>
            </w:r>
            <w:proofErr w:type="spellEnd"/>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649AFF57"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IOC admin</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2942998E"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Visibility dashboard, anomaly cards, NOC summary</w:t>
            </w:r>
          </w:p>
        </w:tc>
      </w:tr>
      <w:tr w:rsidR="00065B98" w:rsidRPr="00065B98" w14:paraId="5C06C9AF" w14:textId="77777777">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3983C080"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Courier New" w:eastAsia="Times New Roman" w:hAnsi="Courier New" w:cs="Courier New"/>
                <w:color w:val="000000"/>
                <w:kern w:val="0"/>
                <w:sz w:val="20"/>
                <w:szCs w:val="20"/>
                <w:bdr w:val="single" w:sz="6" w:space="0" w:color="EAEAEA" w:frame="1"/>
                <w:shd w:val="clear" w:color="auto" w:fill="F8F8F8"/>
                <w14:ligatures w14:val="none"/>
              </w:rPr>
              <w:t>/admin/</w:t>
            </w:r>
            <w:proofErr w:type="spellStart"/>
            <w:r w:rsidRPr="00065B98">
              <w:rPr>
                <w:rFonts w:ascii="Courier New" w:eastAsia="Times New Roman" w:hAnsi="Courier New" w:cs="Courier New"/>
                <w:color w:val="000000"/>
                <w:kern w:val="0"/>
                <w:sz w:val="20"/>
                <w:szCs w:val="20"/>
                <w:bdr w:val="single" w:sz="6" w:space="0" w:color="EAEAEA" w:frame="1"/>
                <w:shd w:val="clear" w:color="auto" w:fill="F8F8F8"/>
                <w14:ligatures w14:val="none"/>
              </w:rPr>
              <w:t>ioc</w:t>
            </w:r>
            <w:proofErr w:type="spellEnd"/>
            <w:r w:rsidRPr="00065B98">
              <w:rPr>
                <w:rFonts w:ascii="Courier New" w:eastAsia="Times New Roman" w:hAnsi="Courier New" w:cs="Courier New"/>
                <w:color w:val="000000"/>
                <w:kern w:val="0"/>
                <w:sz w:val="20"/>
                <w:szCs w:val="20"/>
                <w:bdr w:val="single" w:sz="6" w:space="0" w:color="EAEAEA" w:frame="1"/>
                <w:shd w:val="clear" w:color="auto" w:fill="F8F8F8"/>
                <w14:ligatures w14:val="none"/>
              </w:rPr>
              <w:t>/</w:t>
            </w:r>
            <w:proofErr w:type="spellStart"/>
            <w:r w:rsidRPr="00065B98">
              <w:rPr>
                <w:rFonts w:ascii="Courier New" w:eastAsia="Times New Roman" w:hAnsi="Courier New" w:cs="Courier New"/>
                <w:color w:val="000000"/>
                <w:kern w:val="0"/>
                <w:sz w:val="20"/>
                <w:szCs w:val="20"/>
                <w:bdr w:val="single" w:sz="6" w:space="0" w:color="EAEAEA" w:frame="1"/>
                <w:shd w:val="clear" w:color="auto" w:fill="F8F8F8"/>
                <w14:ligatures w14:val="none"/>
              </w:rPr>
              <w:t>enr</w:t>
            </w:r>
            <w:proofErr w:type="spellEnd"/>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0E7CCF89"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IOC admin</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653276DC"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ENR request review — separate screen; grant/deny per NOC from holdback pool</w:t>
            </w:r>
          </w:p>
        </w:tc>
      </w:tr>
      <w:tr w:rsidR="00065B98" w:rsidRPr="00065B98" w14:paraId="09C45793"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0B7430C5"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Courier New" w:eastAsia="Times New Roman" w:hAnsi="Courier New" w:cs="Courier New"/>
                <w:color w:val="000000"/>
                <w:kern w:val="0"/>
                <w:sz w:val="20"/>
                <w:szCs w:val="20"/>
                <w:bdr w:val="single" w:sz="6" w:space="0" w:color="EAEAEA" w:frame="1"/>
                <w:shd w:val="clear" w:color="auto" w:fill="F8F8F8"/>
                <w14:ligatures w14:val="none"/>
              </w:rPr>
              <w:t>/admin/</w:t>
            </w:r>
            <w:proofErr w:type="spellStart"/>
            <w:r w:rsidRPr="00065B98">
              <w:rPr>
                <w:rFonts w:ascii="Courier New" w:eastAsia="Times New Roman" w:hAnsi="Courier New" w:cs="Courier New"/>
                <w:color w:val="000000"/>
                <w:kern w:val="0"/>
                <w:sz w:val="20"/>
                <w:szCs w:val="20"/>
                <w:bdr w:val="single" w:sz="6" w:space="0" w:color="EAEAEA" w:frame="1"/>
                <w:shd w:val="clear" w:color="auto" w:fill="F8F8F8"/>
                <w14:ligatures w14:val="none"/>
              </w:rPr>
              <w:t>ioc</w:t>
            </w:r>
            <w:proofErr w:type="spellEnd"/>
            <w:r w:rsidRPr="00065B98">
              <w:rPr>
                <w:rFonts w:ascii="Courier New" w:eastAsia="Times New Roman" w:hAnsi="Courier New" w:cs="Courier New"/>
                <w:color w:val="000000"/>
                <w:kern w:val="0"/>
                <w:sz w:val="20"/>
                <w:szCs w:val="20"/>
                <w:bdr w:val="single" w:sz="6" w:space="0" w:color="EAEAEA" w:frame="1"/>
                <w:shd w:val="clear" w:color="auto" w:fill="F8F8F8"/>
                <w14:ligatures w14:val="none"/>
              </w:rPr>
              <w:t>/quotas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037FA227" w14:textId="6F347248"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IOC admin</w:t>
            </w:r>
            <w:ins w:id="180" w:author="Emma MORRIS" w:date="2026-04-02T16:00:00Z" w16du:dateUtc="2026-04-02T14:00:00Z">
              <w:r w:rsidR="009D40D5">
                <w:rPr>
                  <w:rFonts w:ascii="Helvetica" w:eastAsia="Times New Roman" w:hAnsi="Helvetica" w:cs="Times New Roman"/>
                  <w:color w:val="000000"/>
                  <w:kern w:val="0"/>
                  <w:sz w:val="21"/>
                  <w:szCs w:val="21"/>
                  <w14:ligatures w14:val="none"/>
                </w:rPr>
                <w:t xml:space="preserve"> /OCOG</w:t>
              </w:r>
            </w:ins>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527C6891"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Excel import + editable quota table (per-category totals per NOC, including IOC_DIRECT); edit mode with audit trail; separate from EoI/</w:t>
            </w:r>
            <w:proofErr w:type="spellStart"/>
            <w:r w:rsidRPr="00065B98">
              <w:rPr>
                <w:rFonts w:ascii="Helvetica" w:eastAsia="Times New Roman" w:hAnsi="Helvetica" w:cs="Times New Roman"/>
                <w:color w:val="000000"/>
                <w:kern w:val="0"/>
                <w:sz w:val="21"/>
                <w:szCs w:val="21"/>
                <w14:ligatures w14:val="none"/>
              </w:rPr>
              <w:t>PbN</w:t>
            </w:r>
            <w:proofErr w:type="spellEnd"/>
            <w:r w:rsidRPr="00065B98">
              <w:rPr>
                <w:rFonts w:ascii="Helvetica" w:eastAsia="Times New Roman" w:hAnsi="Helvetica" w:cs="Times New Roman"/>
                <w:color w:val="000000"/>
                <w:kern w:val="0"/>
                <w:sz w:val="21"/>
                <w:szCs w:val="21"/>
                <w14:ligatures w14:val="none"/>
              </w:rPr>
              <w:t xml:space="preserve"> views</w:t>
            </w:r>
          </w:p>
        </w:tc>
      </w:tr>
      <w:tr w:rsidR="00065B98" w:rsidRPr="00065B98" w14:paraId="17E56C1D" w14:textId="77777777">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4C604E29"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Courier New" w:eastAsia="Times New Roman" w:hAnsi="Courier New" w:cs="Courier New"/>
                <w:color w:val="000000"/>
                <w:kern w:val="0"/>
                <w:sz w:val="20"/>
                <w:szCs w:val="20"/>
                <w:bdr w:val="single" w:sz="6" w:space="0" w:color="EAEAEA" w:frame="1"/>
                <w:shd w:val="clear" w:color="auto" w:fill="F8F8F8"/>
                <w14:ligatures w14:val="none"/>
              </w:rPr>
              <w:t>/admin/</w:t>
            </w:r>
            <w:proofErr w:type="spellStart"/>
            <w:r w:rsidRPr="00065B98">
              <w:rPr>
                <w:rFonts w:ascii="Courier New" w:eastAsia="Times New Roman" w:hAnsi="Courier New" w:cs="Courier New"/>
                <w:color w:val="000000"/>
                <w:kern w:val="0"/>
                <w:sz w:val="20"/>
                <w:szCs w:val="20"/>
                <w:bdr w:val="single" w:sz="6" w:space="0" w:color="EAEAEA" w:frame="1"/>
                <w:shd w:val="clear" w:color="auto" w:fill="F8F8F8"/>
                <w14:ligatures w14:val="none"/>
              </w:rPr>
              <w:t>ioc</w:t>
            </w:r>
            <w:proofErr w:type="spellEnd"/>
            <w:r w:rsidRPr="00065B98">
              <w:rPr>
                <w:rFonts w:ascii="Courier New" w:eastAsia="Times New Roman" w:hAnsi="Courier New" w:cs="Courier New"/>
                <w:color w:val="000000"/>
                <w:kern w:val="0"/>
                <w:sz w:val="20"/>
                <w:szCs w:val="20"/>
                <w:bdr w:val="single" w:sz="6" w:space="0" w:color="EAEAEA" w:frame="1"/>
                <w:shd w:val="clear" w:color="auto" w:fill="F8F8F8"/>
                <w14:ligatures w14:val="none"/>
              </w:rPr>
              <w:t>/audit</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25A357BC" w14:textId="03743654"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IOC admin</w:t>
            </w:r>
            <w:ins w:id="181" w:author="Emma MORRIS" w:date="2026-04-02T16:00:00Z" w16du:dateUtc="2026-04-02T14:00:00Z">
              <w:r w:rsidR="009D40D5">
                <w:rPr>
                  <w:rFonts w:ascii="Helvetica" w:eastAsia="Times New Roman" w:hAnsi="Helvetica" w:cs="Times New Roman"/>
                  <w:color w:val="000000"/>
                  <w:kern w:val="0"/>
                  <w:sz w:val="21"/>
                  <w:szCs w:val="21"/>
                  <w14:ligatures w14:val="none"/>
                </w:rPr>
                <w:t>/OCOG</w:t>
              </w:r>
            </w:ins>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06697CCD"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Audit trail, action filters</w:t>
            </w:r>
          </w:p>
        </w:tc>
      </w:tr>
      <w:tr w:rsidR="00065B98" w:rsidRPr="00065B98" w14:paraId="1E8914C9"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57714B62"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Courier New" w:eastAsia="Times New Roman" w:hAnsi="Courier New" w:cs="Courier New"/>
                <w:color w:val="000000"/>
                <w:kern w:val="0"/>
                <w:sz w:val="20"/>
                <w:szCs w:val="20"/>
                <w:bdr w:val="single" w:sz="6" w:space="0" w:color="EAEAEA" w:frame="1"/>
                <w:shd w:val="clear" w:color="auto" w:fill="F8F8F8"/>
                <w14:ligatures w14:val="none"/>
              </w:rPr>
              <w:t>/admin/</w:t>
            </w:r>
            <w:proofErr w:type="spellStart"/>
            <w:r w:rsidRPr="00065B98">
              <w:rPr>
                <w:rFonts w:ascii="Courier New" w:eastAsia="Times New Roman" w:hAnsi="Courier New" w:cs="Courier New"/>
                <w:color w:val="000000"/>
                <w:kern w:val="0"/>
                <w:sz w:val="20"/>
                <w:szCs w:val="20"/>
                <w:bdr w:val="single" w:sz="6" w:space="0" w:color="EAEAEA" w:frame="1"/>
                <w:shd w:val="clear" w:color="auto" w:fill="F8F8F8"/>
                <w14:ligatures w14:val="none"/>
              </w:rPr>
              <w:t>ioc</w:t>
            </w:r>
            <w:proofErr w:type="spellEnd"/>
            <w:r w:rsidRPr="00065B98">
              <w:rPr>
                <w:rFonts w:ascii="Courier New" w:eastAsia="Times New Roman" w:hAnsi="Courier New" w:cs="Courier New"/>
                <w:color w:val="000000"/>
                <w:kern w:val="0"/>
                <w:sz w:val="20"/>
                <w:szCs w:val="20"/>
                <w:bdr w:val="single" w:sz="6" w:space="0" w:color="EAEAEA" w:frame="1"/>
                <w:shd w:val="clear" w:color="auto" w:fill="F8F8F8"/>
                <w14:ligatures w14:val="none"/>
              </w:rPr>
              <w:t>/export</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3065C6F1" w14:textId="18DFD8D6"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IOC admin</w:t>
            </w:r>
            <w:ins w:id="182" w:author="Emma MORRIS" w:date="2026-04-02T16:00:00Z" w16du:dateUtc="2026-04-02T14:00:00Z">
              <w:r w:rsidR="009D40D5">
                <w:rPr>
                  <w:rFonts w:ascii="Helvetica" w:eastAsia="Times New Roman" w:hAnsi="Helvetica" w:cs="Times New Roman"/>
                  <w:color w:val="000000"/>
                  <w:kern w:val="0"/>
                  <w:sz w:val="21"/>
                  <w:szCs w:val="21"/>
                  <w14:ligatures w14:val="none"/>
                </w:rPr>
                <w:t xml:space="preserve"> /OCOG</w:t>
              </w:r>
            </w:ins>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4B8DEB4F"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proofErr w:type="spellStart"/>
            <w:r w:rsidRPr="00065B98">
              <w:rPr>
                <w:rFonts w:ascii="Helvetica" w:eastAsia="Times New Roman" w:hAnsi="Helvetica" w:cs="Times New Roman"/>
                <w:color w:val="000000"/>
                <w:kern w:val="0"/>
                <w:sz w:val="21"/>
                <w:szCs w:val="21"/>
                <w14:ligatures w14:val="none"/>
              </w:rPr>
              <w:t>PbN</w:t>
            </w:r>
            <w:proofErr w:type="spellEnd"/>
            <w:r w:rsidRPr="00065B98">
              <w:rPr>
                <w:rFonts w:ascii="Helvetica" w:eastAsia="Times New Roman" w:hAnsi="Helvetica" w:cs="Times New Roman"/>
                <w:color w:val="000000"/>
                <w:kern w:val="0"/>
                <w:sz w:val="21"/>
                <w:szCs w:val="21"/>
                <w14:ligatures w14:val="none"/>
              </w:rPr>
              <w:t xml:space="preserve"> CSV export for ACR (per-category slots per org, including IOC_DIRECT rows)</w:t>
            </w:r>
          </w:p>
        </w:tc>
      </w:tr>
      <w:tr w:rsidR="00065B98" w:rsidRPr="00065B98" w14:paraId="29B56831" w14:textId="77777777">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0BEF29C1"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Courier New" w:eastAsia="Times New Roman" w:hAnsi="Courier New" w:cs="Courier New"/>
                <w:color w:val="000000"/>
                <w:kern w:val="0"/>
                <w:sz w:val="20"/>
                <w:szCs w:val="20"/>
                <w:bdr w:val="single" w:sz="6" w:space="0" w:color="EAEAEA" w:frame="1"/>
                <w:shd w:val="clear" w:color="auto" w:fill="F8F8F8"/>
                <w14:ligatures w14:val="none"/>
              </w:rPr>
              <w:t>/admin/</w:t>
            </w:r>
            <w:proofErr w:type="spellStart"/>
            <w:r w:rsidRPr="00065B98">
              <w:rPr>
                <w:rFonts w:ascii="Courier New" w:eastAsia="Times New Roman" w:hAnsi="Courier New" w:cs="Courier New"/>
                <w:color w:val="000000"/>
                <w:kern w:val="0"/>
                <w:sz w:val="20"/>
                <w:szCs w:val="20"/>
                <w:bdr w:val="single" w:sz="6" w:space="0" w:color="EAEAEA" w:frame="1"/>
                <w:shd w:val="clear" w:color="auto" w:fill="F8F8F8"/>
                <w14:ligatures w14:val="none"/>
              </w:rPr>
              <w:t>ioc</w:t>
            </w:r>
            <w:proofErr w:type="spellEnd"/>
            <w:r w:rsidRPr="00065B98">
              <w:rPr>
                <w:rFonts w:ascii="Courier New" w:eastAsia="Times New Roman" w:hAnsi="Courier New" w:cs="Courier New"/>
                <w:color w:val="000000"/>
                <w:kern w:val="0"/>
                <w:sz w:val="20"/>
                <w:szCs w:val="20"/>
                <w:bdr w:val="single" w:sz="6" w:space="0" w:color="EAEAEA" w:frame="1"/>
                <w:shd w:val="clear" w:color="auto" w:fill="F8F8F8"/>
                <w14:ligatures w14:val="none"/>
              </w:rPr>
              <w:t>/direct</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71219692" w14:textId="686A4BBC"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IOC admin</w:t>
            </w:r>
            <w:ins w:id="183" w:author="Emma MORRIS" w:date="2026-04-02T16:00:00Z" w16du:dateUtc="2026-04-02T14:00:00Z">
              <w:r w:rsidR="009D40D5">
                <w:rPr>
                  <w:rFonts w:ascii="Helvetica" w:eastAsia="Times New Roman" w:hAnsi="Helvetica" w:cs="Times New Roman"/>
                  <w:color w:val="000000"/>
                  <w:kern w:val="0"/>
                  <w:sz w:val="21"/>
                  <w:szCs w:val="21"/>
                  <w14:ligatures w14:val="none"/>
                </w:rPr>
                <w:t>/OCOG</w:t>
              </w:r>
            </w:ins>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309A477E"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IOC-Direct reserved org list management (add/remove orgs, set category eligibility)</w:t>
            </w:r>
          </w:p>
        </w:tc>
      </w:tr>
    </w:tbl>
    <w:p w14:paraId="2F6AFB37" w14:textId="77777777" w:rsidR="00065B98" w:rsidRPr="00065B98" w:rsidRDefault="00065B98" w:rsidP="00065B98">
      <w:pPr>
        <w:shd w:val="clear" w:color="auto" w:fill="FFFFFF"/>
        <w:spacing w:before="300" w:after="150" w:line="240" w:lineRule="auto"/>
        <w:outlineLvl w:val="2"/>
        <w:rPr>
          <w:rFonts w:ascii="Helvetica" w:eastAsia="Times New Roman" w:hAnsi="Helvetica" w:cs="Times New Roman"/>
          <w:b/>
          <w:bCs/>
          <w:color w:val="000000"/>
          <w:kern w:val="0"/>
          <w:sz w:val="27"/>
          <w:szCs w:val="27"/>
          <w14:ligatures w14:val="none"/>
        </w:rPr>
      </w:pPr>
      <w:r w:rsidRPr="00065B98">
        <w:rPr>
          <w:rFonts w:ascii="Helvetica" w:eastAsia="Times New Roman" w:hAnsi="Helvetica" w:cs="Times New Roman"/>
          <w:b/>
          <w:bCs/>
          <w:color w:val="000000"/>
          <w:kern w:val="0"/>
          <w:sz w:val="27"/>
          <w:szCs w:val="27"/>
          <w14:ligatures w14:val="none"/>
        </w:rPr>
        <w:t>Key interactions to verify</w:t>
      </w:r>
    </w:p>
    <w:p w14:paraId="36343789" w14:textId="77777777" w:rsidR="00065B98" w:rsidRPr="00065B98" w:rsidRDefault="00065B98" w:rsidP="00065B98">
      <w:pPr>
        <w:numPr>
          <w:ilvl w:val="0"/>
          <w:numId w:val="7"/>
        </w:numPr>
        <w:shd w:val="clear" w:color="auto" w:fill="FFFFFF"/>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EoI: multi-category selection creates one application with multiple category flags</w:t>
      </w:r>
    </w:p>
    <w:p w14:paraId="0C435259" w14:textId="77777777" w:rsidR="00065B98" w:rsidRPr="00065B98" w:rsidRDefault="00065B98" w:rsidP="00065B98">
      <w:pPr>
        <w:numPr>
          <w:ilvl w:val="0"/>
          <w:numId w:val="7"/>
        </w:numPr>
        <w:shd w:val="clear" w:color="auto" w:fill="FFFFFF"/>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EoI: NOC can only see own territory; OCOG/IOC see all (read-only)</w:t>
      </w:r>
    </w:p>
    <w:p w14:paraId="0DBAD011" w14:textId="77777777" w:rsidR="00065B98" w:rsidRPr="00065B98" w:rsidRDefault="00065B98" w:rsidP="00065B98">
      <w:pPr>
        <w:numPr>
          <w:ilvl w:val="0"/>
          <w:numId w:val="7"/>
        </w:numPr>
        <w:shd w:val="clear" w:color="auto" w:fill="FFFFFF"/>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 xml:space="preserve">EoI: IOC-Direct </w:t>
      </w:r>
      <w:proofErr w:type="spellStart"/>
      <w:r w:rsidRPr="00065B98">
        <w:rPr>
          <w:rFonts w:ascii="Helvetica" w:eastAsia="Times New Roman" w:hAnsi="Helvetica" w:cs="Times New Roman"/>
          <w:color w:val="000000"/>
          <w:kern w:val="0"/>
          <w:sz w:val="21"/>
          <w:szCs w:val="21"/>
          <w14:ligatures w14:val="none"/>
        </w:rPr>
        <w:t>dedup</w:t>
      </w:r>
      <w:proofErr w:type="spellEnd"/>
      <w:r w:rsidRPr="00065B98">
        <w:rPr>
          <w:rFonts w:ascii="Helvetica" w:eastAsia="Times New Roman" w:hAnsi="Helvetica" w:cs="Times New Roman"/>
          <w:color w:val="000000"/>
          <w:kern w:val="0"/>
          <w:sz w:val="21"/>
          <w:szCs w:val="21"/>
          <w14:ligatures w14:val="none"/>
        </w:rPr>
        <w:t xml:space="preserve"> block fires when a NOC submits for a reserved-list org</w:t>
      </w:r>
    </w:p>
    <w:p w14:paraId="52CCC456" w14:textId="77777777" w:rsidR="00065B98" w:rsidRPr="00065B98" w:rsidRDefault="00065B98" w:rsidP="00065B98">
      <w:pPr>
        <w:numPr>
          <w:ilvl w:val="0"/>
          <w:numId w:val="7"/>
        </w:numPr>
        <w:shd w:val="clear" w:color="auto" w:fill="FFFFFF"/>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 xml:space="preserve">ENR: NOC submits </w:t>
      </w:r>
      <w:proofErr w:type="spellStart"/>
      <w:r w:rsidRPr="00065B98">
        <w:rPr>
          <w:rFonts w:ascii="Helvetica" w:eastAsia="Times New Roman" w:hAnsi="Helvetica" w:cs="Times New Roman"/>
          <w:color w:val="000000"/>
          <w:kern w:val="0"/>
          <w:sz w:val="21"/>
          <w:szCs w:val="21"/>
          <w14:ligatures w14:val="none"/>
        </w:rPr>
        <w:t>prioritised</w:t>
      </w:r>
      <w:proofErr w:type="spellEnd"/>
      <w:r w:rsidRPr="00065B98">
        <w:rPr>
          <w:rFonts w:ascii="Helvetica" w:eastAsia="Times New Roman" w:hAnsi="Helvetica" w:cs="Times New Roman"/>
          <w:color w:val="000000"/>
          <w:kern w:val="0"/>
          <w:sz w:val="21"/>
          <w:szCs w:val="21"/>
          <w14:ligatures w14:val="none"/>
        </w:rPr>
        <w:t xml:space="preserve"> list; IOC can grant/deny per org from holdback</w:t>
      </w:r>
    </w:p>
    <w:p w14:paraId="1494FEDF" w14:textId="77777777" w:rsidR="00065B98" w:rsidRPr="00065B98" w:rsidRDefault="00065B98" w:rsidP="00065B98">
      <w:pPr>
        <w:numPr>
          <w:ilvl w:val="0"/>
          <w:numId w:val="7"/>
        </w:numPr>
        <w:shd w:val="clear" w:color="auto" w:fill="FFFFFF"/>
        <w:spacing w:after="0" w:line="240" w:lineRule="auto"/>
        <w:rPr>
          <w:rFonts w:ascii="Helvetica" w:eastAsia="Times New Roman" w:hAnsi="Helvetica" w:cs="Times New Roman"/>
          <w:color w:val="000000"/>
          <w:kern w:val="0"/>
          <w:sz w:val="21"/>
          <w:szCs w:val="21"/>
          <w14:ligatures w14:val="none"/>
        </w:rPr>
      </w:pPr>
      <w:proofErr w:type="spellStart"/>
      <w:r w:rsidRPr="00065B98">
        <w:rPr>
          <w:rFonts w:ascii="Helvetica" w:eastAsia="Times New Roman" w:hAnsi="Helvetica" w:cs="Times New Roman"/>
          <w:color w:val="000000"/>
          <w:kern w:val="0"/>
          <w:sz w:val="21"/>
          <w:szCs w:val="21"/>
          <w14:ligatures w14:val="none"/>
        </w:rPr>
        <w:t>PbN</w:t>
      </w:r>
      <w:proofErr w:type="spellEnd"/>
      <w:r w:rsidRPr="00065B98">
        <w:rPr>
          <w:rFonts w:ascii="Helvetica" w:eastAsia="Times New Roman" w:hAnsi="Helvetica" w:cs="Times New Roman"/>
          <w:color w:val="000000"/>
          <w:kern w:val="0"/>
          <w:sz w:val="21"/>
          <w:szCs w:val="21"/>
          <w14:ligatures w14:val="none"/>
        </w:rPr>
        <w:t>: NOC sets slots independently per category per org</w:t>
      </w:r>
    </w:p>
    <w:p w14:paraId="33026C82" w14:textId="77777777" w:rsidR="00065B98" w:rsidRPr="00065B98" w:rsidRDefault="00065B98" w:rsidP="00065B98">
      <w:pPr>
        <w:numPr>
          <w:ilvl w:val="0"/>
          <w:numId w:val="7"/>
        </w:numPr>
        <w:shd w:val="clear" w:color="auto" w:fill="FFFFFF"/>
        <w:spacing w:after="0" w:line="240" w:lineRule="auto"/>
        <w:rPr>
          <w:rFonts w:ascii="Helvetica" w:eastAsia="Times New Roman" w:hAnsi="Helvetica" w:cs="Times New Roman"/>
          <w:color w:val="000000"/>
          <w:kern w:val="0"/>
          <w:sz w:val="21"/>
          <w:szCs w:val="21"/>
          <w14:ligatures w14:val="none"/>
        </w:rPr>
      </w:pPr>
      <w:proofErr w:type="spellStart"/>
      <w:r w:rsidRPr="00065B98">
        <w:rPr>
          <w:rFonts w:ascii="Helvetica" w:eastAsia="Times New Roman" w:hAnsi="Helvetica" w:cs="Times New Roman"/>
          <w:color w:val="000000"/>
          <w:kern w:val="0"/>
          <w:sz w:val="21"/>
          <w:szCs w:val="21"/>
          <w14:ligatures w14:val="none"/>
        </w:rPr>
        <w:t>PbN</w:t>
      </w:r>
      <w:proofErr w:type="spellEnd"/>
      <w:r w:rsidRPr="00065B98">
        <w:rPr>
          <w:rFonts w:ascii="Helvetica" w:eastAsia="Times New Roman" w:hAnsi="Helvetica" w:cs="Times New Roman"/>
          <w:color w:val="000000"/>
          <w:kern w:val="0"/>
          <w:sz w:val="21"/>
          <w:szCs w:val="21"/>
          <w14:ligatures w14:val="none"/>
        </w:rPr>
        <w:t>: NOC cannot exceed any category total</w:t>
      </w:r>
    </w:p>
    <w:p w14:paraId="7F09733E" w14:textId="77777777" w:rsidR="00065B98" w:rsidRPr="00065B98" w:rsidRDefault="00065B98" w:rsidP="00065B98">
      <w:pPr>
        <w:numPr>
          <w:ilvl w:val="0"/>
          <w:numId w:val="7"/>
        </w:numPr>
        <w:shd w:val="clear" w:color="auto" w:fill="FFFFFF"/>
        <w:spacing w:after="0" w:line="240" w:lineRule="auto"/>
        <w:rPr>
          <w:rFonts w:ascii="Helvetica" w:eastAsia="Times New Roman" w:hAnsi="Helvetica" w:cs="Times New Roman"/>
          <w:color w:val="000000"/>
          <w:kern w:val="0"/>
          <w:sz w:val="21"/>
          <w:szCs w:val="21"/>
          <w14:ligatures w14:val="none"/>
        </w:rPr>
      </w:pPr>
      <w:proofErr w:type="spellStart"/>
      <w:r w:rsidRPr="00065B98">
        <w:rPr>
          <w:rFonts w:ascii="Helvetica" w:eastAsia="Times New Roman" w:hAnsi="Helvetica" w:cs="Times New Roman"/>
          <w:color w:val="000000"/>
          <w:kern w:val="0"/>
          <w:sz w:val="21"/>
          <w:szCs w:val="21"/>
          <w14:ligatures w14:val="none"/>
        </w:rPr>
        <w:t>PbN</w:t>
      </w:r>
      <w:proofErr w:type="spellEnd"/>
      <w:r w:rsidRPr="00065B98">
        <w:rPr>
          <w:rFonts w:ascii="Helvetica" w:eastAsia="Times New Roman" w:hAnsi="Helvetica" w:cs="Times New Roman"/>
          <w:color w:val="000000"/>
          <w:kern w:val="0"/>
          <w:sz w:val="21"/>
          <w:szCs w:val="21"/>
          <w14:ligatures w14:val="none"/>
        </w:rPr>
        <w:t>: OCOG can adjust allocations; state transitions to OCOG approved</w:t>
      </w:r>
    </w:p>
    <w:p w14:paraId="2896FE52" w14:textId="77777777" w:rsidR="00065B98" w:rsidRPr="00065B98" w:rsidRDefault="00065B98" w:rsidP="00065B98">
      <w:pPr>
        <w:numPr>
          <w:ilvl w:val="0"/>
          <w:numId w:val="7"/>
        </w:numPr>
        <w:shd w:val="clear" w:color="auto" w:fill="FFFFFF"/>
        <w:spacing w:after="0" w:line="240" w:lineRule="auto"/>
        <w:rPr>
          <w:rFonts w:ascii="Helvetica" w:eastAsia="Times New Roman" w:hAnsi="Helvetica" w:cs="Times New Roman"/>
          <w:color w:val="000000"/>
          <w:kern w:val="0"/>
          <w:sz w:val="21"/>
          <w:szCs w:val="21"/>
          <w14:ligatures w14:val="none"/>
        </w:rPr>
      </w:pPr>
      <w:proofErr w:type="spellStart"/>
      <w:r w:rsidRPr="00065B98">
        <w:rPr>
          <w:rFonts w:ascii="Helvetica" w:eastAsia="Times New Roman" w:hAnsi="Helvetica" w:cs="Times New Roman"/>
          <w:color w:val="000000"/>
          <w:kern w:val="0"/>
          <w:sz w:val="21"/>
          <w:szCs w:val="21"/>
          <w14:ligatures w14:val="none"/>
        </w:rPr>
        <w:t>PbN</w:t>
      </w:r>
      <w:proofErr w:type="spellEnd"/>
      <w:r w:rsidRPr="00065B98">
        <w:rPr>
          <w:rFonts w:ascii="Helvetica" w:eastAsia="Times New Roman" w:hAnsi="Helvetica" w:cs="Times New Roman"/>
          <w:color w:val="000000"/>
          <w:kern w:val="0"/>
          <w:sz w:val="21"/>
          <w:szCs w:val="21"/>
          <w14:ligatures w14:val="none"/>
        </w:rPr>
        <w:t>: IOC admin </w:t>
      </w:r>
      <w:r w:rsidRPr="00065B98">
        <w:rPr>
          <w:rFonts w:ascii="Courier New" w:eastAsia="Times New Roman" w:hAnsi="Courier New" w:cs="Courier New"/>
          <w:color w:val="000000"/>
          <w:kern w:val="0"/>
          <w:sz w:val="20"/>
          <w:szCs w:val="20"/>
          <w:bdr w:val="single" w:sz="6" w:space="0" w:color="EAEAEA" w:frame="1"/>
          <w:shd w:val="clear" w:color="auto" w:fill="F8F8F8"/>
          <w14:ligatures w14:val="none"/>
        </w:rPr>
        <w:t>IOC_DIRECT</w:t>
      </w:r>
      <w:r w:rsidRPr="00065B98">
        <w:rPr>
          <w:rFonts w:ascii="Helvetica" w:eastAsia="Times New Roman" w:hAnsi="Helvetica" w:cs="Times New Roman"/>
          <w:color w:val="000000"/>
          <w:kern w:val="0"/>
          <w:sz w:val="21"/>
          <w:szCs w:val="21"/>
          <w14:ligatures w14:val="none"/>
        </w:rPr>
        <w:t> workflow follows the same state machine as a NOC</w:t>
      </w:r>
    </w:p>
    <w:p w14:paraId="43A75FBD" w14:textId="77777777" w:rsidR="00065B98" w:rsidRPr="00065B98" w:rsidRDefault="00065B98" w:rsidP="00065B98">
      <w:pPr>
        <w:numPr>
          <w:ilvl w:val="0"/>
          <w:numId w:val="7"/>
        </w:numPr>
        <w:shd w:val="clear" w:color="auto" w:fill="FFFFFF"/>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lastRenderedPageBreak/>
        <w:t>Quota import: Excel upload produces editable per-category table; IOC can adjust individual NOC category totals in-app; all changes (import or manual edit) audit-logged with actor + timestamp + category</w:t>
      </w:r>
    </w:p>
    <w:p w14:paraId="0710A83C" w14:textId="77777777" w:rsidR="00065B98" w:rsidRPr="00065B98" w:rsidRDefault="00065B98" w:rsidP="00065B98">
      <w:pPr>
        <w:numPr>
          <w:ilvl w:val="0"/>
          <w:numId w:val="7"/>
        </w:numPr>
        <w:shd w:val="clear" w:color="auto" w:fill="FFFFFF"/>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 xml:space="preserve">ACR export: output includes per-category slots + </w:t>
      </w:r>
      <w:proofErr w:type="spellStart"/>
      <w:r w:rsidRPr="00065B98">
        <w:rPr>
          <w:rFonts w:ascii="Helvetica" w:eastAsia="Times New Roman" w:hAnsi="Helvetica" w:cs="Times New Roman"/>
          <w:color w:val="000000"/>
          <w:kern w:val="0"/>
          <w:sz w:val="21"/>
          <w:szCs w:val="21"/>
          <w14:ligatures w14:val="none"/>
        </w:rPr>
        <w:t>enr</w:t>
      </w:r>
      <w:r w:rsidRPr="00065B98">
        <w:rPr>
          <w:rFonts w:ascii="Helvetica" w:eastAsia="Times New Roman" w:hAnsi="Helvetica" w:cs="Times New Roman"/>
          <w:i/>
          <w:iCs/>
          <w:color w:val="000000"/>
          <w:kern w:val="0"/>
          <w:sz w:val="21"/>
          <w:szCs w:val="21"/>
          <w14:ligatures w14:val="none"/>
        </w:rPr>
        <w:t>slots</w:t>
      </w:r>
      <w:proofErr w:type="spellEnd"/>
      <w:r w:rsidRPr="00065B98">
        <w:rPr>
          <w:rFonts w:ascii="Helvetica" w:eastAsia="Times New Roman" w:hAnsi="Helvetica" w:cs="Times New Roman"/>
          <w:i/>
          <w:iCs/>
          <w:color w:val="000000"/>
          <w:kern w:val="0"/>
          <w:sz w:val="21"/>
          <w:szCs w:val="21"/>
          <w14:ligatures w14:val="none"/>
        </w:rPr>
        <w:t xml:space="preserve"> per org (including IOC</w:t>
      </w:r>
      <w:r w:rsidRPr="00065B98">
        <w:rPr>
          <w:rFonts w:ascii="Helvetica" w:eastAsia="Times New Roman" w:hAnsi="Helvetica" w:cs="Times New Roman"/>
          <w:color w:val="000000"/>
          <w:kern w:val="0"/>
          <w:sz w:val="21"/>
          <w:szCs w:val="21"/>
          <w14:ligatures w14:val="none"/>
        </w:rPr>
        <w:t>DIRECT rows), OCOG-approved only</w:t>
      </w:r>
    </w:p>
    <w:p w14:paraId="2512BFB8" w14:textId="77777777" w:rsidR="00065B98" w:rsidRPr="00065B98" w:rsidRDefault="00065B98" w:rsidP="00065B98">
      <w:pPr>
        <w:shd w:val="clear" w:color="auto" w:fill="FFFFFF"/>
        <w:spacing w:before="300" w:after="150" w:line="240" w:lineRule="auto"/>
        <w:outlineLvl w:val="2"/>
        <w:rPr>
          <w:rFonts w:ascii="Helvetica" w:eastAsia="Times New Roman" w:hAnsi="Helvetica" w:cs="Times New Roman"/>
          <w:b/>
          <w:bCs/>
          <w:color w:val="000000"/>
          <w:kern w:val="0"/>
          <w:sz w:val="27"/>
          <w:szCs w:val="27"/>
          <w14:ligatures w14:val="none"/>
        </w:rPr>
      </w:pPr>
      <w:r w:rsidRPr="00065B98">
        <w:rPr>
          <w:rFonts w:ascii="Helvetica" w:eastAsia="Times New Roman" w:hAnsi="Helvetica" w:cs="Times New Roman"/>
          <w:b/>
          <w:bCs/>
          <w:color w:val="000000"/>
          <w:kern w:val="0"/>
          <w:sz w:val="27"/>
          <w:szCs w:val="27"/>
          <w14:ligatures w14:val="none"/>
        </w:rPr>
        <w:t>Edge cases</w:t>
      </w:r>
    </w:p>
    <w:p w14:paraId="5B51B8FA" w14:textId="77777777" w:rsidR="00065B98" w:rsidRPr="00065B98" w:rsidRDefault="00065B98" w:rsidP="00065B98">
      <w:pPr>
        <w:numPr>
          <w:ilvl w:val="0"/>
          <w:numId w:val="8"/>
        </w:numPr>
        <w:shd w:val="clear" w:color="auto" w:fill="FFFFFF"/>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 xml:space="preserve">Org selected E + EP; receives E slots only (EP stays </w:t>
      </w:r>
      <w:proofErr w:type="gramStart"/>
      <w:r w:rsidRPr="00065B98">
        <w:rPr>
          <w:rFonts w:ascii="Helvetica" w:eastAsia="Times New Roman" w:hAnsi="Helvetica" w:cs="Times New Roman"/>
          <w:color w:val="000000"/>
          <w:kern w:val="0"/>
          <w:sz w:val="21"/>
          <w:szCs w:val="21"/>
          <w14:ligatures w14:val="none"/>
        </w:rPr>
        <w:t>0) —</w:t>
      </w:r>
      <w:proofErr w:type="gramEnd"/>
      <w:r w:rsidRPr="00065B98">
        <w:rPr>
          <w:rFonts w:ascii="Helvetica" w:eastAsia="Times New Roman" w:hAnsi="Helvetica" w:cs="Times New Roman"/>
          <w:color w:val="000000"/>
          <w:kern w:val="0"/>
          <w:sz w:val="21"/>
          <w:szCs w:val="21"/>
          <w14:ligatures w14:val="none"/>
        </w:rPr>
        <w:t xml:space="preserve"> valid</w:t>
      </w:r>
    </w:p>
    <w:p w14:paraId="6932456E" w14:textId="77777777" w:rsidR="00065B98" w:rsidRPr="00065B98" w:rsidRDefault="00065B98" w:rsidP="00065B98">
      <w:pPr>
        <w:numPr>
          <w:ilvl w:val="0"/>
          <w:numId w:val="8"/>
        </w:numPr>
        <w:shd w:val="clear" w:color="auto" w:fill="FFFFFF"/>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NOC at exact category quota capacity attempts one more allocation in that category</w:t>
      </w:r>
    </w:p>
    <w:p w14:paraId="489E7B68" w14:textId="77777777" w:rsidR="00065B98" w:rsidRPr="00065B98" w:rsidRDefault="00065B98" w:rsidP="00065B98">
      <w:pPr>
        <w:numPr>
          <w:ilvl w:val="0"/>
          <w:numId w:val="8"/>
        </w:numPr>
        <w:shd w:val="clear" w:color="auto" w:fill="FFFFFF"/>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ENR org granted partial slots vs. full request</w:t>
      </w:r>
    </w:p>
    <w:p w14:paraId="02F11495" w14:textId="77777777" w:rsidR="00065B98" w:rsidRPr="00065B98" w:rsidRDefault="00065B98" w:rsidP="00065B98">
      <w:pPr>
        <w:numPr>
          <w:ilvl w:val="0"/>
          <w:numId w:val="8"/>
        </w:numPr>
        <w:shd w:val="clear" w:color="auto" w:fill="FFFFFF"/>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OCOG adjusts NOC allocation downward — NOC notified</w:t>
      </w:r>
    </w:p>
    <w:p w14:paraId="75AF5CC3" w14:textId="77777777" w:rsidR="00065B98" w:rsidRPr="00065B98" w:rsidRDefault="00065B98" w:rsidP="00065B98">
      <w:pPr>
        <w:numPr>
          <w:ilvl w:val="0"/>
          <w:numId w:val="8"/>
        </w:numPr>
        <w:shd w:val="clear" w:color="auto" w:fill="FFFFFF"/>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Quota import with missing NOCs — graceful handling</w:t>
      </w:r>
    </w:p>
    <w:p w14:paraId="63868D5E" w14:textId="77777777" w:rsidR="00065B98" w:rsidRPr="00065B98" w:rsidRDefault="00065B98" w:rsidP="00065B98">
      <w:pPr>
        <w:numPr>
          <w:ilvl w:val="0"/>
          <w:numId w:val="8"/>
        </w:numPr>
        <w:shd w:val="clear" w:color="auto" w:fill="FFFFFF"/>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Expired verification token</w:t>
      </w:r>
    </w:p>
    <w:p w14:paraId="3BEA288A" w14:textId="77777777" w:rsidR="00065B98" w:rsidRPr="00065B98" w:rsidRDefault="00065B98" w:rsidP="00065B98">
      <w:pPr>
        <w:numPr>
          <w:ilvl w:val="0"/>
          <w:numId w:val="8"/>
        </w:numPr>
        <w:shd w:val="clear" w:color="auto" w:fill="FFFFFF"/>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Concurrent org creation race condition</w:t>
      </w:r>
    </w:p>
    <w:p w14:paraId="2122045C" w14:textId="77777777" w:rsidR="00065B98" w:rsidRPr="00065B98" w:rsidRDefault="00065B98" w:rsidP="00065B98">
      <w:pPr>
        <w:numPr>
          <w:ilvl w:val="0"/>
          <w:numId w:val="8"/>
        </w:numPr>
        <w:shd w:val="clear" w:color="auto" w:fill="FFFFFF"/>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 xml:space="preserve">NOC attempts EoI for an org on the IOC-Direct reserved list — </w:t>
      </w:r>
      <w:proofErr w:type="spellStart"/>
      <w:r w:rsidRPr="00065B98">
        <w:rPr>
          <w:rFonts w:ascii="Helvetica" w:eastAsia="Times New Roman" w:hAnsi="Helvetica" w:cs="Times New Roman"/>
          <w:color w:val="000000"/>
          <w:kern w:val="0"/>
          <w:sz w:val="21"/>
          <w:szCs w:val="21"/>
          <w14:ligatures w14:val="none"/>
        </w:rPr>
        <w:t>dedup</w:t>
      </w:r>
      <w:proofErr w:type="spellEnd"/>
      <w:r w:rsidRPr="00065B98">
        <w:rPr>
          <w:rFonts w:ascii="Helvetica" w:eastAsia="Times New Roman" w:hAnsi="Helvetica" w:cs="Times New Roman"/>
          <w:color w:val="000000"/>
          <w:kern w:val="0"/>
          <w:sz w:val="21"/>
          <w:szCs w:val="21"/>
          <w14:ligatures w14:val="none"/>
        </w:rPr>
        <w:t xml:space="preserve"> block fires</w:t>
      </w:r>
    </w:p>
    <w:p w14:paraId="310E092D" w14:textId="77777777" w:rsidR="00065B98" w:rsidRPr="00065B98" w:rsidRDefault="00065B98" w:rsidP="00065B98">
      <w:pPr>
        <w:numPr>
          <w:ilvl w:val="0"/>
          <w:numId w:val="8"/>
        </w:numPr>
        <w:shd w:val="clear" w:color="auto" w:fill="FFFFFF"/>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IOC admin attempts to modify reserved list after EoI has opened — requires sign-off gate</w:t>
      </w:r>
    </w:p>
    <w:p w14:paraId="0282CF54" w14:textId="77777777" w:rsidR="00065B98" w:rsidRPr="00065B98" w:rsidRDefault="00065B98" w:rsidP="00065B98">
      <w:pPr>
        <w:shd w:val="clear" w:color="auto" w:fill="FFFFFF"/>
        <w:spacing w:before="300" w:after="150" w:line="240" w:lineRule="auto"/>
        <w:outlineLvl w:val="2"/>
        <w:rPr>
          <w:rFonts w:ascii="Helvetica" w:eastAsia="Times New Roman" w:hAnsi="Helvetica" w:cs="Times New Roman"/>
          <w:b/>
          <w:bCs/>
          <w:color w:val="000000"/>
          <w:kern w:val="0"/>
          <w:sz w:val="27"/>
          <w:szCs w:val="27"/>
          <w14:ligatures w14:val="none"/>
        </w:rPr>
      </w:pPr>
      <w:r w:rsidRPr="00065B98">
        <w:rPr>
          <w:rFonts w:ascii="Helvetica" w:eastAsia="Times New Roman" w:hAnsi="Helvetica" w:cs="Times New Roman"/>
          <w:b/>
          <w:bCs/>
          <w:color w:val="000000"/>
          <w:kern w:val="0"/>
          <w:sz w:val="27"/>
          <w:szCs w:val="27"/>
          <w14:ligatures w14:val="none"/>
        </w:rPr>
        <w:t>Critical paths</w:t>
      </w:r>
    </w:p>
    <w:p w14:paraId="6F588408" w14:textId="77777777" w:rsidR="00065B98" w:rsidRPr="00065B98" w:rsidRDefault="00065B98" w:rsidP="00065B98">
      <w:pPr>
        <w:numPr>
          <w:ilvl w:val="0"/>
          <w:numId w:val="9"/>
        </w:numPr>
        <w:shd w:val="clear" w:color="auto" w:fill="FFFFFF"/>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 xml:space="preserve">Full EoI: email verify </w:t>
      </w:r>
      <w:r w:rsidRPr="00065B98">
        <w:rPr>
          <w:rFonts w:ascii="Times New Roman" w:eastAsia="Times New Roman" w:hAnsi="Times New Roman" w:cs="Times New Roman"/>
          <w:color w:val="000000"/>
          <w:kern w:val="0"/>
          <w:sz w:val="21"/>
          <w:szCs w:val="21"/>
          <w14:ligatures w14:val="none"/>
        </w:rPr>
        <w:t>→</w:t>
      </w:r>
      <w:r w:rsidRPr="00065B98">
        <w:rPr>
          <w:rFonts w:ascii="Helvetica" w:eastAsia="Times New Roman" w:hAnsi="Helvetica" w:cs="Times New Roman"/>
          <w:color w:val="000000"/>
          <w:kern w:val="0"/>
          <w:sz w:val="21"/>
          <w:szCs w:val="21"/>
          <w14:ligatures w14:val="none"/>
        </w:rPr>
        <w:t xml:space="preserve"> form (multi-category select) </w:t>
      </w:r>
      <w:r w:rsidRPr="00065B98">
        <w:rPr>
          <w:rFonts w:ascii="Times New Roman" w:eastAsia="Times New Roman" w:hAnsi="Times New Roman" w:cs="Times New Roman"/>
          <w:color w:val="000000"/>
          <w:kern w:val="0"/>
          <w:sz w:val="21"/>
          <w:szCs w:val="21"/>
          <w14:ligatures w14:val="none"/>
        </w:rPr>
        <w:t>→</w:t>
      </w:r>
      <w:r w:rsidRPr="00065B98">
        <w:rPr>
          <w:rFonts w:ascii="Helvetica" w:eastAsia="Times New Roman" w:hAnsi="Helvetica" w:cs="Times New Roman"/>
          <w:color w:val="000000"/>
          <w:kern w:val="0"/>
          <w:sz w:val="21"/>
          <w:szCs w:val="21"/>
          <w14:ligatures w14:val="none"/>
        </w:rPr>
        <w:t xml:space="preserve"> submit </w:t>
      </w:r>
      <w:r w:rsidRPr="00065B98">
        <w:rPr>
          <w:rFonts w:ascii="Times New Roman" w:eastAsia="Times New Roman" w:hAnsi="Times New Roman" w:cs="Times New Roman"/>
          <w:color w:val="000000"/>
          <w:kern w:val="0"/>
          <w:sz w:val="21"/>
          <w:szCs w:val="21"/>
          <w14:ligatures w14:val="none"/>
        </w:rPr>
        <w:t>→</w:t>
      </w:r>
      <w:r w:rsidRPr="00065B98">
        <w:rPr>
          <w:rFonts w:ascii="Helvetica" w:eastAsia="Times New Roman" w:hAnsi="Helvetica" w:cs="Times New Roman"/>
          <w:color w:val="000000"/>
          <w:kern w:val="0"/>
          <w:sz w:val="21"/>
          <w:szCs w:val="21"/>
          <w14:ligatures w14:val="none"/>
        </w:rPr>
        <w:t xml:space="preserve"> NOC sees it </w:t>
      </w:r>
      <w:r w:rsidRPr="00065B98">
        <w:rPr>
          <w:rFonts w:ascii="Times New Roman" w:eastAsia="Times New Roman" w:hAnsi="Times New Roman" w:cs="Times New Roman"/>
          <w:color w:val="000000"/>
          <w:kern w:val="0"/>
          <w:sz w:val="21"/>
          <w:szCs w:val="21"/>
          <w14:ligatures w14:val="none"/>
        </w:rPr>
        <w:t>→</w:t>
      </w:r>
      <w:r w:rsidRPr="00065B98">
        <w:rPr>
          <w:rFonts w:ascii="Helvetica" w:eastAsia="Times New Roman" w:hAnsi="Helvetica" w:cs="Times New Roman"/>
          <w:color w:val="000000"/>
          <w:kern w:val="0"/>
          <w:sz w:val="21"/>
          <w:szCs w:val="21"/>
          <w14:ligatures w14:val="none"/>
        </w:rPr>
        <w:t xml:space="preserve"> approves </w:t>
      </w:r>
      <w:r w:rsidRPr="00065B98">
        <w:rPr>
          <w:rFonts w:ascii="Times New Roman" w:eastAsia="Times New Roman" w:hAnsi="Times New Roman" w:cs="Times New Roman"/>
          <w:color w:val="000000"/>
          <w:kern w:val="0"/>
          <w:sz w:val="21"/>
          <w:szCs w:val="21"/>
          <w14:ligatures w14:val="none"/>
        </w:rPr>
        <w:t>→</w:t>
      </w:r>
      <w:r w:rsidRPr="00065B98">
        <w:rPr>
          <w:rFonts w:ascii="Helvetica" w:eastAsia="Times New Roman" w:hAnsi="Helvetica" w:cs="Times New Roman"/>
          <w:color w:val="000000"/>
          <w:kern w:val="0"/>
          <w:sz w:val="21"/>
          <w:szCs w:val="21"/>
          <w14:ligatures w14:val="none"/>
        </w:rPr>
        <w:t xml:space="preserve"> IOC/OCOG see it read-only</w:t>
      </w:r>
    </w:p>
    <w:p w14:paraId="31CE21CB" w14:textId="77777777" w:rsidR="00065B98" w:rsidRPr="00065B98" w:rsidRDefault="00065B98" w:rsidP="00065B98">
      <w:pPr>
        <w:numPr>
          <w:ilvl w:val="0"/>
          <w:numId w:val="9"/>
        </w:numPr>
        <w:shd w:val="clear" w:color="auto" w:fill="FFFFFF"/>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 xml:space="preserve">ENR: NOC submits </w:t>
      </w:r>
      <w:proofErr w:type="spellStart"/>
      <w:r w:rsidRPr="00065B98">
        <w:rPr>
          <w:rFonts w:ascii="Helvetica" w:eastAsia="Times New Roman" w:hAnsi="Helvetica" w:cs="Times New Roman"/>
          <w:color w:val="000000"/>
          <w:kern w:val="0"/>
          <w:sz w:val="21"/>
          <w:szCs w:val="21"/>
          <w14:ligatures w14:val="none"/>
        </w:rPr>
        <w:t>prioritised</w:t>
      </w:r>
      <w:proofErr w:type="spellEnd"/>
      <w:r w:rsidRPr="00065B98">
        <w:rPr>
          <w:rFonts w:ascii="Helvetica" w:eastAsia="Times New Roman" w:hAnsi="Helvetica" w:cs="Times New Roman"/>
          <w:color w:val="000000"/>
          <w:kern w:val="0"/>
          <w:sz w:val="21"/>
          <w:szCs w:val="21"/>
          <w14:ligatures w14:val="none"/>
        </w:rPr>
        <w:t xml:space="preserve"> list </w:t>
      </w:r>
      <w:r w:rsidRPr="00065B98">
        <w:rPr>
          <w:rFonts w:ascii="Times New Roman" w:eastAsia="Times New Roman" w:hAnsi="Times New Roman" w:cs="Times New Roman"/>
          <w:color w:val="000000"/>
          <w:kern w:val="0"/>
          <w:sz w:val="21"/>
          <w:szCs w:val="21"/>
          <w14:ligatures w14:val="none"/>
        </w:rPr>
        <w:t>→</w:t>
      </w:r>
      <w:r w:rsidRPr="00065B98">
        <w:rPr>
          <w:rFonts w:ascii="Helvetica" w:eastAsia="Times New Roman" w:hAnsi="Helvetica" w:cs="Times New Roman"/>
          <w:color w:val="000000"/>
          <w:kern w:val="0"/>
          <w:sz w:val="21"/>
          <w:szCs w:val="21"/>
          <w14:ligatures w14:val="none"/>
        </w:rPr>
        <w:t xml:space="preserve"> IOC reviews </w:t>
      </w:r>
      <w:r w:rsidRPr="00065B98">
        <w:rPr>
          <w:rFonts w:ascii="Times New Roman" w:eastAsia="Times New Roman" w:hAnsi="Times New Roman" w:cs="Times New Roman"/>
          <w:color w:val="000000"/>
          <w:kern w:val="0"/>
          <w:sz w:val="21"/>
          <w:szCs w:val="21"/>
          <w14:ligatures w14:val="none"/>
        </w:rPr>
        <w:t>→</w:t>
      </w:r>
      <w:r w:rsidRPr="00065B98">
        <w:rPr>
          <w:rFonts w:ascii="Helvetica" w:eastAsia="Times New Roman" w:hAnsi="Helvetica" w:cs="Times New Roman"/>
          <w:color w:val="000000"/>
          <w:kern w:val="0"/>
          <w:sz w:val="21"/>
          <w:szCs w:val="21"/>
          <w14:ligatures w14:val="none"/>
        </w:rPr>
        <w:t xml:space="preserve"> grants from holdback</w:t>
      </w:r>
    </w:p>
    <w:p w14:paraId="4BF32EF4" w14:textId="77777777" w:rsidR="00065B98" w:rsidRPr="00065B98" w:rsidRDefault="00065B98" w:rsidP="00065B98">
      <w:pPr>
        <w:numPr>
          <w:ilvl w:val="0"/>
          <w:numId w:val="9"/>
        </w:numPr>
        <w:shd w:val="clear" w:color="auto" w:fill="FFFFFF"/>
        <w:spacing w:after="0" w:line="240" w:lineRule="auto"/>
        <w:rPr>
          <w:rFonts w:ascii="Helvetica" w:eastAsia="Times New Roman" w:hAnsi="Helvetica" w:cs="Times New Roman"/>
          <w:color w:val="000000"/>
          <w:kern w:val="0"/>
          <w:sz w:val="21"/>
          <w:szCs w:val="21"/>
          <w14:ligatures w14:val="none"/>
        </w:rPr>
      </w:pPr>
      <w:proofErr w:type="spellStart"/>
      <w:r w:rsidRPr="00065B98">
        <w:rPr>
          <w:rFonts w:ascii="Helvetica" w:eastAsia="Times New Roman" w:hAnsi="Helvetica" w:cs="Times New Roman"/>
          <w:color w:val="000000"/>
          <w:kern w:val="0"/>
          <w:sz w:val="21"/>
          <w:szCs w:val="21"/>
          <w14:ligatures w14:val="none"/>
        </w:rPr>
        <w:t>PbN</w:t>
      </w:r>
      <w:proofErr w:type="spellEnd"/>
      <w:r w:rsidRPr="00065B98">
        <w:rPr>
          <w:rFonts w:ascii="Helvetica" w:eastAsia="Times New Roman" w:hAnsi="Helvetica" w:cs="Times New Roman"/>
          <w:color w:val="000000"/>
          <w:kern w:val="0"/>
          <w:sz w:val="21"/>
          <w:szCs w:val="21"/>
          <w14:ligatures w14:val="none"/>
        </w:rPr>
        <w:t xml:space="preserve">: IOC imports quotas </w:t>
      </w:r>
      <w:r w:rsidRPr="00065B98">
        <w:rPr>
          <w:rFonts w:ascii="Times New Roman" w:eastAsia="Times New Roman" w:hAnsi="Times New Roman" w:cs="Times New Roman"/>
          <w:color w:val="000000"/>
          <w:kern w:val="0"/>
          <w:sz w:val="21"/>
          <w:szCs w:val="21"/>
          <w14:ligatures w14:val="none"/>
        </w:rPr>
        <w:t>→</w:t>
      </w:r>
      <w:r w:rsidRPr="00065B98">
        <w:rPr>
          <w:rFonts w:ascii="Helvetica" w:eastAsia="Times New Roman" w:hAnsi="Helvetica" w:cs="Times New Roman"/>
          <w:color w:val="000000"/>
          <w:kern w:val="0"/>
          <w:sz w:val="21"/>
          <w:szCs w:val="21"/>
          <w14:ligatures w14:val="none"/>
        </w:rPr>
        <w:t xml:space="preserve"> NOC allocates per-category slots per org </w:t>
      </w:r>
      <w:r w:rsidRPr="00065B98">
        <w:rPr>
          <w:rFonts w:ascii="Times New Roman" w:eastAsia="Times New Roman" w:hAnsi="Times New Roman" w:cs="Times New Roman"/>
          <w:color w:val="000000"/>
          <w:kern w:val="0"/>
          <w:sz w:val="21"/>
          <w:szCs w:val="21"/>
          <w14:ligatures w14:val="none"/>
        </w:rPr>
        <w:t>→</w:t>
      </w:r>
      <w:r w:rsidRPr="00065B98">
        <w:rPr>
          <w:rFonts w:ascii="Helvetica" w:eastAsia="Times New Roman" w:hAnsi="Helvetica" w:cs="Times New Roman"/>
          <w:color w:val="000000"/>
          <w:kern w:val="0"/>
          <w:sz w:val="21"/>
          <w:szCs w:val="21"/>
          <w14:ligatures w14:val="none"/>
        </w:rPr>
        <w:t xml:space="preserve"> submits </w:t>
      </w:r>
      <w:r w:rsidRPr="00065B98">
        <w:rPr>
          <w:rFonts w:ascii="Times New Roman" w:eastAsia="Times New Roman" w:hAnsi="Times New Roman" w:cs="Times New Roman"/>
          <w:color w:val="000000"/>
          <w:kern w:val="0"/>
          <w:sz w:val="21"/>
          <w:szCs w:val="21"/>
          <w14:ligatures w14:val="none"/>
        </w:rPr>
        <w:t>→</w:t>
      </w:r>
      <w:r w:rsidRPr="00065B98">
        <w:rPr>
          <w:rFonts w:ascii="Helvetica" w:eastAsia="Times New Roman" w:hAnsi="Helvetica" w:cs="Times New Roman"/>
          <w:color w:val="000000"/>
          <w:kern w:val="0"/>
          <w:sz w:val="21"/>
          <w:szCs w:val="21"/>
          <w14:ligatures w14:val="none"/>
        </w:rPr>
        <w:t xml:space="preserve"> OCOG approves </w:t>
      </w:r>
      <w:r w:rsidRPr="00065B98">
        <w:rPr>
          <w:rFonts w:ascii="Times New Roman" w:eastAsia="Times New Roman" w:hAnsi="Times New Roman" w:cs="Times New Roman"/>
          <w:color w:val="000000"/>
          <w:kern w:val="0"/>
          <w:sz w:val="21"/>
          <w:szCs w:val="21"/>
          <w14:ligatures w14:val="none"/>
        </w:rPr>
        <w:t>→</w:t>
      </w:r>
      <w:r w:rsidRPr="00065B98">
        <w:rPr>
          <w:rFonts w:ascii="Helvetica" w:eastAsia="Times New Roman" w:hAnsi="Helvetica" w:cs="Times New Roman"/>
          <w:color w:val="000000"/>
          <w:kern w:val="0"/>
          <w:sz w:val="21"/>
          <w:szCs w:val="21"/>
          <w14:ligatures w14:val="none"/>
        </w:rPr>
        <w:t xml:space="preserve"> export to ACR 3a. IOC-Direct </w:t>
      </w:r>
      <w:proofErr w:type="spellStart"/>
      <w:r w:rsidRPr="00065B98">
        <w:rPr>
          <w:rFonts w:ascii="Helvetica" w:eastAsia="Times New Roman" w:hAnsi="Helvetica" w:cs="Times New Roman"/>
          <w:color w:val="000000"/>
          <w:kern w:val="0"/>
          <w:sz w:val="21"/>
          <w:szCs w:val="21"/>
          <w14:ligatures w14:val="none"/>
        </w:rPr>
        <w:t>PbN</w:t>
      </w:r>
      <w:proofErr w:type="spellEnd"/>
      <w:r w:rsidRPr="00065B98">
        <w:rPr>
          <w:rFonts w:ascii="Helvetica" w:eastAsia="Times New Roman" w:hAnsi="Helvetica" w:cs="Times New Roman"/>
          <w:color w:val="000000"/>
          <w:kern w:val="0"/>
          <w:sz w:val="21"/>
          <w:szCs w:val="21"/>
          <w14:ligatures w14:val="none"/>
        </w:rPr>
        <w:t xml:space="preserve">: IOC admin allocates per-category slots for reserved orgs </w:t>
      </w:r>
      <w:r w:rsidRPr="00065B98">
        <w:rPr>
          <w:rFonts w:ascii="Times New Roman" w:eastAsia="Times New Roman" w:hAnsi="Times New Roman" w:cs="Times New Roman"/>
          <w:color w:val="000000"/>
          <w:kern w:val="0"/>
          <w:sz w:val="21"/>
          <w:szCs w:val="21"/>
          <w14:ligatures w14:val="none"/>
        </w:rPr>
        <w:t>→</w:t>
      </w:r>
      <w:r w:rsidRPr="00065B98">
        <w:rPr>
          <w:rFonts w:ascii="Helvetica" w:eastAsia="Times New Roman" w:hAnsi="Helvetica" w:cs="Times New Roman"/>
          <w:color w:val="000000"/>
          <w:kern w:val="0"/>
          <w:sz w:val="21"/>
          <w:szCs w:val="21"/>
          <w14:ligatures w14:val="none"/>
        </w:rPr>
        <w:t xml:space="preserve"> submits as </w:t>
      </w:r>
      <w:r w:rsidRPr="00065B98">
        <w:rPr>
          <w:rFonts w:ascii="Courier New" w:eastAsia="Times New Roman" w:hAnsi="Courier New" w:cs="Courier New"/>
          <w:color w:val="000000"/>
          <w:kern w:val="0"/>
          <w:sz w:val="20"/>
          <w:szCs w:val="20"/>
          <w:bdr w:val="single" w:sz="6" w:space="0" w:color="EAEAEA" w:frame="1"/>
          <w:shd w:val="clear" w:color="auto" w:fill="F8F8F8"/>
          <w14:ligatures w14:val="none"/>
        </w:rPr>
        <w:t>IOC_DIRECT</w:t>
      </w:r>
      <w:r w:rsidRPr="00065B98">
        <w:rPr>
          <w:rFonts w:ascii="Helvetica" w:eastAsia="Times New Roman" w:hAnsi="Helvetica" w:cs="Times New Roman"/>
          <w:color w:val="000000"/>
          <w:kern w:val="0"/>
          <w:sz w:val="21"/>
          <w:szCs w:val="21"/>
          <w14:ligatures w14:val="none"/>
        </w:rPr>
        <w:t> </w:t>
      </w:r>
      <w:r w:rsidRPr="00065B98">
        <w:rPr>
          <w:rFonts w:ascii="Times New Roman" w:eastAsia="Times New Roman" w:hAnsi="Times New Roman" w:cs="Times New Roman"/>
          <w:color w:val="000000"/>
          <w:kern w:val="0"/>
          <w:sz w:val="21"/>
          <w:szCs w:val="21"/>
          <w14:ligatures w14:val="none"/>
        </w:rPr>
        <w:t>→</w:t>
      </w:r>
      <w:r w:rsidRPr="00065B98">
        <w:rPr>
          <w:rFonts w:ascii="Helvetica" w:eastAsia="Times New Roman" w:hAnsi="Helvetica" w:cs="Times New Roman"/>
          <w:color w:val="000000"/>
          <w:kern w:val="0"/>
          <w:sz w:val="21"/>
          <w:szCs w:val="21"/>
          <w14:ligatures w14:val="none"/>
        </w:rPr>
        <w:t xml:space="preserve"> OCOG approves </w:t>
      </w:r>
      <w:r w:rsidRPr="00065B98">
        <w:rPr>
          <w:rFonts w:ascii="Times New Roman" w:eastAsia="Times New Roman" w:hAnsi="Times New Roman" w:cs="Times New Roman"/>
          <w:color w:val="000000"/>
          <w:kern w:val="0"/>
          <w:sz w:val="21"/>
          <w:szCs w:val="21"/>
          <w14:ligatures w14:val="none"/>
        </w:rPr>
        <w:t>→</w:t>
      </w:r>
      <w:r w:rsidRPr="00065B98">
        <w:rPr>
          <w:rFonts w:ascii="Helvetica" w:eastAsia="Times New Roman" w:hAnsi="Helvetica" w:cs="Times New Roman"/>
          <w:color w:val="000000"/>
          <w:kern w:val="0"/>
          <w:sz w:val="21"/>
          <w:szCs w:val="21"/>
          <w14:ligatures w14:val="none"/>
        </w:rPr>
        <w:t xml:space="preserve"> included in ACR export</w:t>
      </w:r>
    </w:p>
    <w:p w14:paraId="4B5D280C" w14:textId="77777777" w:rsidR="00065B98" w:rsidRPr="00065B98" w:rsidRDefault="00065B98" w:rsidP="00065B98">
      <w:pPr>
        <w:numPr>
          <w:ilvl w:val="0"/>
          <w:numId w:val="9"/>
        </w:numPr>
        <w:shd w:val="clear" w:color="auto" w:fill="FFFFFF"/>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Auth boundary: NOC cannot see other NOC data; OCOG can; IOC can (read-only)</w:t>
      </w:r>
    </w:p>
    <w:p w14:paraId="4FD6334B" w14:textId="77777777" w:rsidR="00065B98" w:rsidRPr="00065B98" w:rsidRDefault="00065B98" w:rsidP="00065B98">
      <w:pPr>
        <w:numPr>
          <w:ilvl w:val="0"/>
          <w:numId w:val="9"/>
        </w:numPr>
        <w:shd w:val="clear" w:color="auto" w:fill="FFFFFF"/>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 xml:space="preserve">Audit: </w:t>
      </w:r>
      <w:proofErr w:type="gramStart"/>
      <w:r w:rsidRPr="00065B98">
        <w:rPr>
          <w:rFonts w:ascii="Helvetica" w:eastAsia="Times New Roman" w:hAnsi="Helvetica" w:cs="Times New Roman"/>
          <w:color w:val="000000"/>
          <w:kern w:val="0"/>
          <w:sz w:val="21"/>
          <w:szCs w:val="21"/>
          <w14:ligatures w14:val="none"/>
        </w:rPr>
        <w:t>every</w:t>
      </w:r>
      <w:proofErr w:type="gramEnd"/>
      <w:r w:rsidRPr="00065B98">
        <w:rPr>
          <w:rFonts w:ascii="Helvetica" w:eastAsia="Times New Roman" w:hAnsi="Helvetica" w:cs="Times New Roman"/>
          <w:color w:val="000000"/>
          <w:kern w:val="0"/>
          <w:sz w:val="21"/>
          <w:szCs w:val="21"/>
          <w14:ligatures w14:val="none"/>
        </w:rPr>
        <w:t xml:space="preserve"> write action logged with actor, action, timestamp</w:t>
      </w:r>
    </w:p>
    <w:p w14:paraId="677AA367" w14:textId="77777777" w:rsidR="00065B98" w:rsidRPr="00065B98" w:rsidRDefault="00000000" w:rsidP="00065B98">
      <w:pPr>
        <w:spacing w:after="0" w:line="240" w:lineRule="auto"/>
        <w:rPr>
          <w:rFonts w:ascii="Helvetica" w:eastAsia="Times New Roman" w:hAnsi="Helvetica" w:cs="Times New Roman"/>
          <w:kern w:val="0"/>
          <w:sz w:val="21"/>
          <w:szCs w:val="21"/>
          <w14:ligatures w14:val="none"/>
        </w:rPr>
      </w:pPr>
      <w:r>
        <w:rPr>
          <w:rFonts w:ascii="Times New Roman" w:eastAsia="Times New Roman" w:hAnsi="Times New Roman" w:cs="Times New Roman"/>
          <w:noProof/>
          <w:kern w:val="0"/>
        </w:rPr>
        <w:pict w14:anchorId="3A468258">
          <v:rect id="_x0000_i1049" alt="" style="width:468pt;height:.05pt;mso-width-percent:0;mso-height-percent:0;mso-width-percent:0;mso-height-percent:0" o:hralign="center" o:hrstd="t" o:hrnoshade="t" o:hr="t" fillcolor="#ccc" stroked="f"/>
        </w:pict>
      </w:r>
    </w:p>
    <w:p w14:paraId="66DB9A7B" w14:textId="77777777" w:rsidR="00065B98" w:rsidRPr="00065B98" w:rsidRDefault="00065B98" w:rsidP="00065B98">
      <w:pPr>
        <w:pBdr>
          <w:bottom w:val="single" w:sz="6" w:space="0" w:color="CCCCCC"/>
        </w:pBdr>
        <w:shd w:val="clear" w:color="auto" w:fill="FFFFFF"/>
        <w:spacing w:before="300" w:after="150" w:line="240" w:lineRule="auto"/>
        <w:outlineLvl w:val="1"/>
        <w:rPr>
          <w:rFonts w:ascii="Helvetica" w:eastAsia="Times New Roman" w:hAnsi="Helvetica" w:cs="Times New Roman"/>
          <w:b/>
          <w:bCs/>
          <w:color w:val="000000"/>
          <w:kern w:val="0"/>
          <w:sz w:val="36"/>
          <w:szCs w:val="36"/>
          <w14:ligatures w14:val="none"/>
        </w:rPr>
      </w:pPr>
      <w:r w:rsidRPr="00065B98">
        <w:rPr>
          <w:rFonts w:ascii="Helvetica" w:eastAsia="Times New Roman" w:hAnsi="Helvetica" w:cs="Times New Roman"/>
          <w:b/>
          <w:bCs/>
          <w:color w:val="000000"/>
          <w:kern w:val="0"/>
          <w:sz w:val="36"/>
          <w:szCs w:val="36"/>
          <w14:ligatures w14:val="none"/>
        </w:rPr>
        <w:t>Review Status</w:t>
      </w:r>
    </w:p>
    <w:tbl>
      <w:tblPr>
        <w:tblW w:w="0" w:type="auto"/>
        <w:shd w:val="clear" w:color="auto" w:fill="FFFFFF"/>
        <w:tblCellMar>
          <w:left w:w="0" w:type="dxa"/>
          <w:right w:w="0" w:type="dxa"/>
        </w:tblCellMar>
        <w:tblLook w:val="04A0" w:firstRow="1" w:lastRow="0" w:firstColumn="1" w:lastColumn="0" w:noHBand="0" w:noVBand="1"/>
      </w:tblPr>
      <w:tblGrid>
        <w:gridCol w:w="1805"/>
        <w:gridCol w:w="1010"/>
        <w:gridCol w:w="2735"/>
        <w:gridCol w:w="3794"/>
      </w:tblGrid>
      <w:tr w:rsidR="00065B98" w:rsidRPr="00065B98" w14:paraId="336DA35D"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11C24863" w14:textId="77777777" w:rsidR="00065B98" w:rsidRPr="00065B98" w:rsidRDefault="00065B98" w:rsidP="00065B98">
            <w:pPr>
              <w:spacing w:after="0" w:line="240" w:lineRule="auto"/>
              <w:jc w:val="center"/>
              <w:rPr>
                <w:rFonts w:ascii="Helvetica" w:eastAsia="Times New Roman" w:hAnsi="Helvetica" w:cs="Times New Roman"/>
                <w:b/>
                <w:bCs/>
                <w:color w:val="000000"/>
                <w:kern w:val="0"/>
                <w:sz w:val="21"/>
                <w:szCs w:val="21"/>
                <w14:ligatures w14:val="none"/>
              </w:rPr>
            </w:pPr>
            <w:r w:rsidRPr="00065B98">
              <w:rPr>
                <w:rFonts w:ascii="Helvetica" w:eastAsia="Times New Roman" w:hAnsi="Helvetica" w:cs="Times New Roman"/>
                <w:b/>
                <w:bCs/>
                <w:color w:val="000000"/>
                <w:kern w:val="0"/>
                <w:sz w:val="21"/>
                <w:szCs w:val="21"/>
                <w14:ligatures w14:val="none"/>
              </w:rPr>
              <w:t>Review</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655FC06D" w14:textId="77777777" w:rsidR="00065B98" w:rsidRPr="00065B98" w:rsidRDefault="00065B98" w:rsidP="00065B98">
            <w:pPr>
              <w:spacing w:after="0" w:line="240" w:lineRule="auto"/>
              <w:jc w:val="center"/>
              <w:rPr>
                <w:rFonts w:ascii="Helvetica" w:eastAsia="Times New Roman" w:hAnsi="Helvetica" w:cs="Times New Roman"/>
                <w:b/>
                <w:bCs/>
                <w:color w:val="000000"/>
                <w:kern w:val="0"/>
                <w:sz w:val="21"/>
                <w:szCs w:val="21"/>
                <w14:ligatures w14:val="none"/>
              </w:rPr>
            </w:pPr>
            <w:r w:rsidRPr="00065B98">
              <w:rPr>
                <w:rFonts w:ascii="Helvetica" w:eastAsia="Times New Roman" w:hAnsi="Helvetica" w:cs="Times New Roman"/>
                <w:b/>
                <w:bCs/>
                <w:color w:val="000000"/>
                <w:kern w:val="0"/>
                <w:sz w:val="21"/>
                <w:szCs w:val="21"/>
                <w14:ligatures w14:val="none"/>
              </w:rPr>
              <w:t>Date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2565F3DC" w14:textId="77777777" w:rsidR="00065B98" w:rsidRPr="00065B98" w:rsidRDefault="00065B98" w:rsidP="00065B98">
            <w:pPr>
              <w:spacing w:after="0" w:line="240" w:lineRule="auto"/>
              <w:jc w:val="center"/>
              <w:rPr>
                <w:rFonts w:ascii="Helvetica" w:eastAsia="Times New Roman" w:hAnsi="Helvetica" w:cs="Times New Roman"/>
                <w:b/>
                <w:bCs/>
                <w:color w:val="000000"/>
                <w:kern w:val="0"/>
                <w:sz w:val="21"/>
                <w:szCs w:val="21"/>
                <w14:ligatures w14:val="none"/>
              </w:rPr>
            </w:pPr>
            <w:r w:rsidRPr="00065B98">
              <w:rPr>
                <w:rFonts w:ascii="Helvetica" w:eastAsia="Times New Roman" w:hAnsi="Helvetica" w:cs="Times New Roman"/>
                <w:b/>
                <w:bCs/>
                <w:color w:val="000000"/>
                <w:kern w:val="0"/>
                <w:sz w:val="21"/>
                <w:szCs w:val="21"/>
                <w14:ligatures w14:val="none"/>
              </w:rPr>
              <w:t>Outcome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534905BA" w14:textId="77777777" w:rsidR="00065B98" w:rsidRPr="00065B98" w:rsidRDefault="00065B98" w:rsidP="00065B98">
            <w:pPr>
              <w:spacing w:after="0" w:line="240" w:lineRule="auto"/>
              <w:jc w:val="center"/>
              <w:rPr>
                <w:rFonts w:ascii="Helvetica" w:eastAsia="Times New Roman" w:hAnsi="Helvetica" w:cs="Times New Roman"/>
                <w:b/>
                <w:bCs/>
                <w:color w:val="000000"/>
                <w:kern w:val="0"/>
                <w:sz w:val="21"/>
                <w:szCs w:val="21"/>
                <w14:ligatures w14:val="none"/>
              </w:rPr>
            </w:pPr>
            <w:r w:rsidRPr="00065B98">
              <w:rPr>
                <w:rFonts w:ascii="Helvetica" w:eastAsia="Times New Roman" w:hAnsi="Helvetica" w:cs="Times New Roman"/>
                <w:b/>
                <w:bCs/>
                <w:color w:val="000000"/>
                <w:kern w:val="0"/>
                <w:sz w:val="21"/>
                <w:szCs w:val="21"/>
                <w14:ligatures w14:val="none"/>
              </w:rPr>
              <w:t>Key Findings</w:t>
            </w:r>
          </w:p>
        </w:tc>
      </w:tr>
      <w:tr w:rsidR="00065B98" w:rsidRPr="00065B98" w14:paraId="54CD3C0E"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1020E4C1"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CEO Plan</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58F47BE8"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2026-03-27</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36424B2C"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DONE</w:t>
            </w:r>
            <w:r w:rsidRPr="00065B98">
              <w:rPr>
                <w:rFonts w:ascii="Helvetica" w:eastAsia="Times New Roman" w:hAnsi="Helvetica" w:cs="Times New Roman"/>
                <w:i/>
                <w:iCs/>
                <w:color w:val="000000"/>
                <w:kern w:val="0"/>
                <w:sz w:val="21"/>
                <w:szCs w:val="21"/>
                <w14:ligatures w14:val="none"/>
              </w:rPr>
              <w:t>WITH</w:t>
            </w:r>
            <w:r w:rsidRPr="00065B98">
              <w:rPr>
                <w:rFonts w:ascii="Helvetica" w:eastAsia="Times New Roman" w:hAnsi="Helvetica" w:cs="Times New Roman"/>
                <w:color w:val="000000"/>
                <w:kern w:val="0"/>
                <w:sz w:val="21"/>
                <w:szCs w:val="21"/>
                <w14:ligatures w14:val="none"/>
              </w:rPr>
              <w:t>CONCERNS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284AB34C"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3 critical gaps (</w:t>
            </w:r>
            <w:proofErr w:type="spellStart"/>
            <w:r w:rsidRPr="00065B98">
              <w:rPr>
                <w:rFonts w:ascii="Helvetica" w:eastAsia="Times New Roman" w:hAnsi="Helvetica" w:cs="Times New Roman"/>
                <w:color w:val="000000"/>
                <w:kern w:val="0"/>
                <w:sz w:val="21"/>
                <w:szCs w:val="21"/>
                <w14:ligatures w14:val="none"/>
              </w:rPr>
              <w:t>dedup</w:t>
            </w:r>
            <w:proofErr w:type="spellEnd"/>
            <w:r w:rsidRPr="00065B98">
              <w:rPr>
                <w:rFonts w:ascii="Helvetica" w:eastAsia="Times New Roman" w:hAnsi="Helvetica" w:cs="Times New Roman"/>
                <w:color w:val="000000"/>
                <w:kern w:val="0"/>
                <w:sz w:val="21"/>
                <w:szCs w:val="21"/>
                <w14:ligatures w14:val="none"/>
              </w:rPr>
              <w:t xml:space="preserve"> policy, </w:t>
            </w:r>
            <w:proofErr w:type="spellStart"/>
            <w:r w:rsidRPr="00065B98">
              <w:rPr>
                <w:rFonts w:ascii="Helvetica" w:eastAsia="Times New Roman" w:hAnsi="Helvetica" w:cs="Times New Roman"/>
                <w:color w:val="000000"/>
                <w:kern w:val="0"/>
                <w:sz w:val="21"/>
                <w:szCs w:val="21"/>
                <w14:ligatures w14:val="none"/>
              </w:rPr>
              <w:t>OrgRecord</w:t>
            </w:r>
            <w:proofErr w:type="spellEnd"/>
            <w:r w:rsidRPr="00065B98">
              <w:rPr>
                <w:rFonts w:ascii="Helvetica" w:eastAsia="Times New Roman" w:hAnsi="Helvetica" w:cs="Times New Roman"/>
                <w:color w:val="000000"/>
                <w:kern w:val="0"/>
                <w:sz w:val="21"/>
                <w:szCs w:val="21"/>
                <w14:ligatures w14:val="none"/>
              </w:rPr>
              <w:t xml:space="preserve"> schema, EU data residency); 5 scope expansions accepted</w:t>
            </w:r>
          </w:p>
        </w:tc>
      </w:tr>
      <w:tr w:rsidR="00065B98" w:rsidRPr="00065B98" w14:paraId="2A1581F3" w14:textId="77777777">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6085CFEF"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Eng Review</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0886DE6B"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2026-03-28</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390F5323"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CLEAR</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1BF53C42"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10 issues, 2 critical gaps (email bounce silent failure, audit fail-closed); 42 test paths</w:t>
            </w:r>
          </w:p>
        </w:tc>
      </w:tr>
      <w:tr w:rsidR="00065B98" w:rsidRPr="00065B98" w14:paraId="2FA17630"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1627162E"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Outside Voice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748AA073"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2026-03-28</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053A4F65"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COMPLETE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290493A9"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13 findings; 4 cross-model tensions</w:t>
            </w:r>
          </w:p>
        </w:tc>
      </w:tr>
      <w:tr w:rsidR="00065B98" w:rsidRPr="00065B98" w14:paraId="33677312" w14:textId="77777777">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603FE754"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Design Review</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0E9A5DD5"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2026-03-28</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530E5F76"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DONE</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69711CB6"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6 wireframes produced</w:t>
            </w:r>
          </w:p>
        </w:tc>
      </w:tr>
      <w:tr w:rsidR="00065B98" w:rsidRPr="00065B98" w14:paraId="45CF9FFC"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22B6442B"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IOC Stakeholder Interview</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4561FC2A"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2026-03-30</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5B13A93A"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COMPLETE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1C500B56"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 xml:space="preserve">Major structural clarifications — see Two Processes </w:t>
            </w:r>
            <w:proofErr w:type="gramStart"/>
            <w:r w:rsidRPr="00065B98">
              <w:rPr>
                <w:rFonts w:ascii="Helvetica" w:eastAsia="Times New Roman" w:hAnsi="Helvetica" w:cs="Times New Roman"/>
                <w:color w:val="000000"/>
                <w:kern w:val="0"/>
                <w:sz w:val="21"/>
                <w:szCs w:val="21"/>
                <w14:ligatures w14:val="none"/>
              </w:rPr>
              <w:t>section</w:t>
            </w:r>
            <w:proofErr w:type="gramEnd"/>
            <w:r w:rsidRPr="00065B98">
              <w:rPr>
                <w:rFonts w:ascii="Helvetica" w:eastAsia="Times New Roman" w:hAnsi="Helvetica" w:cs="Times New Roman"/>
                <w:color w:val="000000"/>
                <w:kern w:val="0"/>
                <w:sz w:val="21"/>
                <w:szCs w:val="21"/>
                <w14:ligatures w14:val="none"/>
              </w:rPr>
              <w:t xml:space="preserve"> and Resolved Decisions 10–15</w:t>
            </w:r>
          </w:p>
        </w:tc>
      </w:tr>
      <w:tr w:rsidR="00065B98" w:rsidRPr="00065B98" w14:paraId="2A467E88" w14:textId="77777777">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493953CC"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lastRenderedPageBreak/>
              <w:t>Design Doc + Wireframe Review</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37509D5D"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2026-03-30</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2AB1D3F9"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COMPLETE</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031DD379"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 xml:space="preserve">ENR process separation clarified; cross-NOC </w:t>
            </w:r>
            <w:proofErr w:type="spellStart"/>
            <w:r w:rsidRPr="00065B98">
              <w:rPr>
                <w:rFonts w:ascii="Helvetica" w:eastAsia="Times New Roman" w:hAnsi="Helvetica" w:cs="Times New Roman"/>
                <w:color w:val="000000"/>
                <w:kern w:val="0"/>
                <w:sz w:val="21"/>
                <w:szCs w:val="21"/>
                <w14:ligatures w14:val="none"/>
              </w:rPr>
              <w:t>dedup</w:t>
            </w:r>
            <w:proofErr w:type="spellEnd"/>
            <w:r w:rsidRPr="00065B98">
              <w:rPr>
                <w:rFonts w:ascii="Helvetica" w:eastAsia="Times New Roman" w:hAnsi="Helvetica" w:cs="Times New Roman"/>
                <w:color w:val="000000"/>
                <w:kern w:val="0"/>
                <w:sz w:val="21"/>
                <w:szCs w:val="21"/>
                <w14:ligatures w14:val="none"/>
              </w:rPr>
              <w:t xml:space="preserve"> provisionally eliminated; </w:t>
            </w:r>
            <w:proofErr w:type="spellStart"/>
            <w:r w:rsidRPr="00065B98">
              <w:rPr>
                <w:rFonts w:ascii="Helvetica" w:eastAsia="Times New Roman" w:hAnsi="Helvetica" w:cs="Times New Roman"/>
                <w:color w:val="000000"/>
                <w:kern w:val="0"/>
                <w:sz w:val="21"/>
                <w:szCs w:val="21"/>
                <w14:ligatures w14:val="none"/>
              </w:rPr>
              <w:t>PbN</w:t>
            </w:r>
            <w:proofErr w:type="spellEnd"/>
            <w:r w:rsidRPr="00065B98">
              <w:rPr>
                <w:rFonts w:ascii="Helvetica" w:eastAsia="Times New Roman" w:hAnsi="Helvetica" w:cs="Times New Roman"/>
                <w:color w:val="000000"/>
                <w:kern w:val="0"/>
                <w:sz w:val="21"/>
                <w:szCs w:val="21"/>
                <w14:ligatures w14:val="none"/>
              </w:rPr>
              <w:t xml:space="preserve"> scope in v0.1 confirmed; NOC notifications added; IOC ENR and Quota screens created</w:t>
            </w:r>
          </w:p>
        </w:tc>
      </w:tr>
    </w:tbl>
    <w:p w14:paraId="6D70FC60" w14:textId="77777777" w:rsidR="00065B98" w:rsidRPr="00065B98" w:rsidRDefault="00065B98" w:rsidP="00065B98">
      <w:pPr>
        <w:shd w:val="clear" w:color="auto" w:fill="FFFFFF"/>
        <w:spacing w:before="225" w:after="225"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b/>
          <w:bCs/>
          <w:color w:val="000000"/>
          <w:kern w:val="0"/>
          <w:sz w:val="21"/>
          <w:szCs w:val="21"/>
          <w14:ligatures w14:val="none"/>
        </w:rPr>
        <w:t>Critical gaps remaining:</w:t>
      </w:r>
      <w:r w:rsidRPr="00065B98">
        <w:rPr>
          <w:rFonts w:ascii="Helvetica" w:eastAsia="Times New Roman" w:hAnsi="Helvetica" w:cs="Times New Roman"/>
          <w:color w:val="000000"/>
          <w:kern w:val="0"/>
          <w:sz w:val="21"/>
          <w:szCs w:val="21"/>
          <w14:ligatures w14:val="none"/>
        </w:rPr>
        <w:t xml:space="preserve"> - F-01: Email verification bounce = silent failure (no retry UX designed) - F-04: Audit middleware must fail-closed (block writes that can't be audited) - Common Codes integration architecture (TODO-013) - Open Question #16: cross-NOC </w:t>
      </w:r>
      <w:proofErr w:type="spellStart"/>
      <w:r w:rsidRPr="00065B98">
        <w:rPr>
          <w:rFonts w:ascii="Helvetica" w:eastAsia="Times New Roman" w:hAnsi="Helvetica" w:cs="Times New Roman"/>
          <w:color w:val="000000"/>
          <w:kern w:val="0"/>
          <w:sz w:val="21"/>
          <w:szCs w:val="21"/>
          <w14:ligatures w14:val="none"/>
        </w:rPr>
        <w:t>dedup</w:t>
      </w:r>
      <w:proofErr w:type="spellEnd"/>
      <w:r w:rsidRPr="00065B98">
        <w:rPr>
          <w:rFonts w:ascii="Helvetica" w:eastAsia="Times New Roman" w:hAnsi="Helvetica" w:cs="Times New Roman"/>
          <w:color w:val="000000"/>
          <w:kern w:val="0"/>
          <w:sz w:val="21"/>
          <w:szCs w:val="21"/>
          <w14:ligatures w14:val="none"/>
        </w:rPr>
        <w:t xml:space="preserve"> visibility (provisionally eliminated — needs IOC OIS input)</w:t>
      </w:r>
    </w:p>
    <w:p w14:paraId="228EDEF8" w14:textId="77777777" w:rsidR="00065B98" w:rsidRPr="00065B98" w:rsidRDefault="00000000" w:rsidP="00065B98">
      <w:pPr>
        <w:spacing w:after="0" w:line="240" w:lineRule="auto"/>
        <w:rPr>
          <w:rFonts w:ascii="Helvetica" w:eastAsia="Times New Roman" w:hAnsi="Helvetica" w:cs="Times New Roman"/>
          <w:kern w:val="0"/>
          <w:sz w:val="21"/>
          <w:szCs w:val="21"/>
          <w14:ligatures w14:val="none"/>
        </w:rPr>
      </w:pPr>
      <w:r>
        <w:rPr>
          <w:rFonts w:ascii="Times New Roman" w:eastAsia="Times New Roman" w:hAnsi="Times New Roman" w:cs="Times New Roman"/>
          <w:noProof/>
          <w:kern w:val="0"/>
        </w:rPr>
        <w:pict w14:anchorId="1E3928C0">
          <v:rect id="_x0000_i1050" style="width:0;height:3pt" o:hralign="center" o:hrstd="t" o:hrnoshade="t" o:hr="t" fillcolor="#ccc" stroked="f"/>
        </w:pict>
      </w:r>
    </w:p>
    <w:p w14:paraId="5E0C9FBE" w14:textId="77777777" w:rsidR="00065B98" w:rsidRPr="00065B98" w:rsidRDefault="00065B98" w:rsidP="00065B98">
      <w:pPr>
        <w:pBdr>
          <w:bottom w:val="single" w:sz="6" w:space="0" w:color="CCCCCC"/>
        </w:pBdr>
        <w:shd w:val="clear" w:color="auto" w:fill="FFFFFF"/>
        <w:spacing w:before="300" w:after="150" w:line="240" w:lineRule="auto"/>
        <w:outlineLvl w:val="1"/>
        <w:rPr>
          <w:rFonts w:ascii="Helvetica" w:eastAsia="Times New Roman" w:hAnsi="Helvetica" w:cs="Times New Roman"/>
          <w:b/>
          <w:bCs/>
          <w:color w:val="000000"/>
          <w:kern w:val="0"/>
          <w:sz w:val="36"/>
          <w:szCs w:val="36"/>
          <w14:ligatures w14:val="none"/>
        </w:rPr>
      </w:pPr>
      <w:r w:rsidRPr="00065B98">
        <w:rPr>
          <w:rFonts w:ascii="Helvetica" w:eastAsia="Times New Roman" w:hAnsi="Helvetica" w:cs="Times New Roman"/>
          <w:b/>
          <w:bCs/>
          <w:color w:val="000000"/>
          <w:kern w:val="0"/>
          <w:sz w:val="36"/>
          <w:szCs w:val="36"/>
          <w14:ligatures w14:val="none"/>
        </w:rPr>
        <w:t>Key Dates</w:t>
      </w:r>
    </w:p>
    <w:tbl>
      <w:tblPr>
        <w:tblW w:w="0" w:type="auto"/>
        <w:shd w:val="clear" w:color="auto" w:fill="FFFFFF"/>
        <w:tblCellMar>
          <w:left w:w="0" w:type="dxa"/>
          <w:right w:w="0" w:type="dxa"/>
        </w:tblCellMar>
        <w:tblLook w:val="04A0" w:firstRow="1" w:lastRow="0" w:firstColumn="1" w:lastColumn="0" w:noHBand="0" w:noVBand="1"/>
      </w:tblPr>
      <w:tblGrid>
        <w:gridCol w:w="2235"/>
        <w:gridCol w:w="6076"/>
      </w:tblGrid>
      <w:tr w:rsidR="00065B98" w:rsidRPr="00065B98" w14:paraId="14A1A9B2"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25591916" w14:textId="77777777" w:rsidR="00065B98" w:rsidRPr="00065B98" w:rsidRDefault="00065B98" w:rsidP="00065B98">
            <w:pPr>
              <w:spacing w:after="0" w:line="240" w:lineRule="auto"/>
              <w:jc w:val="center"/>
              <w:rPr>
                <w:rFonts w:ascii="Helvetica" w:eastAsia="Times New Roman" w:hAnsi="Helvetica" w:cs="Times New Roman"/>
                <w:b/>
                <w:bCs/>
                <w:color w:val="000000"/>
                <w:kern w:val="0"/>
                <w:sz w:val="21"/>
                <w:szCs w:val="21"/>
                <w14:ligatures w14:val="none"/>
              </w:rPr>
            </w:pPr>
            <w:r w:rsidRPr="00065B98">
              <w:rPr>
                <w:rFonts w:ascii="Helvetica" w:eastAsia="Times New Roman" w:hAnsi="Helvetica" w:cs="Times New Roman"/>
                <w:b/>
                <w:bCs/>
                <w:color w:val="000000"/>
                <w:kern w:val="0"/>
                <w:sz w:val="21"/>
                <w:szCs w:val="21"/>
                <w14:ligatures w14:val="none"/>
              </w:rPr>
              <w:t>Date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66242B65" w14:textId="77777777" w:rsidR="00065B98" w:rsidRPr="00065B98" w:rsidRDefault="00065B98" w:rsidP="00065B98">
            <w:pPr>
              <w:spacing w:after="0" w:line="240" w:lineRule="auto"/>
              <w:jc w:val="center"/>
              <w:rPr>
                <w:rFonts w:ascii="Helvetica" w:eastAsia="Times New Roman" w:hAnsi="Helvetica" w:cs="Times New Roman"/>
                <w:b/>
                <w:bCs/>
                <w:color w:val="000000"/>
                <w:kern w:val="0"/>
                <w:sz w:val="21"/>
                <w:szCs w:val="21"/>
                <w14:ligatures w14:val="none"/>
              </w:rPr>
            </w:pPr>
            <w:r w:rsidRPr="00065B98">
              <w:rPr>
                <w:rFonts w:ascii="Helvetica" w:eastAsia="Times New Roman" w:hAnsi="Helvetica" w:cs="Times New Roman"/>
                <w:b/>
                <w:bCs/>
                <w:color w:val="000000"/>
                <w:kern w:val="0"/>
                <w:sz w:val="21"/>
                <w:szCs w:val="21"/>
                <w14:ligatures w14:val="none"/>
              </w:rPr>
              <w:t>Milestone</w:t>
            </w:r>
          </w:p>
        </w:tc>
      </w:tr>
      <w:tr w:rsidR="00065B98" w:rsidRPr="00065B98" w14:paraId="7F46BB93"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18F7C9A3"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April 2026</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74FF3FFD" w14:textId="7DE82BED"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 xml:space="preserve">Systems ready and </w:t>
            </w:r>
            <w:commentRangeStart w:id="184"/>
            <w:r w:rsidRPr="00065B98">
              <w:rPr>
                <w:rFonts w:ascii="Helvetica" w:eastAsia="Times New Roman" w:hAnsi="Helvetica" w:cs="Times New Roman"/>
                <w:color w:val="000000"/>
                <w:kern w:val="0"/>
                <w:sz w:val="21"/>
                <w:szCs w:val="21"/>
                <w14:ligatures w14:val="none"/>
              </w:rPr>
              <w:t>tested</w:t>
            </w:r>
            <w:commentRangeEnd w:id="184"/>
            <w:r w:rsidR="007D3264">
              <w:rPr>
                <w:rStyle w:val="CommentReference"/>
              </w:rPr>
              <w:commentReference w:id="184"/>
            </w:r>
            <w:r w:rsidR="00B7170D">
              <w:rPr>
                <w:rFonts w:ascii="Helvetica" w:eastAsia="Times New Roman" w:hAnsi="Helvetica" w:cs="Times New Roman"/>
                <w:color w:val="000000"/>
                <w:kern w:val="0"/>
                <w:sz w:val="21"/>
                <w:szCs w:val="21"/>
                <w14:ligatures w14:val="none"/>
              </w:rPr>
              <w:t xml:space="preserve">.  </w:t>
            </w:r>
          </w:p>
        </w:tc>
      </w:tr>
      <w:tr w:rsidR="00065B98" w:rsidRPr="00A455CB" w14:paraId="783CDF7A" w14:textId="77777777">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5797018B"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July 2026</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5723172C" w14:textId="5C6588FD" w:rsidR="00065B98" w:rsidRPr="0072328A" w:rsidRDefault="00065B98" w:rsidP="00065B98">
            <w:pPr>
              <w:spacing w:after="0" w:line="240" w:lineRule="auto"/>
              <w:rPr>
                <w:rFonts w:ascii="Helvetica" w:eastAsia="Times New Roman" w:hAnsi="Helvetica" w:cs="Times New Roman"/>
                <w:color w:val="000000"/>
                <w:kern w:val="0"/>
                <w:sz w:val="21"/>
                <w:szCs w:val="21"/>
                <w:lang w:val="it-IT"/>
                <w14:ligatures w14:val="none"/>
              </w:rPr>
            </w:pPr>
            <w:r w:rsidRPr="0072328A">
              <w:rPr>
                <w:rFonts w:ascii="Helvetica" w:eastAsia="Times New Roman" w:hAnsi="Helvetica" w:cs="Times New Roman"/>
                <w:color w:val="000000"/>
                <w:kern w:val="0"/>
                <w:sz w:val="21"/>
                <w:szCs w:val="21"/>
                <w:lang w:val="it-IT"/>
                <w14:ligatures w14:val="none"/>
              </w:rPr>
              <w:t>IOC</w:t>
            </w:r>
            <w:r w:rsidR="00373CD0">
              <w:rPr>
                <w:rFonts w:ascii="Helvetica" w:eastAsia="Times New Roman" w:hAnsi="Helvetica" w:cs="Times New Roman"/>
                <w:color w:val="000000"/>
                <w:kern w:val="0"/>
                <w:sz w:val="21"/>
                <w:szCs w:val="21"/>
                <w:lang w:val="it-IT"/>
                <w14:ligatures w14:val="none"/>
              </w:rPr>
              <w:t xml:space="preserve"> / OCOG</w:t>
            </w:r>
            <w:r w:rsidRPr="0072328A">
              <w:rPr>
                <w:rFonts w:ascii="Helvetica" w:eastAsia="Times New Roman" w:hAnsi="Helvetica" w:cs="Times New Roman"/>
                <w:color w:val="000000"/>
                <w:kern w:val="0"/>
                <w:sz w:val="21"/>
                <w:szCs w:val="21"/>
                <w:lang w:val="it-IT"/>
                <w14:ligatures w14:val="none"/>
              </w:rPr>
              <w:t xml:space="preserve"> imports per-</w:t>
            </w:r>
            <w:proofErr w:type="spellStart"/>
            <w:r w:rsidRPr="0072328A">
              <w:rPr>
                <w:rFonts w:ascii="Helvetica" w:eastAsia="Times New Roman" w:hAnsi="Helvetica" w:cs="Times New Roman"/>
                <w:color w:val="000000"/>
                <w:kern w:val="0"/>
                <w:sz w:val="21"/>
                <w:szCs w:val="21"/>
                <w:lang w:val="it-IT"/>
                <w14:ligatures w14:val="none"/>
              </w:rPr>
              <w:t>category</w:t>
            </w:r>
            <w:proofErr w:type="spellEnd"/>
            <w:r w:rsidRPr="0072328A">
              <w:rPr>
                <w:rFonts w:ascii="Helvetica" w:eastAsia="Times New Roman" w:hAnsi="Helvetica" w:cs="Times New Roman"/>
                <w:color w:val="000000"/>
                <w:kern w:val="0"/>
                <w:sz w:val="21"/>
                <w:szCs w:val="21"/>
                <w:lang w:val="it-IT"/>
                <w14:ligatures w14:val="none"/>
              </w:rPr>
              <w:t xml:space="preserve"> quota </w:t>
            </w:r>
            <w:proofErr w:type="spellStart"/>
            <w:r w:rsidRPr="0072328A">
              <w:rPr>
                <w:rFonts w:ascii="Helvetica" w:eastAsia="Times New Roman" w:hAnsi="Helvetica" w:cs="Times New Roman"/>
                <w:color w:val="000000"/>
                <w:kern w:val="0"/>
                <w:sz w:val="21"/>
                <w:szCs w:val="21"/>
                <w:lang w:val="it-IT"/>
                <w14:ligatures w14:val="none"/>
              </w:rPr>
              <w:t>totals</w:t>
            </w:r>
            <w:proofErr w:type="spellEnd"/>
            <w:r w:rsidRPr="0072328A">
              <w:rPr>
                <w:rFonts w:ascii="Helvetica" w:eastAsia="Times New Roman" w:hAnsi="Helvetica" w:cs="Times New Roman"/>
                <w:color w:val="000000"/>
                <w:kern w:val="0"/>
                <w:sz w:val="21"/>
                <w:szCs w:val="21"/>
                <w:lang w:val="it-IT"/>
                <w14:ligatures w14:val="none"/>
              </w:rPr>
              <w:t xml:space="preserve"> per </w:t>
            </w:r>
            <w:commentRangeStart w:id="185"/>
            <w:r w:rsidRPr="0072328A">
              <w:rPr>
                <w:rFonts w:ascii="Helvetica" w:eastAsia="Times New Roman" w:hAnsi="Helvetica" w:cs="Times New Roman"/>
                <w:color w:val="000000"/>
                <w:kern w:val="0"/>
                <w:sz w:val="21"/>
                <w:szCs w:val="21"/>
                <w:lang w:val="it-IT"/>
                <w14:ligatures w14:val="none"/>
              </w:rPr>
              <w:t>NOC</w:t>
            </w:r>
            <w:commentRangeEnd w:id="185"/>
            <w:r w:rsidR="00666289">
              <w:rPr>
                <w:rStyle w:val="CommentReference"/>
              </w:rPr>
              <w:commentReference w:id="185"/>
            </w:r>
          </w:p>
        </w:tc>
      </w:tr>
      <w:tr w:rsidR="00065B98" w:rsidRPr="00065B98" w14:paraId="1A87F615"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52564C1F"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August 24, 2026</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53B32464"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Portal goes live — EoI window opens</w:t>
            </w:r>
          </w:p>
        </w:tc>
      </w:tr>
      <w:tr w:rsidR="00065B98" w:rsidRPr="00065B98" w14:paraId="1B9D36AF" w14:textId="77777777">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6CF850BA"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October 5, 2026</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0D3DEC41"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Press by Number process launches for NOCs</w:t>
            </w:r>
          </w:p>
        </w:tc>
      </w:tr>
      <w:tr w:rsidR="00065B98" w:rsidRPr="00065B98" w14:paraId="0F962F15"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79478C78"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October 23, 2026</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48E4E0F0"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Portal closes for new EoI applications</w:t>
            </w:r>
          </w:p>
        </w:tc>
      </w:tr>
      <w:tr w:rsidR="00065B98" w:rsidRPr="00065B98" w14:paraId="616E8377" w14:textId="77777777">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0F98EE95"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December 18, 2026</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79057536"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Press by Number closes</w:t>
            </w:r>
          </w:p>
        </w:tc>
      </w:tr>
      <w:tr w:rsidR="00065B98" w:rsidRPr="00065B98" w14:paraId="45DAFDEA"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67B646D1"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October 14, 2027</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56C7B0EB"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Press by Name launches (via ACR system)</w:t>
            </w:r>
          </w:p>
        </w:tc>
      </w:tr>
      <w:tr w:rsidR="00065B98" w:rsidRPr="00065B98" w14:paraId="42CAA8CF" w14:textId="77777777">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7D4BCBFA"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February 14, 2028</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14:paraId="5FDD2B15"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Press by Name closes</w:t>
            </w:r>
          </w:p>
        </w:tc>
      </w:tr>
      <w:tr w:rsidR="00065B98" w:rsidRPr="00065B98" w14:paraId="73FB4FFF"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73BAE16A"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Summer 2028</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6366A601" w14:textId="77777777" w:rsidR="00065B98" w:rsidRPr="00065B98" w:rsidRDefault="00065B98" w:rsidP="00065B98">
            <w:pPr>
              <w:spacing w:after="0" w:line="240" w:lineRule="auto"/>
              <w:rPr>
                <w:rFonts w:ascii="Helvetica" w:eastAsia="Times New Roman" w:hAnsi="Helvetica" w:cs="Times New Roman"/>
                <w:color w:val="000000"/>
                <w:kern w:val="0"/>
                <w:sz w:val="21"/>
                <w:szCs w:val="21"/>
                <w14:ligatures w14:val="none"/>
              </w:rPr>
            </w:pPr>
            <w:r w:rsidRPr="00065B98">
              <w:rPr>
                <w:rFonts w:ascii="Helvetica" w:eastAsia="Times New Roman" w:hAnsi="Helvetica" w:cs="Times New Roman"/>
                <w:color w:val="000000"/>
                <w:kern w:val="0"/>
                <w:sz w:val="21"/>
                <w:szCs w:val="21"/>
                <w14:ligatures w14:val="none"/>
              </w:rPr>
              <w:t>LA28 Olympic Games</w:t>
            </w:r>
          </w:p>
        </w:tc>
      </w:tr>
    </w:tbl>
    <w:p w14:paraId="37C8E4AE" w14:textId="77777777" w:rsidR="00BD690A" w:rsidRDefault="00BD690A"/>
    <w:sectPr w:rsidR="00BD690A">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4" w:author="Emma MORRIS" w:date="2026-04-02T15:29:00Z" w:initials="EM">
    <w:p w14:paraId="5A15EE5C" w14:textId="77777777" w:rsidR="005102CC" w:rsidRDefault="005102CC" w:rsidP="005102CC">
      <w:pPr>
        <w:pStyle w:val="CommentText"/>
      </w:pPr>
      <w:r>
        <w:rPr>
          <w:rStyle w:val="CommentReference"/>
        </w:rPr>
        <w:annotationRef/>
      </w:r>
      <w:r>
        <w:t>We may let ENRs apply directly so the NOC knows which ENRs are interested.  However the same process of the IOC approving them and letting the NOC know would follow</w:t>
      </w:r>
    </w:p>
  </w:comment>
  <w:comment w:id="95" w:author="Emma MORRIS" w:date="2026-04-02T09:25:00Z" w:initials="EM">
    <w:p w14:paraId="2C62F808" w14:textId="656EFB6C" w:rsidR="00696AB7" w:rsidRDefault="00696AB7" w:rsidP="00696AB7">
      <w:pPr>
        <w:pStyle w:val="CommentText"/>
      </w:pPr>
      <w:r>
        <w:rPr>
          <w:rStyle w:val="CommentReference"/>
        </w:rPr>
        <w:annotationRef/>
      </w:r>
      <w:r>
        <w:t>To decide if the ENRs should also apply via the EoL.  IOC will still need to approve separately though as you state here</w:t>
      </w:r>
    </w:p>
  </w:comment>
  <w:comment w:id="96" w:author="Emma MORRIS" w:date="2026-04-02T09:26:00Z" w:initials="EM">
    <w:p w14:paraId="1622501F" w14:textId="77777777" w:rsidR="00063AA6" w:rsidRDefault="00063AA6" w:rsidP="00063AA6">
      <w:pPr>
        <w:pStyle w:val="CommentText"/>
      </w:pPr>
      <w:r>
        <w:rPr>
          <w:rStyle w:val="CommentReference"/>
        </w:rPr>
        <w:annotationRef/>
      </w:r>
      <w:r>
        <w:t>Good and important point.  The NOCs will need to do work offline to consolidate all accreditations</w:t>
      </w:r>
    </w:p>
  </w:comment>
  <w:comment w:id="98" w:author="Emma MORRIS" w:date="2026-04-02T09:29:00Z" w:initials="EM">
    <w:p w14:paraId="698222D8" w14:textId="77777777" w:rsidR="00DB2CAD" w:rsidRDefault="00944BDE" w:rsidP="00DB2CAD">
      <w:pPr>
        <w:pStyle w:val="CommentText"/>
      </w:pPr>
      <w:r>
        <w:rPr>
          <w:rStyle w:val="CommentReference"/>
        </w:rPr>
        <w:annotationRef/>
      </w:r>
      <w:r w:rsidR="00DB2CAD">
        <w:t xml:space="preserve">There will be press orgs who will not have submitted an EoI that will need to be entered in the PbN stage directly by the NOC.  </w:t>
      </w:r>
    </w:p>
  </w:comment>
  <w:comment w:id="100" w:author="Emma MORRIS" w:date="2026-04-02T09:55:00Z" w:initials="EM">
    <w:p w14:paraId="0287C5F3" w14:textId="77777777" w:rsidR="00345A25" w:rsidRDefault="00345A25" w:rsidP="00345A25">
      <w:pPr>
        <w:pStyle w:val="CommentText"/>
      </w:pPr>
      <w:r>
        <w:rPr>
          <w:rStyle w:val="CommentReference"/>
        </w:rPr>
        <w:annotationRef/>
      </w:r>
      <w:r>
        <w:t>IFs do not have any ENR accreditations.  There are only around 6 IFs that will need to submit Press by number forms for their sport specialist media</w:t>
      </w:r>
    </w:p>
  </w:comment>
  <w:comment w:id="103" w:author="Emma MORRIS" w:date="2026-04-02T09:57:00Z" w:initials="EM">
    <w:p w14:paraId="528F3FA7" w14:textId="77777777" w:rsidR="00351EE3" w:rsidRDefault="00351EE3" w:rsidP="00351EE3">
      <w:pPr>
        <w:pStyle w:val="CommentText"/>
      </w:pPr>
      <w:r>
        <w:rPr>
          <w:rStyle w:val="CommentReference"/>
        </w:rPr>
        <w:annotationRef/>
      </w:r>
      <w:r>
        <w:t>OCOG will be the coordinator of the PBN process with the NOCs and will inform them of the process.  The IOC will validate the PBN from the NOCs</w:t>
      </w:r>
    </w:p>
  </w:comment>
  <w:comment w:id="106" w:author="Emma MORRIS" w:date="2026-04-02T10:02:00Z" w:initials="EM">
    <w:p w14:paraId="7949CE54" w14:textId="77777777" w:rsidR="00B04A6B" w:rsidRDefault="00B04A6B" w:rsidP="00B04A6B">
      <w:pPr>
        <w:pStyle w:val="CommentText"/>
      </w:pPr>
      <w:r>
        <w:rPr>
          <w:rStyle w:val="CommentReference"/>
        </w:rPr>
        <w:annotationRef/>
      </w:r>
      <w:r>
        <w:t>Quota for NOCs will be inputted by OCOG.  Please note that we will not open the portal for IOC direct organisations so there is no EoL for direct accredited orgs and will not have a reserve list.  We will do this offline as we only have around 20 int organisations that we grant accreditations directly to.  We will send the list to the OCOG for importation.  There is no EoL for directly accredited orgs.  The portal is only for applications for NOCs</w:t>
      </w:r>
    </w:p>
  </w:comment>
  <w:comment w:id="112" w:author="Emma MORRIS" w:date="2026-04-02T10:04:00Z" w:initials="EM">
    <w:p w14:paraId="2E0A8EF3" w14:textId="77777777" w:rsidR="00634A50" w:rsidRDefault="00634A50" w:rsidP="00634A50">
      <w:pPr>
        <w:pStyle w:val="CommentText"/>
      </w:pPr>
      <w:r>
        <w:rPr>
          <w:rStyle w:val="CommentReference"/>
        </w:rPr>
        <w:annotationRef/>
      </w:r>
      <w:r>
        <w:t xml:space="preserve">Again no ENR for IFs.  They do not need use PbN - only around 6 Ifs who have sport specialists.  All the other Ifs get quotas for their own staff and the process starts with the Press by Name for them. </w:t>
      </w:r>
    </w:p>
  </w:comment>
  <w:comment w:id="117" w:author="Emma MORRIS" w:date="2026-04-02T10:05:00Z" w:initials="EM">
    <w:p w14:paraId="479F67AB" w14:textId="77777777" w:rsidR="00865640" w:rsidRDefault="00865640" w:rsidP="00865640">
      <w:pPr>
        <w:pStyle w:val="CommentText"/>
      </w:pPr>
      <w:r>
        <w:rPr>
          <w:rStyle w:val="CommentReference"/>
        </w:rPr>
        <w:annotationRef/>
      </w:r>
      <w:r>
        <w:t>To discuss</w:t>
      </w:r>
    </w:p>
  </w:comment>
  <w:comment w:id="118" w:author="Emma MORRIS" w:date="2026-04-02T10:06:00Z" w:initials="EM">
    <w:p w14:paraId="2E6DD911" w14:textId="77777777" w:rsidR="000964A8" w:rsidRDefault="000964A8" w:rsidP="000964A8">
      <w:pPr>
        <w:pStyle w:val="CommentText"/>
      </w:pPr>
      <w:r>
        <w:rPr>
          <w:rStyle w:val="CommentReference"/>
        </w:rPr>
        <w:annotationRef/>
      </w:r>
      <w:r>
        <w:t>To discuss if ENR apply via the portal</w:t>
      </w:r>
    </w:p>
  </w:comment>
  <w:comment w:id="119" w:author="Emma MORRIS" w:date="2026-04-02T10:08:00Z" w:initials="EM">
    <w:p w14:paraId="7C99DE09" w14:textId="77777777" w:rsidR="0082312E" w:rsidRDefault="0082312E" w:rsidP="0082312E">
      <w:pPr>
        <w:pStyle w:val="CommentText"/>
      </w:pPr>
      <w:r>
        <w:rPr>
          <w:rStyle w:val="CommentReference"/>
        </w:rPr>
        <w:annotationRef/>
      </w:r>
      <w:r>
        <w:t xml:space="preserve">It is important that the IOC is able to see all requests from all NOCs when granting ENRs.  The total amount is 350 so visibility on all NOC requests is needed before allocation can begin. </w:t>
      </w:r>
    </w:p>
  </w:comment>
  <w:comment w:id="120" w:author="Emma MORRIS" w:date="2026-04-02T15:39:00Z" w:initials="EM">
    <w:p w14:paraId="79782AA5" w14:textId="77777777" w:rsidR="00C96076" w:rsidRDefault="002F7A32" w:rsidP="00C96076">
      <w:pPr>
        <w:pStyle w:val="CommentText"/>
      </w:pPr>
      <w:r>
        <w:rPr>
          <w:rStyle w:val="CommentReference"/>
        </w:rPr>
        <w:annotationRef/>
      </w:r>
      <w:r w:rsidR="00C96076">
        <w:t>ENR Undertaking will be needed later in the process - probably in the Press by Name process. IOC News Access Rules need to be ready first but it is important to scope it</w:t>
      </w:r>
    </w:p>
  </w:comment>
  <w:comment w:id="124" w:author="Emma MORRIS" w:date="2026-04-02T10:09:00Z" w:initials="EM">
    <w:p w14:paraId="6CC76325" w14:textId="607D14F7" w:rsidR="00F20C29" w:rsidRDefault="00F20C29" w:rsidP="00F20C29">
      <w:pPr>
        <w:pStyle w:val="CommentText"/>
      </w:pPr>
      <w:r>
        <w:rPr>
          <w:rStyle w:val="CommentReference"/>
        </w:rPr>
        <w:annotationRef/>
      </w:r>
      <w:r>
        <w:t>Rather than sponsoring can we use the term Responsible Organisation</w:t>
      </w:r>
    </w:p>
  </w:comment>
  <w:comment w:id="128" w:author="Emma MORRIS" w:date="2026-04-02T10:11:00Z" w:initials="EM">
    <w:p w14:paraId="03C3772E" w14:textId="77777777" w:rsidR="00B612F5" w:rsidRDefault="00B612F5" w:rsidP="00B612F5">
      <w:pPr>
        <w:pStyle w:val="CommentText"/>
      </w:pPr>
      <w:r>
        <w:rPr>
          <w:rStyle w:val="CommentReference"/>
        </w:rPr>
        <w:annotationRef/>
      </w:r>
      <w:r>
        <w:t>We do not need an Eol for directly accredited orgs or a PbN.  OCOG does not need to approve them.  They need to enroll them but the approval is done via the IOC</w:t>
      </w:r>
    </w:p>
  </w:comment>
  <w:comment w:id="131" w:author="Emma MORRIS" w:date="2026-04-02T10:11:00Z" w:initials="EM">
    <w:p w14:paraId="65E816CE" w14:textId="77777777" w:rsidR="002846B9" w:rsidRDefault="002846B9" w:rsidP="002846B9">
      <w:pPr>
        <w:pStyle w:val="CommentText"/>
      </w:pPr>
      <w:r>
        <w:rPr>
          <w:rStyle w:val="CommentReference"/>
        </w:rPr>
        <w:annotationRef/>
      </w:r>
      <w:r>
        <w:t>No reserved list</w:t>
      </w:r>
    </w:p>
  </w:comment>
  <w:comment w:id="132" w:author="Emma MORRIS" w:date="2026-04-02T10:13:00Z" w:initials="EM">
    <w:p w14:paraId="2770303E" w14:textId="77777777" w:rsidR="006871B6" w:rsidRDefault="006871B6" w:rsidP="006871B6">
      <w:pPr>
        <w:pStyle w:val="CommentText"/>
      </w:pPr>
      <w:r>
        <w:rPr>
          <w:rStyle w:val="CommentReference"/>
        </w:rPr>
        <w:annotationRef/>
      </w:r>
      <w:r>
        <w:t>To discuss this. In anycase we will see the organisations in the final PBN versions so we will be able to spot it</w:t>
      </w:r>
    </w:p>
  </w:comment>
  <w:comment w:id="133" w:author="Emma MORRIS" w:date="2026-04-02T10:14:00Z" w:initials="EM">
    <w:p w14:paraId="3FA06E0B" w14:textId="77777777" w:rsidR="008A613F" w:rsidRDefault="008A613F" w:rsidP="008A613F">
      <w:pPr>
        <w:pStyle w:val="CommentText"/>
      </w:pPr>
      <w:r>
        <w:rPr>
          <w:rStyle w:val="CommentReference"/>
        </w:rPr>
        <w:annotationRef/>
      </w:r>
      <w:r>
        <w:t xml:space="preserve">As above, this workflow is not correct for IOC direct.  </w:t>
      </w:r>
    </w:p>
  </w:comment>
  <w:comment w:id="134" w:author="Emma MORRIS" w:date="2026-04-02T10:17:00Z" w:initials="EM">
    <w:p w14:paraId="43EEF81C" w14:textId="77777777" w:rsidR="002D2189" w:rsidRDefault="002D2189" w:rsidP="002D2189">
      <w:pPr>
        <w:pStyle w:val="CommentText"/>
      </w:pPr>
      <w:r>
        <w:rPr>
          <w:rStyle w:val="CommentReference"/>
        </w:rPr>
        <w:annotationRef/>
      </w:r>
      <w:r>
        <w:t>An NOC should not be able to approve an EoL before deciding how to allocate it total number of press accreditations.   How can an NOC approve applications before the IOC has set quotas?</w:t>
      </w:r>
    </w:p>
  </w:comment>
  <w:comment w:id="137" w:author="Emma MORRIS" w:date="2026-04-02T10:19:00Z" w:initials="EM">
    <w:p w14:paraId="31116E91" w14:textId="77777777" w:rsidR="00100D4F" w:rsidRDefault="00100D4F" w:rsidP="00100D4F">
      <w:pPr>
        <w:pStyle w:val="CommentText"/>
      </w:pPr>
      <w:r>
        <w:rPr>
          <w:rStyle w:val="CommentReference"/>
        </w:rPr>
        <w:annotationRef/>
      </w:r>
      <w:r>
        <w:t>OCOG is handling the quotas it receives from IOC.  To discuss how to manage</w:t>
      </w:r>
    </w:p>
  </w:comment>
  <w:comment w:id="148" w:author="Emma MORRIS" w:date="2026-04-02T10:23:00Z" w:initials="EM">
    <w:p w14:paraId="38D479BC" w14:textId="77777777" w:rsidR="00C90A8C" w:rsidRDefault="00C90A8C" w:rsidP="00C90A8C">
      <w:pPr>
        <w:pStyle w:val="CommentText"/>
      </w:pPr>
      <w:r>
        <w:rPr>
          <w:rStyle w:val="CommentReference"/>
        </w:rPr>
        <w:annotationRef/>
      </w:r>
      <w:r>
        <w:t>To discuss</w:t>
      </w:r>
    </w:p>
  </w:comment>
  <w:comment w:id="150" w:author="Emma MORRIS" w:date="2026-04-02T10:26:00Z" w:initials="EM">
    <w:p w14:paraId="48DC9767" w14:textId="77777777" w:rsidR="00DD030C" w:rsidRDefault="00DD030C" w:rsidP="00DD030C">
      <w:pPr>
        <w:pStyle w:val="CommentText"/>
      </w:pPr>
      <w:r>
        <w:rPr>
          <w:rStyle w:val="CommentReference"/>
        </w:rPr>
        <w:annotationRef/>
      </w:r>
      <w:r>
        <w:t>OCOG sets up PBN submissions</w:t>
      </w:r>
    </w:p>
  </w:comment>
  <w:comment w:id="151" w:author="Emma MORRIS" w:date="2026-04-02T10:27:00Z" w:initials="EM">
    <w:p w14:paraId="2C337E20" w14:textId="77777777" w:rsidR="0072439F" w:rsidRDefault="00F26146" w:rsidP="0072439F">
      <w:pPr>
        <w:pStyle w:val="CommentText"/>
      </w:pPr>
      <w:r>
        <w:rPr>
          <w:rStyle w:val="CommentReference"/>
        </w:rPr>
        <w:annotationRef/>
      </w:r>
      <w:r w:rsidR="0072439F">
        <w:t>OCOG to set NOC category quota as per IOC list.  IOC approves the PBN</w:t>
      </w:r>
    </w:p>
  </w:comment>
  <w:comment w:id="154" w:author="Emma MORRIS" w:date="2026-04-02T10:29:00Z" w:initials="EM">
    <w:p w14:paraId="029E1977" w14:textId="77777777" w:rsidR="00A02D81" w:rsidRDefault="00A02D81" w:rsidP="00A02D81">
      <w:pPr>
        <w:pStyle w:val="CommentText"/>
      </w:pPr>
      <w:r>
        <w:rPr>
          <w:rStyle w:val="CommentReference"/>
        </w:rPr>
        <w:annotationRef/>
      </w:r>
      <w:r>
        <w:t>No need to approve directly accredited orgs, we will have the pre-determined list</w:t>
      </w:r>
    </w:p>
  </w:comment>
  <w:comment w:id="168" w:author="Emma MORRIS" w:date="2026-04-02T15:52:00Z" w:initials="EM">
    <w:p w14:paraId="27A97878" w14:textId="77777777" w:rsidR="0004582F" w:rsidRDefault="00D432D6" w:rsidP="0004582F">
      <w:pPr>
        <w:pStyle w:val="CommentText"/>
      </w:pPr>
      <w:r>
        <w:rPr>
          <w:rStyle w:val="CommentReference"/>
        </w:rPr>
        <w:annotationRef/>
      </w:r>
      <w:r w:rsidR="0004582F">
        <w:t>Only received the test URLS on 30 March before Easter break holiday.  IOC returns on 15 April .  OCOG needs to test and discuss too and NOCs.  I think we need to agree on this together and be realistic but also recognising time is tight</w:t>
      </w:r>
    </w:p>
  </w:comment>
  <w:comment w:id="169" w:author="Emma MORRIS" w:date="2026-04-02T15:49:00Z" w:initials="EM">
    <w:p w14:paraId="3BBC54AA" w14:textId="5B3B7503" w:rsidR="00E06929" w:rsidRDefault="00E06929" w:rsidP="00E06929">
      <w:pPr>
        <w:pStyle w:val="CommentText"/>
      </w:pPr>
      <w:r>
        <w:rPr>
          <w:rStyle w:val="CommentReference"/>
        </w:rPr>
        <w:annotationRef/>
      </w:r>
      <w:r>
        <w:t>ACR LA28 will be using the system so need to be involved in this</w:t>
      </w:r>
    </w:p>
  </w:comment>
  <w:comment w:id="172" w:author="Emma MORRIS" w:date="2026-04-02T15:50:00Z" w:initials="EM">
    <w:p w14:paraId="55630ABF" w14:textId="77777777" w:rsidR="004C1440" w:rsidRDefault="00C01DCE" w:rsidP="004C1440">
      <w:pPr>
        <w:pStyle w:val="CommentText"/>
      </w:pPr>
      <w:r>
        <w:rPr>
          <w:rStyle w:val="CommentReference"/>
        </w:rPr>
        <w:annotationRef/>
      </w:r>
      <w:r w:rsidR="004C1440">
        <w:t>What is OIS - this is only for Olympic Information Services - should be deleted</w:t>
      </w:r>
    </w:p>
  </w:comment>
  <w:comment w:id="176" w:author="Emma MORRIS" w:date="2026-04-02T15:56:00Z" w:initials="EM">
    <w:p w14:paraId="0D60D6AD" w14:textId="7EB2F6AB" w:rsidR="006A6E3B" w:rsidRDefault="006A6E3B" w:rsidP="006A6E3B">
      <w:pPr>
        <w:pStyle w:val="CommentText"/>
      </w:pPr>
      <w:r>
        <w:rPr>
          <w:rStyle w:val="CommentReference"/>
        </w:rPr>
        <w:annotationRef/>
      </w:r>
      <w:r>
        <w:t>We don’t really approve a percentage.  It depends on the quality of the ENR organisation</w:t>
      </w:r>
    </w:p>
  </w:comment>
  <w:comment w:id="184" w:author="Emma MORRIS" w:date="2026-04-02T10:42:00Z" w:initials="EM">
    <w:p w14:paraId="685AF431" w14:textId="4B92F65F" w:rsidR="007D3264" w:rsidRDefault="007D3264" w:rsidP="007D3264">
      <w:pPr>
        <w:pStyle w:val="CommentText"/>
      </w:pPr>
      <w:r>
        <w:rPr>
          <w:rStyle w:val="CommentReference"/>
        </w:rPr>
        <w:annotationRef/>
      </w:r>
      <w:r>
        <w:t xml:space="preserve">I think we should test the system with a select number of NOCs.  </w:t>
      </w:r>
    </w:p>
  </w:comment>
  <w:comment w:id="185" w:author="Emma MORRIS" w:date="2026-04-02T10:43:00Z" w:initials="EM">
    <w:p w14:paraId="71DA9D60" w14:textId="77777777" w:rsidR="00A455CB" w:rsidRDefault="00666289" w:rsidP="00A455CB">
      <w:pPr>
        <w:pStyle w:val="CommentText"/>
      </w:pPr>
      <w:r>
        <w:rPr>
          <w:rStyle w:val="CommentReference"/>
        </w:rPr>
        <w:annotationRef/>
      </w:r>
      <w:r w:rsidR="00A455CB">
        <w:t>As the NOCs will need to be onboarded on to the ACR system, will LA28ACR onboard them?  A manual will need to be planned to help the NOCs.   Will the system be set up in French too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A15EE5C" w15:done="0"/>
  <w15:commentEx w15:paraId="2C62F808" w15:done="0"/>
  <w15:commentEx w15:paraId="1622501F" w15:done="0"/>
  <w15:commentEx w15:paraId="698222D8" w15:done="0"/>
  <w15:commentEx w15:paraId="0287C5F3" w15:done="0"/>
  <w15:commentEx w15:paraId="528F3FA7" w15:done="0"/>
  <w15:commentEx w15:paraId="7949CE54" w15:done="0"/>
  <w15:commentEx w15:paraId="2E0A8EF3" w15:done="0"/>
  <w15:commentEx w15:paraId="479F67AB" w15:done="0"/>
  <w15:commentEx w15:paraId="2E6DD911" w15:done="0"/>
  <w15:commentEx w15:paraId="7C99DE09" w15:done="0"/>
  <w15:commentEx w15:paraId="79782AA5" w15:done="0"/>
  <w15:commentEx w15:paraId="6CC76325" w15:done="0"/>
  <w15:commentEx w15:paraId="03C3772E" w15:done="0"/>
  <w15:commentEx w15:paraId="65E816CE" w15:done="0"/>
  <w15:commentEx w15:paraId="2770303E" w15:done="0"/>
  <w15:commentEx w15:paraId="3FA06E0B" w15:done="0"/>
  <w15:commentEx w15:paraId="43EEF81C" w15:done="0"/>
  <w15:commentEx w15:paraId="31116E91" w15:done="0"/>
  <w15:commentEx w15:paraId="38D479BC" w15:done="0"/>
  <w15:commentEx w15:paraId="48DC9767" w15:done="0"/>
  <w15:commentEx w15:paraId="2C337E20" w15:done="0"/>
  <w15:commentEx w15:paraId="029E1977" w15:done="0"/>
  <w15:commentEx w15:paraId="27A97878" w15:done="0"/>
  <w15:commentEx w15:paraId="3BBC54AA" w15:done="0"/>
  <w15:commentEx w15:paraId="55630ABF" w15:done="0"/>
  <w15:commentEx w15:paraId="0D60D6AD" w15:done="0"/>
  <w15:commentEx w15:paraId="685AF431" w15:done="0"/>
  <w15:commentEx w15:paraId="71DA9D6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EA9A6BF" w16cex:dateUtc="2026-04-02T13:29:00Z"/>
  <w16cex:commentExtensible w16cex:durableId="0AD52487" w16cex:dateUtc="2026-04-02T07:25:00Z"/>
  <w16cex:commentExtensible w16cex:durableId="2D71DC88" w16cex:dateUtc="2026-04-02T07:26:00Z"/>
  <w16cex:commentExtensible w16cex:durableId="00526E98" w16cex:dateUtc="2026-04-02T07:29:00Z"/>
  <w16cex:commentExtensible w16cex:durableId="2BA92B1F" w16cex:dateUtc="2026-04-02T07:55:00Z"/>
  <w16cex:commentExtensible w16cex:durableId="65CEA713" w16cex:dateUtc="2026-04-02T07:57:00Z"/>
  <w16cex:commentExtensible w16cex:durableId="6FF7A870" w16cex:dateUtc="2026-04-02T08:02:00Z"/>
  <w16cex:commentExtensible w16cex:durableId="28B48584" w16cex:dateUtc="2026-04-02T08:04:00Z"/>
  <w16cex:commentExtensible w16cex:durableId="1E864341" w16cex:dateUtc="2026-04-02T08:05:00Z"/>
  <w16cex:commentExtensible w16cex:durableId="01390C12" w16cex:dateUtc="2026-04-02T08:06:00Z"/>
  <w16cex:commentExtensible w16cex:durableId="6F6D9F75" w16cex:dateUtc="2026-04-02T08:08:00Z"/>
  <w16cex:commentExtensible w16cex:durableId="435F2D73" w16cex:dateUtc="2026-04-02T13:39:00Z"/>
  <w16cex:commentExtensible w16cex:durableId="5B524F99" w16cex:dateUtc="2026-04-02T08:09:00Z"/>
  <w16cex:commentExtensible w16cex:durableId="25FEE9BC" w16cex:dateUtc="2026-04-02T08:11:00Z"/>
  <w16cex:commentExtensible w16cex:durableId="44DDED4B" w16cex:dateUtc="2026-04-02T08:11:00Z"/>
  <w16cex:commentExtensible w16cex:durableId="268A3BCB" w16cex:dateUtc="2026-04-02T08:13:00Z"/>
  <w16cex:commentExtensible w16cex:durableId="6891844E" w16cex:dateUtc="2026-04-02T08:14:00Z"/>
  <w16cex:commentExtensible w16cex:durableId="13F1FA96" w16cex:dateUtc="2026-04-02T08:17:00Z"/>
  <w16cex:commentExtensible w16cex:durableId="0E84F0DF" w16cex:dateUtc="2026-04-02T08:19:00Z"/>
  <w16cex:commentExtensible w16cex:durableId="295B802B" w16cex:dateUtc="2026-04-02T08:23:00Z"/>
  <w16cex:commentExtensible w16cex:durableId="0C2A124B" w16cex:dateUtc="2026-04-02T08:26:00Z"/>
  <w16cex:commentExtensible w16cex:durableId="62EBEDF9" w16cex:dateUtc="2026-04-02T08:27:00Z"/>
  <w16cex:commentExtensible w16cex:durableId="62D5474F" w16cex:dateUtc="2026-04-02T08:29:00Z"/>
  <w16cex:commentExtensible w16cex:durableId="4F24F88E" w16cex:dateUtc="2026-04-02T13:52:00Z"/>
  <w16cex:commentExtensible w16cex:durableId="353A0924" w16cex:dateUtc="2026-04-02T13:49:00Z"/>
  <w16cex:commentExtensible w16cex:durableId="342A0794" w16cex:dateUtc="2026-04-02T13:50:00Z"/>
  <w16cex:commentExtensible w16cex:durableId="7DB9A07A" w16cex:dateUtc="2026-04-02T13:56:00Z"/>
  <w16cex:commentExtensible w16cex:durableId="26334AE9" w16cex:dateUtc="2026-04-02T08:42:00Z"/>
  <w16cex:commentExtensible w16cex:durableId="56888923" w16cex:dateUtc="2026-04-02T08: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A15EE5C" w16cid:durableId="2EA9A6BF"/>
  <w16cid:commentId w16cid:paraId="2C62F808" w16cid:durableId="0AD52487"/>
  <w16cid:commentId w16cid:paraId="1622501F" w16cid:durableId="2D71DC88"/>
  <w16cid:commentId w16cid:paraId="698222D8" w16cid:durableId="00526E98"/>
  <w16cid:commentId w16cid:paraId="0287C5F3" w16cid:durableId="2BA92B1F"/>
  <w16cid:commentId w16cid:paraId="528F3FA7" w16cid:durableId="65CEA713"/>
  <w16cid:commentId w16cid:paraId="7949CE54" w16cid:durableId="6FF7A870"/>
  <w16cid:commentId w16cid:paraId="2E0A8EF3" w16cid:durableId="28B48584"/>
  <w16cid:commentId w16cid:paraId="479F67AB" w16cid:durableId="1E864341"/>
  <w16cid:commentId w16cid:paraId="2E6DD911" w16cid:durableId="01390C12"/>
  <w16cid:commentId w16cid:paraId="7C99DE09" w16cid:durableId="6F6D9F75"/>
  <w16cid:commentId w16cid:paraId="79782AA5" w16cid:durableId="435F2D73"/>
  <w16cid:commentId w16cid:paraId="6CC76325" w16cid:durableId="5B524F99"/>
  <w16cid:commentId w16cid:paraId="03C3772E" w16cid:durableId="25FEE9BC"/>
  <w16cid:commentId w16cid:paraId="65E816CE" w16cid:durableId="44DDED4B"/>
  <w16cid:commentId w16cid:paraId="2770303E" w16cid:durableId="268A3BCB"/>
  <w16cid:commentId w16cid:paraId="3FA06E0B" w16cid:durableId="6891844E"/>
  <w16cid:commentId w16cid:paraId="43EEF81C" w16cid:durableId="13F1FA96"/>
  <w16cid:commentId w16cid:paraId="31116E91" w16cid:durableId="0E84F0DF"/>
  <w16cid:commentId w16cid:paraId="38D479BC" w16cid:durableId="295B802B"/>
  <w16cid:commentId w16cid:paraId="48DC9767" w16cid:durableId="0C2A124B"/>
  <w16cid:commentId w16cid:paraId="2C337E20" w16cid:durableId="62EBEDF9"/>
  <w16cid:commentId w16cid:paraId="029E1977" w16cid:durableId="62D5474F"/>
  <w16cid:commentId w16cid:paraId="27A97878" w16cid:durableId="4F24F88E"/>
  <w16cid:commentId w16cid:paraId="3BBC54AA" w16cid:durableId="353A0924"/>
  <w16cid:commentId w16cid:paraId="55630ABF" w16cid:durableId="342A0794"/>
  <w16cid:commentId w16cid:paraId="0D60D6AD" w16cid:durableId="7DB9A07A"/>
  <w16cid:commentId w16cid:paraId="685AF431" w16cid:durableId="26334AE9"/>
  <w16cid:commentId w16cid:paraId="71DA9D60" w16cid:durableId="5688892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Apple Color Emoji">
    <w:altName w:val="Calibri"/>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0079F"/>
    <w:multiLevelType w:val="multilevel"/>
    <w:tmpl w:val="36DAC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E6C97"/>
    <w:multiLevelType w:val="multilevel"/>
    <w:tmpl w:val="56020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625679"/>
    <w:multiLevelType w:val="multilevel"/>
    <w:tmpl w:val="4B2C5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5E2137"/>
    <w:multiLevelType w:val="multilevel"/>
    <w:tmpl w:val="05107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561AE3"/>
    <w:multiLevelType w:val="multilevel"/>
    <w:tmpl w:val="5740C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326F2C"/>
    <w:multiLevelType w:val="multilevel"/>
    <w:tmpl w:val="7EAC2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5A53CE"/>
    <w:multiLevelType w:val="multilevel"/>
    <w:tmpl w:val="C0B0C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F106C6"/>
    <w:multiLevelType w:val="multilevel"/>
    <w:tmpl w:val="29B09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A364F03"/>
    <w:multiLevelType w:val="multilevel"/>
    <w:tmpl w:val="D6AE9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368031">
    <w:abstractNumId w:val="1"/>
  </w:num>
  <w:num w:numId="2" w16cid:durableId="488669075">
    <w:abstractNumId w:val="2"/>
  </w:num>
  <w:num w:numId="3" w16cid:durableId="212161217">
    <w:abstractNumId w:val="8"/>
  </w:num>
  <w:num w:numId="4" w16cid:durableId="1573270751">
    <w:abstractNumId w:val="0"/>
  </w:num>
  <w:num w:numId="5" w16cid:durableId="1320647702">
    <w:abstractNumId w:val="5"/>
  </w:num>
  <w:num w:numId="6" w16cid:durableId="1102609490">
    <w:abstractNumId w:val="4"/>
  </w:num>
  <w:num w:numId="7" w16cid:durableId="157816274">
    <w:abstractNumId w:val="3"/>
  </w:num>
  <w:num w:numId="8" w16cid:durableId="451174178">
    <w:abstractNumId w:val="6"/>
  </w:num>
  <w:num w:numId="9" w16cid:durableId="1727148567">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mma MORRIS">
    <w15:presenceInfo w15:providerId="AD" w15:userId="S::emma.morris@olympic.org::9e240be6-d200-4a46-afd3-e009b0161c9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5B98"/>
    <w:rsid w:val="0004370F"/>
    <w:rsid w:val="0004582F"/>
    <w:rsid w:val="00060AD6"/>
    <w:rsid w:val="00063AA6"/>
    <w:rsid w:val="00065B98"/>
    <w:rsid w:val="00081D77"/>
    <w:rsid w:val="000964A8"/>
    <w:rsid w:val="000B7BAC"/>
    <w:rsid w:val="000D4426"/>
    <w:rsid w:val="000F5591"/>
    <w:rsid w:val="00100D4F"/>
    <w:rsid w:val="001221BB"/>
    <w:rsid w:val="001241F4"/>
    <w:rsid w:val="00131FA0"/>
    <w:rsid w:val="001557C0"/>
    <w:rsid w:val="00191EEB"/>
    <w:rsid w:val="00205D6E"/>
    <w:rsid w:val="00216225"/>
    <w:rsid w:val="0024029E"/>
    <w:rsid w:val="002846B9"/>
    <w:rsid w:val="002D2189"/>
    <w:rsid w:val="002F7A32"/>
    <w:rsid w:val="00332F22"/>
    <w:rsid w:val="003428CA"/>
    <w:rsid w:val="00345A25"/>
    <w:rsid w:val="00351EE3"/>
    <w:rsid w:val="00373CD0"/>
    <w:rsid w:val="00401D86"/>
    <w:rsid w:val="00424BC6"/>
    <w:rsid w:val="00443349"/>
    <w:rsid w:val="00472716"/>
    <w:rsid w:val="00475FF1"/>
    <w:rsid w:val="004B22C7"/>
    <w:rsid w:val="004C1440"/>
    <w:rsid w:val="004D5719"/>
    <w:rsid w:val="005102CC"/>
    <w:rsid w:val="005A3425"/>
    <w:rsid w:val="005D5E0C"/>
    <w:rsid w:val="005E13A3"/>
    <w:rsid w:val="005F1580"/>
    <w:rsid w:val="005F3DAF"/>
    <w:rsid w:val="005F7341"/>
    <w:rsid w:val="00620776"/>
    <w:rsid w:val="00630D60"/>
    <w:rsid w:val="00634A50"/>
    <w:rsid w:val="00666289"/>
    <w:rsid w:val="006771F6"/>
    <w:rsid w:val="006871B6"/>
    <w:rsid w:val="00696AB7"/>
    <w:rsid w:val="006A6E3B"/>
    <w:rsid w:val="006F06A2"/>
    <w:rsid w:val="006F1A71"/>
    <w:rsid w:val="006F2C40"/>
    <w:rsid w:val="0072328A"/>
    <w:rsid w:val="0072439F"/>
    <w:rsid w:val="00756E8E"/>
    <w:rsid w:val="00761F33"/>
    <w:rsid w:val="00782923"/>
    <w:rsid w:val="007937B0"/>
    <w:rsid w:val="007A4BF8"/>
    <w:rsid w:val="007D3264"/>
    <w:rsid w:val="007D4D7F"/>
    <w:rsid w:val="007F7CCC"/>
    <w:rsid w:val="0082312E"/>
    <w:rsid w:val="00831FCE"/>
    <w:rsid w:val="00865640"/>
    <w:rsid w:val="008730C4"/>
    <w:rsid w:val="00893372"/>
    <w:rsid w:val="008A613F"/>
    <w:rsid w:val="008B4862"/>
    <w:rsid w:val="008B6CEC"/>
    <w:rsid w:val="008D3480"/>
    <w:rsid w:val="008E0654"/>
    <w:rsid w:val="008F372D"/>
    <w:rsid w:val="00914A08"/>
    <w:rsid w:val="00926079"/>
    <w:rsid w:val="00944BDE"/>
    <w:rsid w:val="00957B8E"/>
    <w:rsid w:val="009722CE"/>
    <w:rsid w:val="009A5222"/>
    <w:rsid w:val="009A7434"/>
    <w:rsid w:val="009B0EF9"/>
    <w:rsid w:val="009B2EFD"/>
    <w:rsid w:val="009B7A74"/>
    <w:rsid w:val="009D40D5"/>
    <w:rsid w:val="00A02D81"/>
    <w:rsid w:val="00A455CB"/>
    <w:rsid w:val="00A54AE2"/>
    <w:rsid w:val="00A577CE"/>
    <w:rsid w:val="00A7026B"/>
    <w:rsid w:val="00A72165"/>
    <w:rsid w:val="00AB7F55"/>
    <w:rsid w:val="00AF1A42"/>
    <w:rsid w:val="00B04A6B"/>
    <w:rsid w:val="00B53DAB"/>
    <w:rsid w:val="00B565AE"/>
    <w:rsid w:val="00B612F5"/>
    <w:rsid w:val="00B7170D"/>
    <w:rsid w:val="00BD690A"/>
    <w:rsid w:val="00BE2622"/>
    <w:rsid w:val="00BF1A93"/>
    <w:rsid w:val="00BF6E43"/>
    <w:rsid w:val="00C01DCE"/>
    <w:rsid w:val="00C61A99"/>
    <w:rsid w:val="00C90A8C"/>
    <w:rsid w:val="00C9477A"/>
    <w:rsid w:val="00C96076"/>
    <w:rsid w:val="00CC38A8"/>
    <w:rsid w:val="00CD4B98"/>
    <w:rsid w:val="00D302AC"/>
    <w:rsid w:val="00D42818"/>
    <w:rsid w:val="00D42859"/>
    <w:rsid w:val="00D432D6"/>
    <w:rsid w:val="00D44ADF"/>
    <w:rsid w:val="00DA7C28"/>
    <w:rsid w:val="00DB2CAD"/>
    <w:rsid w:val="00DB3BE1"/>
    <w:rsid w:val="00DB6E1A"/>
    <w:rsid w:val="00DD030C"/>
    <w:rsid w:val="00E06929"/>
    <w:rsid w:val="00E66F6D"/>
    <w:rsid w:val="00E71C09"/>
    <w:rsid w:val="00EC2F4C"/>
    <w:rsid w:val="00ED7D6E"/>
    <w:rsid w:val="00EE14A7"/>
    <w:rsid w:val="00EF1909"/>
    <w:rsid w:val="00F02FEC"/>
    <w:rsid w:val="00F20C29"/>
    <w:rsid w:val="00F26146"/>
    <w:rsid w:val="00F739C2"/>
    <w:rsid w:val="00F740CA"/>
    <w:rsid w:val="00F82FCA"/>
    <w:rsid w:val="00FD70B5"/>
    <w:rsid w:val="00FF59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F0058"/>
  <w15:chartTrackingRefBased/>
  <w15:docId w15:val="{C0759685-25E5-7944-A385-9E5F04B14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5B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65B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65B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5B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5B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5B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5B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5B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5B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5B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65B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65B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5B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5B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5B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5B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5B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5B98"/>
    <w:rPr>
      <w:rFonts w:eastAsiaTheme="majorEastAsia" w:cstheme="majorBidi"/>
      <w:color w:val="272727" w:themeColor="text1" w:themeTint="D8"/>
    </w:rPr>
  </w:style>
  <w:style w:type="paragraph" w:styleId="Title">
    <w:name w:val="Title"/>
    <w:basedOn w:val="Normal"/>
    <w:next w:val="Normal"/>
    <w:link w:val="TitleChar"/>
    <w:uiPriority w:val="10"/>
    <w:qFormat/>
    <w:rsid w:val="00065B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5B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5B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5B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5B98"/>
    <w:pPr>
      <w:spacing w:before="160"/>
      <w:jc w:val="center"/>
    </w:pPr>
    <w:rPr>
      <w:i/>
      <w:iCs/>
      <w:color w:val="404040" w:themeColor="text1" w:themeTint="BF"/>
    </w:rPr>
  </w:style>
  <w:style w:type="character" w:customStyle="1" w:styleId="QuoteChar">
    <w:name w:val="Quote Char"/>
    <w:basedOn w:val="DefaultParagraphFont"/>
    <w:link w:val="Quote"/>
    <w:uiPriority w:val="29"/>
    <w:rsid w:val="00065B98"/>
    <w:rPr>
      <w:i/>
      <w:iCs/>
      <w:color w:val="404040" w:themeColor="text1" w:themeTint="BF"/>
    </w:rPr>
  </w:style>
  <w:style w:type="paragraph" w:styleId="ListParagraph">
    <w:name w:val="List Paragraph"/>
    <w:basedOn w:val="Normal"/>
    <w:uiPriority w:val="34"/>
    <w:qFormat/>
    <w:rsid w:val="00065B98"/>
    <w:pPr>
      <w:ind w:left="720"/>
      <w:contextualSpacing/>
    </w:pPr>
  </w:style>
  <w:style w:type="character" w:styleId="IntenseEmphasis">
    <w:name w:val="Intense Emphasis"/>
    <w:basedOn w:val="DefaultParagraphFont"/>
    <w:uiPriority w:val="21"/>
    <w:qFormat/>
    <w:rsid w:val="00065B98"/>
    <w:rPr>
      <w:i/>
      <w:iCs/>
      <w:color w:val="0F4761" w:themeColor="accent1" w:themeShade="BF"/>
    </w:rPr>
  </w:style>
  <w:style w:type="paragraph" w:styleId="IntenseQuote">
    <w:name w:val="Intense Quote"/>
    <w:basedOn w:val="Normal"/>
    <w:next w:val="Normal"/>
    <w:link w:val="IntenseQuoteChar"/>
    <w:uiPriority w:val="30"/>
    <w:qFormat/>
    <w:rsid w:val="00065B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5B98"/>
    <w:rPr>
      <w:i/>
      <w:iCs/>
      <w:color w:val="0F4761" w:themeColor="accent1" w:themeShade="BF"/>
    </w:rPr>
  </w:style>
  <w:style w:type="character" w:styleId="IntenseReference">
    <w:name w:val="Intense Reference"/>
    <w:basedOn w:val="DefaultParagraphFont"/>
    <w:uiPriority w:val="32"/>
    <w:qFormat/>
    <w:rsid w:val="00065B98"/>
    <w:rPr>
      <w:b/>
      <w:bCs/>
      <w:smallCaps/>
      <w:color w:val="0F4761" w:themeColor="accent1" w:themeShade="BF"/>
      <w:spacing w:val="5"/>
    </w:rPr>
  </w:style>
  <w:style w:type="paragraph" w:customStyle="1" w:styleId="msonormal0">
    <w:name w:val="msonormal"/>
    <w:basedOn w:val="Normal"/>
    <w:rsid w:val="00065B98"/>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065B9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65B98"/>
    <w:rPr>
      <w:b/>
      <w:bCs/>
    </w:rPr>
  </w:style>
  <w:style w:type="character" w:customStyle="1" w:styleId="apple-converted-space">
    <w:name w:val="apple-converted-space"/>
    <w:basedOn w:val="DefaultParagraphFont"/>
    <w:rsid w:val="00065B98"/>
  </w:style>
  <w:style w:type="character" w:styleId="HTMLCode">
    <w:name w:val="HTML Code"/>
    <w:basedOn w:val="DefaultParagraphFont"/>
    <w:uiPriority w:val="99"/>
    <w:semiHidden/>
    <w:unhideWhenUsed/>
    <w:rsid w:val="00065B98"/>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65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65B98"/>
    <w:rPr>
      <w:rFonts w:ascii="Courier New" w:eastAsia="Times New Roman" w:hAnsi="Courier New" w:cs="Courier New"/>
      <w:kern w:val="0"/>
      <w:sz w:val="20"/>
      <w:szCs w:val="20"/>
      <w14:ligatures w14:val="none"/>
    </w:rPr>
  </w:style>
  <w:style w:type="character" w:styleId="Emphasis">
    <w:name w:val="Emphasis"/>
    <w:basedOn w:val="DefaultParagraphFont"/>
    <w:uiPriority w:val="20"/>
    <w:qFormat/>
    <w:rsid w:val="00065B98"/>
    <w:rPr>
      <w:i/>
      <w:iCs/>
    </w:rPr>
  </w:style>
  <w:style w:type="paragraph" w:styleId="Revision">
    <w:name w:val="Revision"/>
    <w:hidden/>
    <w:uiPriority w:val="99"/>
    <w:semiHidden/>
    <w:rsid w:val="0072328A"/>
    <w:pPr>
      <w:spacing w:after="0" w:line="240" w:lineRule="auto"/>
    </w:pPr>
  </w:style>
  <w:style w:type="character" w:styleId="CommentReference">
    <w:name w:val="annotation reference"/>
    <w:basedOn w:val="DefaultParagraphFont"/>
    <w:uiPriority w:val="99"/>
    <w:semiHidden/>
    <w:unhideWhenUsed/>
    <w:rsid w:val="00696AB7"/>
    <w:rPr>
      <w:sz w:val="16"/>
      <w:szCs w:val="16"/>
    </w:rPr>
  </w:style>
  <w:style w:type="paragraph" w:styleId="CommentText">
    <w:name w:val="annotation text"/>
    <w:basedOn w:val="Normal"/>
    <w:link w:val="CommentTextChar"/>
    <w:uiPriority w:val="99"/>
    <w:unhideWhenUsed/>
    <w:rsid w:val="00696AB7"/>
    <w:pPr>
      <w:spacing w:line="240" w:lineRule="auto"/>
    </w:pPr>
    <w:rPr>
      <w:sz w:val="20"/>
      <w:szCs w:val="20"/>
    </w:rPr>
  </w:style>
  <w:style w:type="character" w:customStyle="1" w:styleId="CommentTextChar">
    <w:name w:val="Comment Text Char"/>
    <w:basedOn w:val="DefaultParagraphFont"/>
    <w:link w:val="CommentText"/>
    <w:uiPriority w:val="99"/>
    <w:rsid w:val="00696AB7"/>
    <w:rPr>
      <w:sz w:val="20"/>
      <w:szCs w:val="20"/>
    </w:rPr>
  </w:style>
  <w:style w:type="paragraph" w:styleId="CommentSubject">
    <w:name w:val="annotation subject"/>
    <w:basedOn w:val="CommentText"/>
    <w:next w:val="CommentText"/>
    <w:link w:val="CommentSubjectChar"/>
    <w:uiPriority w:val="99"/>
    <w:semiHidden/>
    <w:unhideWhenUsed/>
    <w:rsid w:val="00696AB7"/>
    <w:rPr>
      <w:b/>
      <w:bCs/>
    </w:rPr>
  </w:style>
  <w:style w:type="character" w:customStyle="1" w:styleId="CommentSubjectChar">
    <w:name w:val="Comment Subject Char"/>
    <w:basedOn w:val="CommentTextChar"/>
    <w:link w:val="CommentSubject"/>
    <w:uiPriority w:val="99"/>
    <w:semiHidden/>
    <w:rsid w:val="00696AB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28e38f7-19fe-4052-9f95-09a6074a026b}" enabled="1" method="Standard" siteId="{506d4541-f9c2-40c2-a103-1aa4736de230}" removed="0"/>
  <clbl:label id="{ea60d57e-af5b-4752-ac57-3e4f28ca11dc}" enabled="1" method="Standard" siteId="{36da45f1-dd2c-4d1f-af13-5abe46b99921}"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8227</Words>
  <Characters>44761</Characters>
  <Application>Microsoft Office Word</Application>
  <DocSecurity>0</DocSecurity>
  <Lines>1598</Lines>
  <Paragraphs>1018</Paragraphs>
  <ScaleCrop>false</ScaleCrop>
  <Company/>
  <LinksUpToDate>false</LinksUpToDate>
  <CharactersWithSpaces>51970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Corless, Ken</dc:creator>
  <cp:keywords/>
  <dc:description/>
  <cp:lastModifiedBy>Emma MORRIS</cp:lastModifiedBy>
  <cp:revision>124</cp:revision>
  <cp:lastPrinted>2026-04-02T07:04:00Z</cp:lastPrinted>
  <dcterms:created xsi:type="dcterms:W3CDTF">2026-04-02T07:07:00Z</dcterms:created>
  <dcterms:modified xsi:type="dcterms:W3CDTF">2026-04-02T14:52:00Z</dcterms:modified>
</cp:coreProperties>
</file>